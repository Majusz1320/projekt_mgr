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C62B1" w14:textId="77777777" w:rsidR="000F747A" w:rsidRDefault="00000000">
      <w:pPr>
        <w:jc w:val="center"/>
        <w:rPr>
          <w:rFonts w:eastAsia="Calibri" w:cs="Times New Roman"/>
          <w:sz w:val="56"/>
        </w:rPr>
      </w:pPr>
      <w:r>
        <w:rPr>
          <w:rFonts w:eastAsia="Calibri" w:cs="Times New Roman"/>
          <w:sz w:val="56"/>
        </w:rPr>
        <w:t>UNIWERSYTET WROCŁAWSKI</w:t>
      </w:r>
    </w:p>
    <w:p w14:paraId="04030708" w14:textId="77777777" w:rsidR="000F747A" w:rsidRDefault="00000000">
      <w:pPr>
        <w:jc w:val="center"/>
        <w:rPr>
          <w:rFonts w:eastAsia="Calibri" w:cs="Times New Roman"/>
          <w:b/>
          <w:sz w:val="48"/>
        </w:rPr>
      </w:pPr>
      <w:r>
        <w:rPr>
          <w:rFonts w:eastAsia="Calibri" w:cs="Times New Roman"/>
          <w:sz w:val="48"/>
        </w:rPr>
        <w:t>WYDZIAŁ BIOTECHNOLOGII</w:t>
      </w:r>
    </w:p>
    <w:p w14:paraId="03317283" w14:textId="77777777" w:rsidR="000F747A" w:rsidRDefault="00000000">
      <w:pPr>
        <w:jc w:val="center"/>
        <w:rPr>
          <w:rFonts w:eastAsia="Calibri" w:cs="Times New Roman"/>
          <w:bCs/>
          <w:sz w:val="44"/>
          <w:szCs w:val="44"/>
        </w:rPr>
      </w:pPr>
      <w:r>
        <w:rPr>
          <w:rFonts w:eastAsia="Calibri" w:cs="Times New Roman"/>
          <w:bCs/>
          <w:sz w:val="44"/>
          <w:szCs w:val="44"/>
        </w:rPr>
        <w:t>ZAKŁAD MIKROBIOLOGII MOLEKULARNEJ</w:t>
      </w:r>
    </w:p>
    <w:p w14:paraId="1B02AC56" w14:textId="77777777" w:rsidR="000F747A" w:rsidRDefault="000F747A">
      <w:pPr>
        <w:jc w:val="center"/>
        <w:rPr>
          <w:rFonts w:eastAsia="Calibri" w:cs="Times New Roman"/>
        </w:rPr>
      </w:pPr>
    </w:p>
    <w:p w14:paraId="509A212E" w14:textId="77777777" w:rsidR="000F747A" w:rsidRDefault="000F747A">
      <w:pPr>
        <w:jc w:val="center"/>
        <w:rPr>
          <w:rFonts w:eastAsia="Calibri" w:cs="Times New Roman"/>
        </w:rPr>
      </w:pPr>
    </w:p>
    <w:p w14:paraId="43F7CC8F" w14:textId="77777777" w:rsidR="000F747A" w:rsidRDefault="000F747A">
      <w:pPr>
        <w:jc w:val="center"/>
        <w:rPr>
          <w:rFonts w:eastAsia="Calibri" w:cs="Times New Roman"/>
        </w:rPr>
      </w:pPr>
    </w:p>
    <w:p w14:paraId="146F648A" w14:textId="77777777" w:rsidR="000F747A" w:rsidRDefault="000F747A">
      <w:pPr>
        <w:rPr>
          <w:rFonts w:eastAsia="Calibri" w:cs="Times New Roman"/>
          <w:b/>
        </w:rPr>
      </w:pPr>
    </w:p>
    <w:p w14:paraId="1070CCC4" w14:textId="77777777" w:rsidR="000F747A" w:rsidRDefault="00000000">
      <w:pPr>
        <w:jc w:val="center"/>
        <w:rPr>
          <w:rFonts w:eastAsia="Calibri" w:cs="Times New Roman"/>
          <w:sz w:val="40"/>
        </w:rPr>
      </w:pPr>
      <w:r>
        <w:rPr>
          <w:rFonts w:eastAsia="Calibri" w:cs="Times New Roman"/>
          <w:sz w:val="40"/>
        </w:rPr>
        <w:t xml:space="preserve">Przygotowanie </w:t>
      </w:r>
      <w:proofErr w:type="spellStart"/>
      <w:r>
        <w:rPr>
          <w:rFonts w:eastAsia="Calibri" w:cs="Times New Roman"/>
          <w:sz w:val="40"/>
        </w:rPr>
        <w:t>bioinformatycznej</w:t>
      </w:r>
      <w:proofErr w:type="spellEnd"/>
      <w:r>
        <w:rPr>
          <w:rFonts w:eastAsia="Calibri" w:cs="Times New Roman"/>
          <w:sz w:val="40"/>
        </w:rPr>
        <w:t xml:space="preserve"> bazy danych NGS dotyczących bakterii z rodzaju </w:t>
      </w:r>
      <w:proofErr w:type="spellStart"/>
      <w:r>
        <w:rPr>
          <w:rFonts w:eastAsia="Calibri" w:cs="Times New Roman"/>
          <w:i/>
          <w:iCs/>
          <w:sz w:val="40"/>
        </w:rPr>
        <w:t>Streptomyces</w:t>
      </w:r>
      <w:proofErr w:type="spellEnd"/>
    </w:p>
    <w:p w14:paraId="526C2B62" w14:textId="77777777" w:rsidR="000F747A" w:rsidRDefault="000F747A">
      <w:pPr>
        <w:jc w:val="center"/>
        <w:rPr>
          <w:rFonts w:eastAsia="Calibri" w:cs="Times New Roman"/>
          <w:b/>
        </w:rPr>
      </w:pPr>
    </w:p>
    <w:p w14:paraId="1AC92093" w14:textId="77777777" w:rsidR="000F747A" w:rsidRDefault="000F747A">
      <w:pPr>
        <w:jc w:val="center"/>
        <w:rPr>
          <w:rFonts w:eastAsia="Calibri" w:cs="Times New Roman"/>
          <w:b/>
        </w:rPr>
      </w:pPr>
    </w:p>
    <w:p w14:paraId="30F3764E" w14:textId="77777777" w:rsidR="000F747A" w:rsidRDefault="00000000">
      <w:pPr>
        <w:jc w:val="center"/>
        <w:rPr>
          <w:rFonts w:eastAsia="Calibri" w:cs="Times New Roman"/>
          <w:b/>
          <w:sz w:val="40"/>
        </w:rPr>
      </w:pPr>
      <w:r>
        <w:rPr>
          <w:rFonts w:eastAsia="Calibri" w:cs="Times New Roman"/>
          <w:sz w:val="40"/>
        </w:rPr>
        <w:t>Marek Skrzyński</w:t>
      </w:r>
    </w:p>
    <w:p w14:paraId="070E4C15" w14:textId="77777777" w:rsidR="000F747A" w:rsidRDefault="000F747A">
      <w:pPr>
        <w:jc w:val="center"/>
        <w:rPr>
          <w:rFonts w:eastAsia="Calibri" w:cs="Times New Roman"/>
          <w:b/>
          <w:sz w:val="40"/>
        </w:rPr>
      </w:pPr>
    </w:p>
    <w:p w14:paraId="4A896884" w14:textId="77777777" w:rsidR="000F747A" w:rsidRDefault="000F747A">
      <w:pPr>
        <w:jc w:val="center"/>
        <w:rPr>
          <w:rFonts w:cs="Times New Roman"/>
          <w:color w:val="000000"/>
          <w:sz w:val="28"/>
          <w:szCs w:val="28"/>
          <w:shd w:val="clear" w:color="auto" w:fill="D2E3FC"/>
          <w:lang w:val="en-US"/>
        </w:rPr>
      </w:pPr>
    </w:p>
    <w:p w14:paraId="147B7436" w14:textId="77777777" w:rsidR="000F747A" w:rsidRDefault="000F747A">
      <w:pPr>
        <w:jc w:val="center"/>
        <w:rPr>
          <w:rFonts w:eastAsia="Calibri" w:cs="Times New Roman"/>
          <w:lang w:val="en-US"/>
        </w:rPr>
      </w:pPr>
    </w:p>
    <w:p w14:paraId="5F25F071" w14:textId="77777777" w:rsidR="000F747A" w:rsidRDefault="000F747A">
      <w:pPr>
        <w:jc w:val="center"/>
        <w:rPr>
          <w:rFonts w:eastAsia="Calibri" w:cs="Times New Roman"/>
          <w:lang w:val="en-US"/>
        </w:rPr>
      </w:pPr>
    </w:p>
    <w:p w14:paraId="4D85FB10" w14:textId="77777777" w:rsidR="000F747A" w:rsidRDefault="00000000">
      <w:pPr>
        <w:jc w:val="center"/>
        <w:rPr>
          <w:rFonts w:eastAsia="Calibri" w:cs="Times New Roman"/>
          <w:b/>
          <w:sz w:val="40"/>
        </w:rPr>
      </w:pPr>
      <w:r>
        <w:rPr>
          <w:rFonts w:eastAsia="Calibri" w:cs="Times New Roman"/>
          <w:sz w:val="40"/>
        </w:rPr>
        <w:t>Praca magisterska</w:t>
      </w:r>
    </w:p>
    <w:p w14:paraId="27FD70C0" w14:textId="77777777" w:rsidR="000F747A" w:rsidRDefault="00000000">
      <w:pPr>
        <w:jc w:val="center"/>
        <w:rPr>
          <w:rFonts w:eastAsia="Calibri" w:cs="Times New Roman"/>
          <w:b/>
          <w:sz w:val="40"/>
        </w:rPr>
      </w:pPr>
      <w:r>
        <w:rPr>
          <w:rFonts w:eastAsia="Calibri" w:cs="Times New Roman"/>
          <w:sz w:val="40"/>
        </w:rPr>
        <w:t>Opiekun pracy : dr Agnieszka Strzałka</w:t>
      </w:r>
    </w:p>
    <w:p w14:paraId="40DB4AB8" w14:textId="77777777" w:rsidR="000F747A" w:rsidRDefault="00000000">
      <w:pPr>
        <w:jc w:val="center"/>
        <w:rPr>
          <w:rFonts w:eastAsia="Calibri" w:cs="Times New Roman"/>
          <w:b/>
          <w:sz w:val="36"/>
        </w:rPr>
      </w:pPr>
      <w:r>
        <w:rPr>
          <w:rFonts w:eastAsia="Calibri" w:cs="Times New Roman"/>
          <w:sz w:val="36"/>
        </w:rPr>
        <w:t>Wrocław, 2025 r.</w:t>
      </w:r>
    </w:p>
    <w:p w14:paraId="37CE4DEF" w14:textId="77777777" w:rsidR="000F747A" w:rsidRDefault="00000000">
      <w:pPr>
        <w:rPr>
          <w:rFonts w:asciiTheme="majorHAnsi" w:eastAsiaTheme="majorEastAsia" w:hAnsiTheme="majorHAnsi" w:cstheme="majorBidi"/>
          <w:spacing w:val="-10"/>
          <w:sz w:val="56"/>
          <w:szCs w:val="56"/>
        </w:rPr>
      </w:pPr>
      <w:r>
        <w:br w:type="page"/>
      </w:r>
    </w:p>
    <w:p w14:paraId="0090A28B" w14:textId="77777777" w:rsidR="000F747A" w:rsidRDefault="00000000">
      <w:r>
        <w:lastRenderedPageBreak/>
        <w:t>STRONA NA PODZIĘKOWANIA</w:t>
      </w:r>
    </w:p>
    <w:p w14:paraId="47B8645F" w14:textId="77777777" w:rsidR="000F747A" w:rsidRDefault="00000000">
      <w:pPr>
        <w:rPr>
          <w:rFonts w:asciiTheme="majorHAnsi" w:eastAsiaTheme="majorEastAsia" w:hAnsiTheme="majorHAnsi" w:cstheme="majorBidi"/>
          <w:color w:val="365F91" w:themeColor="accent1" w:themeShade="BF"/>
          <w:sz w:val="40"/>
          <w:szCs w:val="40"/>
        </w:rPr>
      </w:pPr>
      <w:r>
        <w:br w:type="page"/>
      </w:r>
    </w:p>
    <w:p w14:paraId="07EF5AFF" w14:textId="77777777" w:rsidR="000F747A" w:rsidRDefault="00000000">
      <w:pPr>
        <w:pStyle w:val="Nagwek1"/>
        <w:spacing w:before="0"/>
      </w:pPr>
      <w:bookmarkStart w:id="0" w:name="_Toc193801729"/>
      <w:proofErr w:type="spellStart"/>
      <w:r>
        <w:lastRenderedPageBreak/>
        <w:t>Abstract</w:t>
      </w:r>
      <w:proofErr w:type="spellEnd"/>
      <w:r>
        <w:t>/streszczenie</w:t>
      </w:r>
      <w:bookmarkEnd w:id="0"/>
    </w:p>
    <w:p w14:paraId="04829659" w14:textId="77777777" w:rsidR="000F747A" w:rsidRDefault="00000000">
      <w:r>
        <w:tab/>
        <w:t>Wydaje mi się, że tak jak w przypadku pracy licencjackiej jak i sprawozdań itp. to napiszę na końcu.</w:t>
      </w:r>
    </w:p>
    <w:p w14:paraId="20CE802B" w14:textId="77777777" w:rsidR="000F747A" w:rsidRDefault="000F747A">
      <w:pPr>
        <w:rPr>
          <w:rFonts w:asciiTheme="majorHAnsi" w:eastAsiaTheme="majorEastAsia" w:hAnsiTheme="majorHAnsi" w:cstheme="majorBidi"/>
          <w:color w:val="365F91" w:themeColor="accent1" w:themeShade="BF"/>
          <w:sz w:val="40"/>
          <w:szCs w:val="40"/>
        </w:rPr>
      </w:pPr>
    </w:p>
    <w:sdt>
      <w:sdtPr>
        <w:rPr>
          <w:rFonts w:asciiTheme="minorHAnsi" w:eastAsiaTheme="minorHAnsi" w:hAnsiTheme="minorHAnsi" w:cstheme="minorBidi"/>
          <w:color w:val="auto"/>
          <w:kern w:val="2"/>
          <w:sz w:val="22"/>
          <w:szCs w:val="22"/>
          <w:lang w:eastAsia="en-US"/>
          <w14:ligatures w14:val="standardContextual"/>
        </w:rPr>
        <w:id w:val="765428225"/>
        <w:docPartObj>
          <w:docPartGallery w:val="Table of Contents"/>
          <w:docPartUnique/>
        </w:docPartObj>
      </w:sdtPr>
      <w:sdtContent>
        <w:p w14:paraId="2D17AF10" w14:textId="77777777" w:rsidR="000F747A" w:rsidRDefault="00000000">
          <w:pPr>
            <w:pStyle w:val="Nagwekspisutreci"/>
            <w:spacing w:before="0"/>
            <w:rPr>
              <w:sz w:val="40"/>
              <w:szCs w:val="40"/>
            </w:rPr>
          </w:pPr>
          <w:r>
            <w:br w:type="page"/>
          </w:r>
          <w:r>
            <w:rPr>
              <w:sz w:val="40"/>
              <w:szCs w:val="40"/>
            </w:rPr>
            <w:lastRenderedPageBreak/>
            <w:t>Spis treści</w:t>
          </w:r>
        </w:p>
        <w:p w14:paraId="066D44E0" w14:textId="38EE1DC8" w:rsidR="004847BC" w:rsidRDefault="00000000">
          <w:pPr>
            <w:pStyle w:val="Spistreci1"/>
            <w:tabs>
              <w:tab w:val="right" w:leader="dot" w:pos="9062"/>
            </w:tabs>
            <w:rPr>
              <w:rFonts w:eastAsiaTheme="minorEastAsia"/>
              <w:noProof/>
              <w:sz w:val="24"/>
              <w:szCs w:val="24"/>
              <w:lang w:eastAsia="pl-PL"/>
            </w:rPr>
          </w:pPr>
          <w:r>
            <w:fldChar w:fldCharType="begin"/>
          </w:r>
          <w:r>
            <w:rPr>
              <w:rStyle w:val="IndexLink"/>
              <w:webHidden/>
            </w:rPr>
            <w:instrText xml:space="preserve"> TOC \z \o "1-3" \u \h</w:instrText>
          </w:r>
          <w:r>
            <w:rPr>
              <w:rStyle w:val="IndexLink"/>
            </w:rPr>
            <w:fldChar w:fldCharType="separate"/>
          </w:r>
          <w:hyperlink w:anchor="_Toc193801729" w:history="1">
            <w:r w:rsidR="004847BC" w:rsidRPr="00625702">
              <w:rPr>
                <w:rStyle w:val="Hipercze"/>
                <w:noProof/>
              </w:rPr>
              <w:t>Abstract/streszczenie</w:t>
            </w:r>
            <w:r w:rsidR="004847BC">
              <w:rPr>
                <w:noProof/>
                <w:webHidden/>
              </w:rPr>
              <w:tab/>
            </w:r>
            <w:r w:rsidR="004847BC">
              <w:rPr>
                <w:noProof/>
                <w:webHidden/>
              </w:rPr>
              <w:fldChar w:fldCharType="begin"/>
            </w:r>
            <w:r w:rsidR="004847BC">
              <w:rPr>
                <w:noProof/>
                <w:webHidden/>
              </w:rPr>
              <w:instrText xml:space="preserve"> PAGEREF _Toc193801729 \h </w:instrText>
            </w:r>
            <w:r w:rsidR="004847BC">
              <w:rPr>
                <w:noProof/>
                <w:webHidden/>
              </w:rPr>
            </w:r>
            <w:r w:rsidR="004847BC">
              <w:rPr>
                <w:noProof/>
                <w:webHidden/>
              </w:rPr>
              <w:fldChar w:fldCharType="separate"/>
            </w:r>
            <w:r w:rsidR="004847BC">
              <w:rPr>
                <w:noProof/>
                <w:webHidden/>
              </w:rPr>
              <w:t>3</w:t>
            </w:r>
            <w:r w:rsidR="004847BC">
              <w:rPr>
                <w:noProof/>
                <w:webHidden/>
              </w:rPr>
              <w:fldChar w:fldCharType="end"/>
            </w:r>
          </w:hyperlink>
        </w:p>
        <w:p w14:paraId="28F7FDCC" w14:textId="09441F9F" w:rsidR="004847BC" w:rsidRDefault="004847BC">
          <w:pPr>
            <w:pStyle w:val="Spistreci1"/>
            <w:tabs>
              <w:tab w:val="right" w:leader="dot" w:pos="9062"/>
            </w:tabs>
            <w:rPr>
              <w:rFonts w:eastAsiaTheme="minorEastAsia"/>
              <w:noProof/>
              <w:sz w:val="24"/>
              <w:szCs w:val="24"/>
              <w:lang w:eastAsia="pl-PL"/>
            </w:rPr>
          </w:pPr>
          <w:hyperlink w:anchor="_Toc193801730" w:history="1">
            <w:r w:rsidRPr="00625702">
              <w:rPr>
                <w:rStyle w:val="Hipercze"/>
                <w:noProof/>
              </w:rPr>
              <w:t>1. Wstęp/Rozwinięcie</w:t>
            </w:r>
            <w:r>
              <w:rPr>
                <w:noProof/>
                <w:webHidden/>
              </w:rPr>
              <w:tab/>
            </w:r>
            <w:r>
              <w:rPr>
                <w:noProof/>
                <w:webHidden/>
              </w:rPr>
              <w:fldChar w:fldCharType="begin"/>
            </w:r>
            <w:r>
              <w:rPr>
                <w:noProof/>
                <w:webHidden/>
              </w:rPr>
              <w:instrText xml:space="preserve"> PAGEREF _Toc193801730 \h </w:instrText>
            </w:r>
            <w:r>
              <w:rPr>
                <w:noProof/>
                <w:webHidden/>
              </w:rPr>
            </w:r>
            <w:r>
              <w:rPr>
                <w:noProof/>
                <w:webHidden/>
              </w:rPr>
              <w:fldChar w:fldCharType="separate"/>
            </w:r>
            <w:r>
              <w:rPr>
                <w:noProof/>
                <w:webHidden/>
              </w:rPr>
              <w:t>5</w:t>
            </w:r>
            <w:r>
              <w:rPr>
                <w:noProof/>
                <w:webHidden/>
              </w:rPr>
              <w:fldChar w:fldCharType="end"/>
            </w:r>
          </w:hyperlink>
        </w:p>
        <w:p w14:paraId="4CD04C55" w14:textId="4B9F51C6" w:rsidR="004847BC" w:rsidRDefault="004847BC">
          <w:pPr>
            <w:pStyle w:val="Spistreci2"/>
            <w:tabs>
              <w:tab w:val="right" w:leader="dot" w:pos="9062"/>
            </w:tabs>
            <w:rPr>
              <w:rFonts w:eastAsiaTheme="minorEastAsia"/>
              <w:noProof/>
              <w:sz w:val="24"/>
              <w:szCs w:val="24"/>
              <w:lang w:eastAsia="pl-PL"/>
            </w:rPr>
          </w:pPr>
          <w:hyperlink w:anchor="_Toc193801731" w:history="1">
            <w:r w:rsidRPr="00625702">
              <w:rPr>
                <w:rStyle w:val="Hipercze"/>
                <w:noProof/>
              </w:rPr>
              <w:t>1.1 Streptomyces</w:t>
            </w:r>
            <w:r>
              <w:rPr>
                <w:noProof/>
                <w:webHidden/>
              </w:rPr>
              <w:tab/>
            </w:r>
            <w:r>
              <w:rPr>
                <w:noProof/>
                <w:webHidden/>
              </w:rPr>
              <w:fldChar w:fldCharType="begin"/>
            </w:r>
            <w:r>
              <w:rPr>
                <w:noProof/>
                <w:webHidden/>
              </w:rPr>
              <w:instrText xml:space="preserve"> PAGEREF _Toc193801731 \h </w:instrText>
            </w:r>
            <w:r>
              <w:rPr>
                <w:noProof/>
                <w:webHidden/>
              </w:rPr>
            </w:r>
            <w:r>
              <w:rPr>
                <w:noProof/>
                <w:webHidden/>
              </w:rPr>
              <w:fldChar w:fldCharType="separate"/>
            </w:r>
            <w:r>
              <w:rPr>
                <w:noProof/>
                <w:webHidden/>
              </w:rPr>
              <w:t>6</w:t>
            </w:r>
            <w:r>
              <w:rPr>
                <w:noProof/>
                <w:webHidden/>
              </w:rPr>
              <w:fldChar w:fldCharType="end"/>
            </w:r>
          </w:hyperlink>
        </w:p>
        <w:p w14:paraId="6E0D2ED2" w14:textId="48EC6F80" w:rsidR="004847BC" w:rsidRDefault="004847BC">
          <w:pPr>
            <w:pStyle w:val="Spistreci2"/>
            <w:tabs>
              <w:tab w:val="right" w:leader="dot" w:pos="9062"/>
            </w:tabs>
            <w:rPr>
              <w:rFonts w:eastAsiaTheme="minorEastAsia"/>
              <w:noProof/>
              <w:sz w:val="24"/>
              <w:szCs w:val="24"/>
              <w:lang w:eastAsia="pl-PL"/>
            </w:rPr>
          </w:pPr>
          <w:hyperlink w:anchor="_Toc193801732" w:history="1">
            <w:r w:rsidRPr="00625702">
              <w:rPr>
                <w:rStyle w:val="Hipercze"/>
                <w:noProof/>
              </w:rPr>
              <w:t xml:space="preserve">1.2 Gatunki modelowe </w:t>
            </w:r>
            <w:r w:rsidRPr="00625702">
              <w:rPr>
                <w:rStyle w:val="Hipercze"/>
                <w:i/>
                <w:iCs/>
                <w:noProof/>
              </w:rPr>
              <w:t>Streptomyces</w:t>
            </w:r>
            <w:r>
              <w:rPr>
                <w:noProof/>
                <w:webHidden/>
              </w:rPr>
              <w:tab/>
            </w:r>
            <w:r>
              <w:rPr>
                <w:noProof/>
                <w:webHidden/>
              </w:rPr>
              <w:fldChar w:fldCharType="begin"/>
            </w:r>
            <w:r>
              <w:rPr>
                <w:noProof/>
                <w:webHidden/>
              </w:rPr>
              <w:instrText xml:space="preserve"> PAGEREF _Toc193801732 \h </w:instrText>
            </w:r>
            <w:r>
              <w:rPr>
                <w:noProof/>
                <w:webHidden/>
              </w:rPr>
            </w:r>
            <w:r>
              <w:rPr>
                <w:noProof/>
                <w:webHidden/>
              </w:rPr>
              <w:fldChar w:fldCharType="separate"/>
            </w:r>
            <w:r>
              <w:rPr>
                <w:noProof/>
                <w:webHidden/>
              </w:rPr>
              <w:t>7</w:t>
            </w:r>
            <w:r>
              <w:rPr>
                <w:noProof/>
                <w:webHidden/>
              </w:rPr>
              <w:fldChar w:fldCharType="end"/>
            </w:r>
          </w:hyperlink>
        </w:p>
        <w:p w14:paraId="0ACA153E" w14:textId="757252E8" w:rsidR="004847BC" w:rsidRDefault="004847BC">
          <w:pPr>
            <w:pStyle w:val="Spistreci2"/>
            <w:tabs>
              <w:tab w:val="right" w:leader="dot" w:pos="9062"/>
            </w:tabs>
            <w:rPr>
              <w:rFonts w:eastAsiaTheme="minorEastAsia"/>
              <w:noProof/>
              <w:sz w:val="24"/>
              <w:szCs w:val="24"/>
              <w:lang w:eastAsia="pl-PL"/>
            </w:rPr>
          </w:pPr>
          <w:hyperlink w:anchor="_Toc193801733" w:history="1">
            <w:r w:rsidRPr="00625702">
              <w:rPr>
                <w:rStyle w:val="Hipercze"/>
                <w:noProof/>
              </w:rPr>
              <w:t>1.3 Sekwencjonowanie genetyczne</w:t>
            </w:r>
            <w:r>
              <w:rPr>
                <w:noProof/>
                <w:webHidden/>
              </w:rPr>
              <w:tab/>
            </w:r>
            <w:r>
              <w:rPr>
                <w:noProof/>
                <w:webHidden/>
              </w:rPr>
              <w:fldChar w:fldCharType="begin"/>
            </w:r>
            <w:r>
              <w:rPr>
                <w:noProof/>
                <w:webHidden/>
              </w:rPr>
              <w:instrText xml:space="preserve"> PAGEREF _Toc193801733 \h </w:instrText>
            </w:r>
            <w:r>
              <w:rPr>
                <w:noProof/>
                <w:webHidden/>
              </w:rPr>
            </w:r>
            <w:r>
              <w:rPr>
                <w:noProof/>
                <w:webHidden/>
              </w:rPr>
              <w:fldChar w:fldCharType="separate"/>
            </w:r>
            <w:r>
              <w:rPr>
                <w:noProof/>
                <w:webHidden/>
              </w:rPr>
              <w:t>11</w:t>
            </w:r>
            <w:r>
              <w:rPr>
                <w:noProof/>
                <w:webHidden/>
              </w:rPr>
              <w:fldChar w:fldCharType="end"/>
            </w:r>
          </w:hyperlink>
        </w:p>
        <w:p w14:paraId="059DB52F" w14:textId="6F402D84" w:rsidR="004847BC" w:rsidRDefault="004847BC">
          <w:pPr>
            <w:pStyle w:val="Spistreci2"/>
            <w:tabs>
              <w:tab w:val="right" w:leader="dot" w:pos="9062"/>
            </w:tabs>
            <w:rPr>
              <w:rFonts w:eastAsiaTheme="minorEastAsia"/>
              <w:noProof/>
              <w:sz w:val="24"/>
              <w:szCs w:val="24"/>
              <w:lang w:eastAsia="pl-PL"/>
            </w:rPr>
          </w:pPr>
          <w:hyperlink w:anchor="_Toc193801734" w:history="1">
            <w:r w:rsidRPr="00625702">
              <w:rPr>
                <w:rStyle w:val="Hipercze"/>
                <w:noProof/>
              </w:rPr>
              <w:t>1.4 Bazy danych i narzędzia do analizy danych sekwencjonowania</w:t>
            </w:r>
            <w:r>
              <w:rPr>
                <w:noProof/>
                <w:webHidden/>
              </w:rPr>
              <w:tab/>
            </w:r>
            <w:r>
              <w:rPr>
                <w:noProof/>
                <w:webHidden/>
              </w:rPr>
              <w:fldChar w:fldCharType="begin"/>
            </w:r>
            <w:r>
              <w:rPr>
                <w:noProof/>
                <w:webHidden/>
              </w:rPr>
              <w:instrText xml:space="preserve"> PAGEREF _Toc193801734 \h </w:instrText>
            </w:r>
            <w:r>
              <w:rPr>
                <w:noProof/>
                <w:webHidden/>
              </w:rPr>
            </w:r>
            <w:r>
              <w:rPr>
                <w:noProof/>
                <w:webHidden/>
              </w:rPr>
              <w:fldChar w:fldCharType="separate"/>
            </w:r>
            <w:r>
              <w:rPr>
                <w:noProof/>
                <w:webHidden/>
              </w:rPr>
              <w:t>16</w:t>
            </w:r>
            <w:r>
              <w:rPr>
                <w:noProof/>
                <w:webHidden/>
              </w:rPr>
              <w:fldChar w:fldCharType="end"/>
            </w:r>
          </w:hyperlink>
        </w:p>
        <w:p w14:paraId="0E3C6E65" w14:textId="23A673DE" w:rsidR="004847BC" w:rsidRDefault="004847BC">
          <w:pPr>
            <w:pStyle w:val="Spistreci1"/>
            <w:tabs>
              <w:tab w:val="right" w:leader="dot" w:pos="9062"/>
            </w:tabs>
            <w:rPr>
              <w:rFonts w:eastAsiaTheme="minorEastAsia"/>
              <w:noProof/>
              <w:sz w:val="24"/>
              <w:szCs w:val="24"/>
              <w:lang w:eastAsia="pl-PL"/>
            </w:rPr>
          </w:pPr>
          <w:hyperlink w:anchor="_Toc193801735" w:history="1">
            <w:r w:rsidRPr="00625702">
              <w:rPr>
                <w:rStyle w:val="Hipercze"/>
                <w:noProof/>
              </w:rPr>
              <w:t>Cel pracy</w:t>
            </w:r>
            <w:r>
              <w:rPr>
                <w:noProof/>
                <w:webHidden/>
              </w:rPr>
              <w:tab/>
            </w:r>
            <w:r>
              <w:rPr>
                <w:noProof/>
                <w:webHidden/>
              </w:rPr>
              <w:fldChar w:fldCharType="begin"/>
            </w:r>
            <w:r>
              <w:rPr>
                <w:noProof/>
                <w:webHidden/>
              </w:rPr>
              <w:instrText xml:space="preserve"> PAGEREF _Toc193801735 \h </w:instrText>
            </w:r>
            <w:r>
              <w:rPr>
                <w:noProof/>
                <w:webHidden/>
              </w:rPr>
            </w:r>
            <w:r>
              <w:rPr>
                <w:noProof/>
                <w:webHidden/>
              </w:rPr>
              <w:fldChar w:fldCharType="separate"/>
            </w:r>
            <w:r>
              <w:rPr>
                <w:noProof/>
                <w:webHidden/>
              </w:rPr>
              <w:t>18</w:t>
            </w:r>
            <w:r>
              <w:rPr>
                <w:noProof/>
                <w:webHidden/>
              </w:rPr>
              <w:fldChar w:fldCharType="end"/>
            </w:r>
          </w:hyperlink>
        </w:p>
        <w:p w14:paraId="3F63D383" w14:textId="73324192" w:rsidR="004847BC" w:rsidRDefault="004847BC">
          <w:pPr>
            <w:pStyle w:val="Spistreci1"/>
            <w:tabs>
              <w:tab w:val="right" w:leader="dot" w:pos="9062"/>
            </w:tabs>
            <w:rPr>
              <w:rFonts w:eastAsiaTheme="minorEastAsia"/>
              <w:noProof/>
              <w:sz w:val="24"/>
              <w:szCs w:val="24"/>
              <w:lang w:eastAsia="pl-PL"/>
            </w:rPr>
          </w:pPr>
          <w:hyperlink w:anchor="_Toc193801736" w:history="1">
            <w:r w:rsidRPr="00625702">
              <w:rPr>
                <w:rStyle w:val="Hipercze"/>
                <w:noProof/>
              </w:rPr>
              <w:t>Materiały i metody</w:t>
            </w:r>
            <w:r>
              <w:rPr>
                <w:noProof/>
                <w:webHidden/>
              </w:rPr>
              <w:tab/>
            </w:r>
            <w:r>
              <w:rPr>
                <w:noProof/>
                <w:webHidden/>
              </w:rPr>
              <w:fldChar w:fldCharType="begin"/>
            </w:r>
            <w:r>
              <w:rPr>
                <w:noProof/>
                <w:webHidden/>
              </w:rPr>
              <w:instrText xml:space="preserve"> PAGEREF _Toc193801736 \h </w:instrText>
            </w:r>
            <w:r>
              <w:rPr>
                <w:noProof/>
                <w:webHidden/>
              </w:rPr>
            </w:r>
            <w:r>
              <w:rPr>
                <w:noProof/>
                <w:webHidden/>
              </w:rPr>
              <w:fldChar w:fldCharType="separate"/>
            </w:r>
            <w:r>
              <w:rPr>
                <w:noProof/>
                <w:webHidden/>
              </w:rPr>
              <w:t>21</w:t>
            </w:r>
            <w:r>
              <w:rPr>
                <w:noProof/>
                <w:webHidden/>
              </w:rPr>
              <w:fldChar w:fldCharType="end"/>
            </w:r>
          </w:hyperlink>
        </w:p>
        <w:p w14:paraId="73B6129E" w14:textId="16495D15" w:rsidR="004847BC" w:rsidRDefault="004847BC">
          <w:pPr>
            <w:pStyle w:val="Spistreci1"/>
            <w:tabs>
              <w:tab w:val="right" w:leader="dot" w:pos="9062"/>
            </w:tabs>
            <w:rPr>
              <w:rFonts w:eastAsiaTheme="minorEastAsia"/>
              <w:noProof/>
              <w:sz w:val="24"/>
              <w:szCs w:val="24"/>
              <w:lang w:eastAsia="pl-PL"/>
            </w:rPr>
          </w:pPr>
          <w:hyperlink w:anchor="_Toc193801737" w:history="1">
            <w:r w:rsidRPr="00625702">
              <w:rPr>
                <w:rStyle w:val="Hipercze"/>
                <w:noProof/>
              </w:rPr>
              <w:t>Wyniki</w:t>
            </w:r>
            <w:r>
              <w:rPr>
                <w:noProof/>
                <w:webHidden/>
              </w:rPr>
              <w:tab/>
            </w:r>
            <w:r>
              <w:rPr>
                <w:noProof/>
                <w:webHidden/>
              </w:rPr>
              <w:fldChar w:fldCharType="begin"/>
            </w:r>
            <w:r>
              <w:rPr>
                <w:noProof/>
                <w:webHidden/>
              </w:rPr>
              <w:instrText xml:space="preserve"> PAGEREF _Toc193801737 \h </w:instrText>
            </w:r>
            <w:r>
              <w:rPr>
                <w:noProof/>
                <w:webHidden/>
              </w:rPr>
            </w:r>
            <w:r>
              <w:rPr>
                <w:noProof/>
                <w:webHidden/>
              </w:rPr>
              <w:fldChar w:fldCharType="separate"/>
            </w:r>
            <w:r>
              <w:rPr>
                <w:noProof/>
                <w:webHidden/>
              </w:rPr>
              <w:t>23</w:t>
            </w:r>
            <w:r>
              <w:rPr>
                <w:noProof/>
                <w:webHidden/>
              </w:rPr>
              <w:fldChar w:fldCharType="end"/>
            </w:r>
          </w:hyperlink>
        </w:p>
        <w:p w14:paraId="2AF522EC" w14:textId="0496E853" w:rsidR="004847BC" w:rsidRDefault="004847BC">
          <w:pPr>
            <w:pStyle w:val="Spistreci1"/>
            <w:tabs>
              <w:tab w:val="right" w:leader="dot" w:pos="9062"/>
            </w:tabs>
            <w:rPr>
              <w:rFonts w:eastAsiaTheme="minorEastAsia"/>
              <w:noProof/>
              <w:sz w:val="24"/>
              <w:szCs w:val="24"/>
              <w:lang w:eastAsia="pl-PL"/>
            </w:rPr>
          </w:pPr>
          <w:hyperlink w:anchor="_Toc193801738" w:history="1">
            <w:r w:rsidRPr="00625702">
              <w:rPr>
                <w:rStyle w:val="Hipercze"/>
                <w:noProof/>
              </w:rPr>
              <w:t>Dyskusja/Podsumowanie</w:t>
            </w:r>
            <w:r>
              <w:rPr>
                <w:noProof/>
                <w:webHidden/>
              </w:rPr>
              <w:tab/>
            </w:r>
            <w:r>
              <w:rPr>
                <w:noProof/>
                <w:webHidden/>
              </w:rPr>
              <w:fldChar w:fldCharType="begin"/>
            </w:r>
            <w:r>
              <w:rPr>
                <w:noProof/>
                <w:webHidden/>
              </w:rPr>
              <w:instrText xml:space="preserve"> PAGEREF _Toc193801738 \h </w:instrText>
            </w:r>
            <w:r>
              <w:rPr>
                <w:noProof/>
                <w:webHidden/>
              </w:rPr>
            </w:r>
            <w:r>
              <w:rPr>
                <w:noProof/>
                <w:webHidden/>
              </w:rPr>
              <w:fldChar w:fldCharType="separate"/>
            </w:r>
            <w:r>
              <w:rPr>
                <w:noProof/>
                <w:webHidden/>
              </w:rPr>
              <w:t>24</w:t>
            </w:r>
            <w:r>
              <w:rPr>
                <w:noProof/>
                <w:webHidden/>
              </w:rPr>
              <w:fldChar w:fldCharType="end"/>
            </w:r>
          </w:hyperlink>
        </w:p>
        <w:p w14:paraId="19498464" w14:textId="005F507F" w:rsidR="004847BC" w:rsidRDefault="004847BC">
          <w:pPr>
            <w:pStyle w:val="Spistreci1"/>
            <w:tabs>
              <w:tab w:val="right" w:leader="dot" w:pos="9062"/>
            </w:tabs>
            <w:rPr>
              <w:rFonts w:eastAsiaTheme="minorEastAsia"/>
              <w:noProof/>
              <w:sz w:val="24"/>
              <w:szCs w:val="24"/>
              <w:lang w:eastAsia="pl-PL"/>
            </w:rPr>
          </w:pPr>
          <w:hyperlink w:anchor="_Toc193801739" w:history="1">
            <w:r w:rsidRPr="00625702">
              <w:rPr>
                <w:rStyle w:val="Hipercze"/>
                <w:noProof/>
              </w:rPr>
              <w:t>Bibliografia</w:t>
            </w:r>
            <w:r>
              <w:rPr>
                <w:noProof/>
                <w:webHidden/>
              </w:rPr>
              <w:tab/>
            </w:r>
            <w:r>
              <w:rPr>
                <w:noProof/>
                <w:webHidden/>
              </w:rPr>
              <w:fldChar w:fldCharType="begin"/>
            </w:r>
            <w:r>
              <w:rPr>
                <w:noProof/>
                <w:webHidden/>
              </w:rPr>
              <w:instrText xml:space="preserve"> PAGEREF _Toc193801739 \h </w:instrText>
            </w:r>
            <w:r>
              <w:rPr>
                <w:noProof/>
                <w:webHidden/>
              </w:rPr>
            </w:r>
            <w:r>
              <w:rPr>
                <w:noProof/>
                <w:webHidden/>
              </w:rPr>
              <w:fldChar w:fldCharType="separate"/>
            </w:r>
            <w:r>
              <w:rPr>
                <w:noProof/>
                <w:webHidden/>
              </w:rPr>
              <w:t>25</w:t>
            </w:r>
            <w:r>
              <w:rPr>
                <w:noProof/>
                <w:webHidden/>
              </w:rPr>
              <w:fldChar w:fldCharType="end"/>
            </w:r>
          </w:hyperlink>
        </w:p>
        <w:p w14:paraId="34689CD6" w14:textId="3033777F" w:rsidR="004847BC" w:rsidRDefault="004847BC">
          <w:pPr>
            <w:pStyle w:val="Spistreci1"/>
            <w:tabs>
              <w:tab w:val="right" w:leader="dot" w:pos="9062"/>
            </w:tabs>
            <w:rPr>
              <w:rFonts w:eastAsiaTheme="minorEastAsia"/>
              <w:noProof/>
              <w:sz w:val="24"/>
              <w:szCs w:val="24"/>
              <w:lang w:eastAsia="pl-PL"/>
            </w:rPr>
          </w:pPr>
          <w:hyperlink w:anchor="_Toc193801740" w:history="1">
            <w:r w:rsidRPr="00625702">
              <w:rPr>
                <w:rStyle w:val="Hipercze"/>
                <w:noProof/>
              </w:rPr>
              <w:t>Skróty i symbole</w:t>
            </w:r>
            <w:r>
              <w:rPr>
                <w:noProof/>
                <w:webHidden/>
              </w:rPr>
              <w:tab/>
            </w:r>
            <w:r>
              <w:rPr>
                <w:noProof/>
                <w:webHidden/>
              </w:rPr>
              <w:fldChar w:fldCharType="begin"/>
            </w:r>
            <w:r>
              <w:rPr>
                <w:noProof/>
                <w:webHidden/>
              </w:rPr>
              <w:instrText xml:space="preserve"> PAGEREF _Toc193801740 \h </w:instrText>
            </w:r>
            <w:r>
              <w:rPr>
                <w:noProof/>
                <w:webHidden/>
              </w:rPr>
            </w:r>
            <w:r>
              <w:rPr>
                <w:noProof/>
                <w:webHidden/>
              </w:rPr>
              <w:fldChar w:fldCharType="separate"/>
            </w:r>
            <w:r>
              <w:rPr>
                <w:noProof/>
                <w:webHidden/>
              </w:rPr>
              <w:t>28</w:t>
            </w:r>
            <w:r>
              <w:rPr>
                <w:noProof/>
                <w:webHidden/>
              </w:rPr>
              <w:fldChar w:fldCharType="end"/>
            </w:r>
          </w:hyperlink>
        </w:p>
        <w:p w14:paraId="06962468" w14:textId="2C559389" w:rsidR="000F747A" w:rsidRDefault="00000000">
          <w:r>
            <w:fldChar w:fldCharType="end"/>
          </w:r>
        </w:p>
      </w:sdtContent>
    </w:sdt>
    <w:p w14:paraId="59CAC3F9" w14:textId="77777777" w:rsidR="000F747A" w:rsidRDefault="00000000">
      <w:pPr>
        <w:rPr>
          <w:rFonts w:asciiTheme="majorHAnsi" w:eastAsiaTheme="majorEastAsia" w:hAnsiTheme="majorHAnsi" w:cstheme="majorBidi"/>
          <w:color w:val="365F91" w:themeColor="accent1" w:themeShade="BF"/>
          <w:sz w:val="40"/>
          <w:szCs w:val="40"/>
        </w:rPr>
      </w:pPr>
      <w:r>
        <w:br w:type="page"/>
      </w:r>
    </w:p>
    <w:p w14:paraId="52CD1EBE" w14:textId="56782DA2" w:rsidR="000F747A" w:rsidRDefault="004847BC">
      <w:pPr>
        <w:pStyle w:val="Nagwek1"/>
        <w:spacing w:before="0"/>
      </w:pPr>
      <w:bookmarkStart w:id="1" w:name="_Toc193801730"/>
      <w:r>
        <w:lastRenderedPageBreak/>
        <w:t>1. Wstęp/Rozwinięcie</w:t>
      </w:r>
      <w:bookmarkEnd w:id="1"/>
    </w:p>
    <w:p w14:paraId="22213F75" w14:textId="77777777" w:rsidR="000F747A" w:rsidRDefault="00000000">
      <w:pPr>
        <w:pStyle w:val="Akapitzlist"/>
        <w:numPr>
          <w:ilvl w:val="0"/>
          <w:numId w:val="1"/>
        </w:numPr>
      </w:pPr>
      <w:proofErr w:type="spellStart"/>
      <w:r>
        <w:t>Streptomyces</w:t>
      </w:r>
      <w:proofErr w:type="spellEnd"/>
      <w:r>
        <w:t xml:space="preserve"> </w:t>
      </w:r>
      <w:proofErr w:type="spellStart"/>
      <w:r>
        <w:t>coelicolor</w:t>
      </w:r>
      <w:proofErr w:type="spellEnd"/>
      <w:r>
        <w:t xml:space="preserve"> i </w:t>
      </w:r>
      <w:proofErr w:type="spellStart"/>
      <w:r>
        <w:t>venezuelae</w:t>
      </w:r>
      <w:proofErr w:type="spellEnd"/>
      <w:r>
        <w:t xml:space="preserve">: </w:t>
      </w:r>
    </w:p>
    <w:p w14:paraId="708C3C93" w14:textId="77777777" w:rsidR="000F747A" w:rsidRDefault="00000000">
      <w:pPr>
        <w:pStyle w:val="Akapitzlist"/>
        <w:numPr>
          <w:ilvl w:val="1"/>
          <w:numId w:val="1"/>
        </w:numPr>
        <w:rPr>
          <w:highlight w:val="yellow"/>
        </w:rPr>
      </w:pPr>
      <w:r>
        <w:rPr>
          <w:highlight w:val="yellow"/>
        </w:rPr>
        <w:t>co to za bakterie</w:t>
      </w:r>
    </w:p>
    <w:p w14:paraId="4EFCC1C5" w14:textId="77777777" w:rsidR="000F747A" w:rsidRDefault="00000000">
      <w:pPr>
        <w:pStyle w:val="Akapitzlist"/>
        <w:numPr>
          <w:ilvl w:val="1"/>
          <w:numId w:val="1"/>
        </w:numPr>
        <w:rPr>
          <w:highlight w:val="yellow"/>
        </w:rPr>
      </w:pPr>
      <w:r>
        <w:rPr>
          <w:highlight w:val="yellow"/>
        </w:rPr>
        <w:t>konkretniej co to za gatunki</w:t>
      </w:r>
    </w:p>
    <w:p w14:paraId="51A291D6" w14:textId="77777777" w:rsidR="000F747A" w:rsidRDefault="00000000">
      <w:pPr>
        <w:pStyle w:val="Akapitzlist"/>
        <w:numPr>
          <w:ilvl w:val="1"/>
          <w:numId w:val="1"/>
        </w:numPr>
        <w:rPr>
          <w:highlight w:val="yellow"/>
        </w:rPr>
      </w:pPr>
      <w:r>
        <w:rPr>
          <w:highlight w:val="yellow"/>
        </w:rPr>
        <w:t>ich zastosowanie w biotechnologii , z przykładami</w:t>
      </w:r>
    </w:p>
    <w:p w14:paraId="64C18E77" w14:textId="77777777" w:rsidR="000F747A" w:rsidRDefault="00000000">
      <w:pPr>
        <w:pStyle w:val="Akapitzlist"/>
        <w:numPr>
          <w:ilvl w:val="1"/>
          <w:numId w:val="1"/>
        </w:numPr>
        <w:rPr>
          <w:highlight w:val="yellow"/>
        </w:rPr>
      </w:pPr>
      <w:r>
        <w:rPr>
          <w:highlight w:val="yellow"/>
        </w:rPr>
        <w:t>ich znaczenie jako organizm modelowy, z przykładami</w:t>
      </w:r>
    </w:p>
    <w:p w14:paraId="70834F42" w14:textId="77777777" w:rsidR="000F747A" w:rsidRDefault="00000000">
      <w:pPr>
        <w:pStyle w:val="Akapitzlist"/>
        <w:numPr>
          <w:ilvl w:val="0"/>
          <w:numId w:val="1"/>
        </w:numPr>
      </w:pPr>
      <w:r>
        <w:t>NGS</w:t>
      </w:r>
    </w:p>
    <w:p w14:paraId="7884839F" w14:textId="77777777" w:rsidR="000F747A" w:rsidRDefault="00000000">
      <w:pPr>
        <w:pStyle w:val="Akapitzlist"/>
        <w:numPr>
          <w:ilvl w:val="1"/>
          <w:numId w:val="1"/>
        </w:numPr>
        <w:rPr>
          <w:highlight w:val="yellow"/>
        </w:rPr>
      </w:pPr>
      <w:r>
        <w:rPr>
          <w:highlight w:val="yellow"/>
        </w:rPr>
        <w:t>Czym jest, do czego się wykorzystuje</w:t>
      </w:r>
    </w:p>
    <w:p w14:paraId="0EBA534A" w14:textId="77777777" w:rsidR="000F747A" w:rsidRDefault="00000000">
      <w:pPr>
        <w:pStyle w:val="Akapitzlist"/>
        <w:numPr>
          <w:ilvl w:val="1"/>
          <w:numId w:val="1"/>
        </w:numPr>
        <w:rPr>
          <w:highlight w:val="yellow"/>
        </w:rPr>
      </w:pPr>
      <w:r>
        <w:rPr>
          <w:highlight w:val="yellow"/>
        </w:rPr>
        <w:t xml:space="preserve">Jakie znaczenie ma wykorzystywanie technik NGS w badaniu bakterii z gatunku </w:t>
      </w:r>
      <w:proofErr w:type="spellStart"/>
      <w:r>
        <w:rPr>
          <w:highlight w:val="yellow"/>
        </w:rPr>
        <w:t>streptomyces</w:t>
      </w:r>
      <w:proofErr w:type="spellEnd"/>
      <w:r>
        <w:rPr>
          <w:highlight w:val="yellow"/>
        </w:rPr>
        <w:t>, z przykładami</w:t>
      </w:r>
    </w:p>
    <w:p w14:paraId="1D1A0059" w14:textId="77777777" w:rsidR="000F747A" w:rsidRDefault="00000000">
      <w:pPr>
        <w:pStyle w:val="Akapitzlist"/>
        <w:numPr>
          <w:ilvl w:val="1"/>
          <w:numId w:val="1"/>
        </w:numPr>
        <w:rPr>
          <w:highlight w:val="yellow"/>
        </w:rPr>
      </w:pPr>
      <w:r>
        <w:rPr>
          <w:highlight w:val="yellow"/>
        </w:rPr>
        <w:t xml:space="preserve">jakie bazy danych już są – </w:t>
      </w:r>
      <w:proofErr w:type="spellStart"/>
      <w:r>
        <w:rPr>
          <w:color w:val="468A1A"/>
          <w:highlight w:val="yellow"/>
        </w:rPr>
        <w:t>Strepdb</w:t>
      </w:r>
      <w:proofErr w:type="spellEnd"/>
      <w:r>
        <w:rPr>
          <w:color w:val="468A1A"/>
          <w:highlight w:val="yellow"/>
        </w:rPr>
        <w:t xml:space="preserve">, </w:t>
      </w:r>
      <w:proofErr w:type="spellStart"/>
      <w:r>
        <w:rPr>
          <w:color w:val="468A1A"/>
          <w:highlight w:val="yellow"/>
        </w:rPr>
        <w:t>ArrayExpress</w:t>
      </w:r>
      <w:proofErr w:type="spellEnd"/>
      <w:r>
        <w:rPr>
          <w:color w:val="468A1A"/>
          <w:highlight w:val="yellow"/>
        </w:rPr>
        <w:t xml:space="preserve">, </w:t>
      </w:r>
      <w:hyperlink r:id="rId8">
        <w:r w:rsidR="000F747A">
          <w:rPr>
            <w:rStyle w:val="Hipercze"/>
            <w:highlight w:val="yellow"/>
          </w:rPr>
          <w:t>https://imodulondb.org/index.html</w:t>
        </w:r>
      </w:hyperlink>
    </w:p>
    <w:p w14:paraId="098C0E3B" w14:textId="77777777" w:rsidR="000F747A" w:rsidRDefault="00000000">
      <w:pPr>
        <w:pStyle w:val="Akapitzlist"/>
        <w:numPr>
          <w:ilvl w:val="0"/>
          <w:numId w:val="1"/>
        </w:numPr>
      </w:pPr>
      <w:r>
        <w:t>Dane do aplikacji</w:t>
      </w:r>
    </w:p>
    <w:p w14:paraId="5D0AB43D" w14:textId="77777777" w:rsidR="000F747A" w:rsidRDefault="00000000">
      <w:pPr>
        <w:pStyle w:val="Akapitzlist"/>
        <w:numPr>
          <w:ilvl w:val="1"/>
          <w:numId w:val="1"/>
        </w:numPr>
        <w:rPr>
          <w:highlight w:val="yellow"/>
        </w:rPr>
      </w:pPr>
      <w:r>
        <w:rPr>
          <w:highlight w:val="yellow"/>
        </w:rPr>
        <w:t>Skąd zaciągnięte są dane/skąd je wzięliśmy</w:t>
      </w:r>
    </w:p>
    <w:p w14:paraId="7EB17AF2" w14:textId="77777777" w:rsidR="000F747A" w:rsidRDefault="00000000">
      <w:pPr>
        <w:pStyle w:val="Akapitzlist"/>
        <w:numPr>
          <w:ilvl w:val="1"/>
          <w:numId w:val="1"/>
        </w:numPr>
        <w:rPr>
          <w:highlight w:val="yellow"/>
        </w:rPr>
      </w:pPr>
      <w:r>
        <w:rPr>
          <w:highlight w:val="yellow"/>
        </w:rPr>
        <w:t>Problem z różnorodnością danych</w:t>
      </w:r>
    </w:p>
    <w:p w14:paraId="79C6A09A" w14:textId="77777777" w:rsidR="000F747A" w:rsidRDefault="00000000">
      <w:pPr>
        <w:pStyle w:val="Akapitzlist"/>
        <w:numPr>
          <w:ilvl w:val="2"/>
          <w:numId w:val="1"/>
        </w:numPr>
        <w:rPr>
          <w:highlight w:val="yellow"/>
        </w:rPr>
      </w:pPr>
      <w:r>
        <w:rPr>
          <w:highlight w:val="yellow"/>
        </w:rPr>
        <w:t>Na czym polega</w:t>
      </w:r>
    </w:p>
    <w:p w14:paraId="540C3C8A" w14:textId="77777777" w:rsidR="000F747A" w:rsidRDefault="00000000">
      <w:pPr>
        <w:pStyle w:val="Akapitzlist"/>
        <w:numPr>
          <w:ilvl w:val="2"/>
          <w:numId w:val="1"/>
        </w:numPr>
        <w:rPr>
          <w:highlight w:val="yellow"/>
        </w:rPr>
      </w:pPr>
      <w:r>
        <w:rPr>
          <w:highlight w:val="yellow"/>
        </w:rPr>
        <w:t>Że dane w suplementach</w:t>
      </w:r>
    </w:p>
    <w:p w14:paraId="747B5910" w14:textId="77777777" w:rsidR="000F747A" w:rsidRDefault="00000000">
      <w:pPr>
        <w:pStyle w:val="Akapitzlist"/>
        <w:numPr>
          <w:ilvl w:val="2"/>
          <w:numId w:val="1"/>
        </w:numPr>
        <w:rPr>
          <w:highlight w:val="yellow"/>
        </w:rPr>
      </w:pPr>
      <w:r>
        <w:rPr>
          <w:highlight w:val="yellow"/>
        </w:rPr>
        <w:t>Różne rodzaje przeróbki od „</w:t>
      </w:r>
      <w:proofErr w:type="spellStart"/>
      <w:r>
        <w:rPr>
          <w:highlight w:val="yellow"/>
        </w:rPr>
        <w:t>raw</w:t>
      </w:r>
      <w:proofErr w:type="spellEnd"/>
      <w:r>
        <w:rPr>
          <w:highlight w:val="yellow"/>
        </w:rPr>
        <w:t>” do publikowanych danych</w:t>
      </w:r>
    </w:p>
    <w:p w14:paraId="3B14C056" w14:textId="77777777" w:rsidR="000F747A" w:rsidRDefault="00000000">
      <w:pPr>
        <w:pStyle w:val="Akapitzlist"/>
        <w:numPr>
          <w:ilvl w:val="1"/>
          <w:numId w:val="1"/>
        </w:numPr>
      </w:pPr>
      <w:r>
        <w:t>Co tylko nam przyjdzie na myśl w kwestii „ktoś się może o to przyczepić”</w:t>
      </w:r>
    </w:p>
    <w:p w14:paraId="26237118" w14:textId="77777777" w:rsidR="000F747A" w:rsidRDefault="00000000">
      <w:pPr>
        <w:pStyle w:val="Akapitzlist"/>
        <w:numPr>
          <w:ilvl w:val="1"/>
          <w:numId w:val="1"/>
        </w:numPr>
        <w:rPr>
          <w:highlight w:val="yellow"/>
        </w:rPr>
      </w:pPr>
      <w:r>
        <w:rPr>
          <w:highlight w:val="yellow"/>
        </w:rPr>
        <w:t>Obróbka danych do programu, w kwestii, czemu były obrabiane</w:t>
      </w:r>
    </w:p>
    <w:p w14:paraId="38B674FE" w14:textId="77777777" w:rsidR="000F747A" w:rsidRDefault="00000000">
      <w:pPr>
        <w:pStyle w:val="Akapitzlist"/>
        <w:numPr>
          <w:ilvl w:val="1"/>
          <w:numId w:val="1"/>
        </w:numPr>
      </w:pPr>
      <w:r>
        <w:t xml:space="preserve">że są programy do analizy </w:t>
      </w:r>
      <w:proofErr w:type="spellStart"/>
      <w:r>
        <w:t>rna-seqów</w:t>
      </w:r>
      <w:proofErr w:type="spellEnd"/>
      <w:r>
        <w:t xml:space="preserve"> </w:t>
      </w:r>
      <w:r>
        <w:rPr>
          <w:color w:val="468A1A"/>
        </w:rPr>
        <w:t xml:space="preserve">np. </w:t>
      </w:r>
      <w:proofErr w:type="spellStart"/>
      <w:r>
        <w:rPr>
          <w:color w:val="468A1A"/>
        </w:rPr>
        <w:t>iDEP</w:t>
      </w:r>
      <w:proofErr w:type="spellEnd"/>
      <w:r>
        <w:rPr>
          <w:color w:val="468A1A"/>
        </w:rPr>
        <w:t xml:space="preserve"> 2.01, https://github.com/federicomarini/GeneTonic</w:t>
      </w:r>
    </w:p>
    <w:p w14:paraId="4AB314DB" w14:textId="77777777" w:rsidR="000F747A" w:rsidRDefault="00000000">
      <w:pPr>
        <w:pStyle w:val="Akapitzlist"/>
        <w:numPr>
          <w:ilvl w:val="1"/>
          <w:numId w:val="1"/>
        </w:numPr>
      </w:pPr>
      <w:r>
        <w:t xml:space="preserve">spróbuj wziąć surowe, wrzucić na </w:t>
      </w:r>
      <w:proofErr w:type="spellStart"/>
      <w:r>
        <w:t>idep</w:t>
      </w:r>
      <w:proofErr w:type="spellEnd"/>
      <w:r>
        <w:t xml:space="preserve"> a potem do swojego</w:t>
      </w:r>
    </w:p>
    <w:p w14:paraId="5333F491" w14:textId="77777777" w:rsidR="000F747A" w:rsidRDefault="00000000">
      <w:pPr>
        <w:pStyle w:val="Akapitzlist"/>
        <w:numPr>
          <w:ilvl w:val="0"/>
          <w:numId w:val="1"/>
        </w:numPr>
      </w:pPr>
      <w:r>
        <w:t>Aplikacja</w:t>
      </w:r>
    </w:p>
    <w:p w14:paraId="0B3A44CE" w14:textId="77777777" w:rsidR="000F747A" w:rsidRDefault="00000000">
      <w:pPr>
        <w:pStyle w:val="Akapitzlist"/>
        <w:numPr>
          <w:ilvl w:val="1"/>
          <w:numId w:val="1"/>
        </w:numPr>
        <w:rPr>
          <w:highlight w:val="yellow"/>
        </w:rPr>
      </w:pPr>
      <w:r>
        <w:rPr>
          <w:highlight w:val="yellow"/>
        </w:rPr>
        <w:t>Po co</w:t>
      </w:r>
    </w:p>
    <w:p w14:paraId="556E5C6A" w14:textId="77777777" w:rsidR="000F747A" w:rsidRDefault="00000000">
      <w:pPr>
        <w:pStyle w:val="Akapitzlist"/>
        <w:numPr>
          <w:ilvl w:val="2"/>
          <w:numId w:val="1"/>
        </w:numPr>
        <w:rPr>
          <w:highlight w:val="yellow"/>
        </w:rPr>
      </w:pPr>
      <w:r>
        <w:rPr>
          <w:highlight w:val="yellow"/>
        </w:rPr>
        <w:t>Jaki jest jej cel</w:t>
      </w:r>
    </w:p>
    <w:p w14:paraId="05DC3696" w14:textId="77777777" w:rsidR="000F747A" w:rsidRDefault="00000000">
      <w:pPr>
        <w:pStyle w:val="Akapitzlist"/>
        <w:numPr>
          <w:ilvl w:val="2"/>
          <w:numId w:val="1"/>
        </w:numPr>
        <w:rPr>
          <w:highlight w:val="yellow"/>
        </w:rPr>
      </w:pPr>
      <w:r>
        <w:rPr>
          <w:highlight w:val="yellow"/>
        </w:rPr>
        <w:t>Czemu jest na nią zapotrzebowanie</w:t>
      </w:r>
    </w:p>
    <w:p w14:paraId="6C26D76E" w14:textId="77777777" w:rsidR="000F747A" w:rsidRDefault="00000000">
      <w:pPr>
        <w:pStyle w:val="Akapitzlist"/>
        <w:numPr>
          <w:ilvl w:val="1"/>
          <w:numId w:val="1"/>
        </w:numPr>
        <w:rPr>
          <w:highlight w:val="yellow"/>
        </w:rPr>
      </w:pPr>
      <w:r>
        <w:rPr>
          <w:highlight w:val="yellow"/>
        </w:rPr>
        <w:t>Na co ma pozwalać użytkownikowi</w:t>
      </w:r>
    </w:p>
    <w:p w14:paraId="292386FB" w14:textId="77777777" w:rsidR="000F747A" w:rsidRDefault="00000000">
      <w:pPr>
        <w:pStyle w:val="Akapitzlist"/>
        <w:numPr>
          <w:ilvl w:val="1"/>
          <w:numId w:val="1"/>
        </w:numPr>
        <w:rPr>
          <w:highlight w:val="yellow"/>
        </w:rPr>
      </w:pPr>
      <w:r>
        <w:rPr>
          <w:highlight w:val="yellow"/>
        </w:rPr>
        <w:t>Opis jak powstała, raczej po krótce</w:t>
      </w:r>
    </w:p>
    <w:p w14:paraId="52FE13F0" w14:textId="77777777" w:rsidR="000F747A" w:rsidRDefault="00000000">
      <w:pPr>
        <w:pStyle w:val="Akapitzlist"/>
        <w:numPr>
          <w:ilvl w:val="1"/>
          <w:numId w:val="1"/>
        </w:numPr>
      </w:pPr>
      <w:r>
        <w:t>Nie wiem, tu coś powinno być chyba jeszcze, ale nie wiem co</w:t>
      </w:r>
    </w:p>
    <w:p w14:paraId="784FC656" w14:textId="77777777" w:rsidR="000F747A" w:rsidRDefault="000F747A"/>
    <w:p w14:paraId="5E0B368F" w14:textId="5BD310FB" w:rsidR="000F747A" w:rsidRDefault="00000000">
      <w:pPr>
        <w:spacing w:after="0" w:line="240" w:lineRule="auto"/>
        <w:rPr>
          <w:ins w:id="2" w:author="Unknown Author" w:date="2025-03-21T10:21:00Z"/>
        </w:rPr>
      </w:pPr>
      <w:ins w:id="3" w:author="Unknown Author" w:date="2025-03-21T10:21:00Z">
        <w:r>
          <w:t>Ogólne uwagi</w:t>
        </w:r>
      </w:ins>
    </w:p>
    <w:p w14:paraId="6F390255" w14:textId="77777777" w:rsidR="000F747A" w:rsidRDefault="00000000">
      <w:pPr>
        <w:spacing w:after="0" w:line="240" w:lineRule="auto"/>
        <w:rPr>
          <w:ins w:id="4" w:author="Unknown Author" w:date="2025-03-21T10:21:00Z"/>
        </w:rPr>
      </w:pPr>
      <w:ins w:id="5" w:author="Unknown Author" w:date="2025-03-21T10:21:00Z">
        <w:r>
          <w:t>2. Odniesienie do figur w tekście</w:t>
        </w:r>
      </w:ins>
    </w:p>
    <w:p w14:paraId="791B76C7" w14:textId="77777777" w:rsidR="000F747A" w:rsidRDefault="00000000">
      <w:pPr>
        <w:spacing w:after="0" w:line="240" w:lineRule="auto"/>
        <w:rPr>
          <w:ins w:id="6" w:author="Unknown Author" w:date="2025-03-21T10:22:00Z"/>
        </w:rPr>
      </w:pPr>
      <w:ins w:id="7" w:author="Unknown Author" w:date="2025-03-21T10:21:00Z">
        <w:r>
          <w:t xml:space="preserve">3. kursywa przy </w:t>
        </w:r>
        <w:r>
          <w:rPr>
            <w:i/>
            <w:iCs/>
          </w:rPr>
          <w:t xml:space="preserve">S. </w:t>
        </w:r>
        <w:proofErr w:type="spellStart"/>
        <w:r>
          <w:rPr>
            <w:i/>
            <w:iCs/>
          </w:rPr>
          <w:t>coelicolor</w:t>
        </w:r>
      </w:ins>
      <w:proofErr w:type="spellEnd"/>
    </w:p>
    <w:p w14:paraId="2DA8B2E5" w14:textId="77777777" w:rsidR="000F747A" w:rsidRDefault="00000000">
      <w:pPr>
        <w:spacing w:after="0" w:line="240" w:lineRule="auto"/>
        <w:rPr>
          <w:ins w:id="8" w:author="Unknown Author" w:date="2025-03-21T10:35:00Z"/>
        </w:rPr>
      </w:pPr>
      <w:ins w:id="9" w:author="Unknown Author" w:date="2025-03-21T10:22:00Z">
        <w:r>
          <w:rPr>
            <w:i/>
            <w:iCs/>
          </w:rPr>
          <w:t xml:space="preserve">4. </w:t>
        </w:r>
        <w:proofErr w:type="spellStart"/>
        <w:r>
          <w:rPr>
            <w:i/>
            <w:iCs/>
          </w:rPr>
          <w:t>Streptomyces</w:t>
        </w:r>
        <w:proofErr w:type="spellEnd"/>
        <w:r>
          <w:rPr>
            <w:i/>
            <w:iCs/>
          </w:rPr>
          <w:t xml:space="preserve"> </w:t>
        </w:r>
        <w:r>
          <w:t>to rodzaj</w:t>
        </w:r>
      </w:ins>
    </w:p>
    <w:p w14:paraId="3BE3C5BF" w14:textId="77777777" w:rsidR="000F747A" w:rsidRDefault="00000000">
      <w:pPr>
        <w:spacing w:after="0" w:line="240" w:lineRule="auto"/>
      </w:pPr>
      <w:ins w:id="10" w:author="Unknown Author" w:date="2025-03-21T10:35:00Z">
        <w:r>
          <w:t xml:space="preserve">5. Więcej przykładów w części dotyczącej obecnie dostępnych programów, baz danych … </w:t>
        </w:r>
      </w:ins>
      <w:r>
        <w:br w:type="page"/>
      </w:r>
    </w:p>
    <w:p w14:paraId="2C25FFF6" w14:textId="6F13B684" w:rsidR="000F747A" w:rsidRDefault="004847BC">
      <w:pPr>
        <w:pStyle w:val="Nagwek2"/>
        <w:spacing w:before="0"/>
      </w:pPr>
      <w:bookmarkStart w:id="11" w:name="_Toc193801731"/>
      <w:r>
        <w:lastRenderedPageBreak/>
        <w:t xml:space="preserve">1.1 </w:t>
      </w:r>
      <w:proofErr w:type="spellStart"/>
      <w:r>
        <w:t>Streptomyces</w:t>
      </w:r>
      <w:bookmarkEnd w:id="11"/>
      <w:proofErr w:type="spellEnd"/>
      <w:r>
        <w:t xml:space="preserve"> </w:t>
      </w:r>
    </w:p>
    <w:p w14:paraId="54D6BB64" w14:textId="34543741" w:rsidR="000F747A" w:rsidRDefault="00000000">
      <w:pPr>
        <w:spacing w:after="0" w:line="360" w:lineRule="auto"/>
        <w:ind w:firstLine="708"/>
        <w:jc w:val="both"/>
        <w:rPr>
          <w:rFonts w:ascii="Times New Roman" w:hAnsi="Times New Roman" w:cs="Times New Roman"/>
          <w:sz w:val="24"/>
          <w:szCs w:val="24"/>
        </w:rPr>
      </w:pPr>
      <w:r>
        <w:rPr>
          <w:noProof/>
        </w:rPr>
        <w:drawing>
          <wp:anchor distT="0" distB="0" distL="114300" distR="114300" simplePos="0" relativeHeight="251618304" behindDoc="0" locked="0" layoutInCell="0" allowOverlap="1" wp14:anchorId="57834E05" wp14:editId="6354EE15">
            <wp:simplePos x="0" y="0"/>
            <wp:positionH relativeFrom="column">
              <wp:posOffset>-4445</wp:posOffset>
            </wp:positionH>
            <wp:positionV relativeFrom="paragraph">
              <wp:posOffset>4933315</wp:posOffset>
            </wp:positionV>
            <wp:extent cx="5819775" cy="156083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9"/>
                    <a:srcRect l="994" t="1854" r="-994" b="-1854"/>
                    <a:stretch>
                      <a:fillRect/>
                    </a:stretch>
                  </pic:blipFill>
                  <pic:spPr bwMode="auto">
                    <a:xfrm>
                      <a:off x="0" y="0"/>
                      <a:ext cx="5819775" cy="1560830"/>
                    </a:xfrm>
                    <a:prstGeom prst="rect">
                      <a:avLst/>
                    </a:prstGeom>
                    <a:noFill/>
                  </pic:spPr>
                </pic:pic>
              </a:graphicData>
            </a:graphic>
          </wp:anchor>
        </w:drawing>
      </w:r>
      <w:r>
        <w:rPr>
          <w:rFonts w:ascii="Times New Roman" w:hAnsi="Times New Roman" w:cs="Times New Roman"/>
          <w:sz w:val="24"/>
          <w:szCs w:val="24"/>
        </w:rPr>
        <w:t>Promieniowce</w:t>
      </w:r>
      <w:r>
        <w:rPr>
          <w:rFonts w:ascii="Times New Roman" w:hAnsi="Times New Roman" w:cs="Times New Roman"/>
          <w:i/>
          <w:iCs/>
          <w:sz w:val="24"/>
          <w:szCs w:val="24"/>
        </w:rPr>
        <w:t xml:space="preserve"> </w:t>
      </w:r>
      <w:r>
        <w:rPr>
          <w:rFonts w:ascii="Times New Roman" w:hAnsi="Times New Roman" w:cs="Times New Roman"/>
          <w:sz w:val="24"/>
          <w:szCs w:val="24"/>
        </w:rPr>
        <w:t xml:space="preserve">to obszerny rząd organizmów </w:t>
      </w:r>
      <w:proofErr w:type="spellStart"/>
      <w:r>
        <w:rPr>
          <w:rFonts w:ascii="Times New Roman" w:hAnsi="Times New Roman" w:cs="Times New Roman"/>
          <w:sz w:val="24"/>
          <w:szCs w:val="24"/>
        </w:rPr>
        <w:t>prokariotycznych</w:t>
      </w:r>
      <w:proofErr w:type="spellEnd"/>
      <w:r>
        <w:rPr>
          <w:rFonts w:ascii="Times New Roman" w:hAnsi="Times New Roman" w:cs="Times New Roman"/>
          <w:sz w:val="24"/>
          <w:szCs w:val="24"/>
        </w:rPr>
        <w:t xml:space="preserve">, a dokładniej są to bakterie gram dodatnie. Grupę tą cechuje wysoka zawartość par GC w materiale genetycznym, rozbudowany metabolizm drugorzędowy, jak i wysoki poziom zróżnicowania, często w obrębie jednego gatunki, pod kątem morfologicznym </w:t>
      </w:r>
      <w:sdt>
        <w:sdtPr>
          <w:rPr>
            <w:color w:val="000000"/>
          </w:rPr>
          <w:tag w:val="MENDELEY_CITATION_v3_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"/>
          <w:id w:val="655962392"/>
          <w:placeholder>
            <w:docPart w:val="DefaultPlaceholder_-1854013440"/>
          </w:placeholder>
        </w:sdtPr>
        <w:sdtContent>
          <w:r w:rsidR="00FD77ED" w:rsidRPr="00FD77ED">
            <w:rPr>
              <w:rFonts w:ascii="Times New Roman" w:hAnsi="Times New Roman" w:cs="Times New Roman"/>
              <w:color w:val="000000"/>
              <w:sz w:val="24"/>
              <w:szCs w:val="24"/>
            </w:rPr>
            <w:t>[1]</w:t>
          </w:r>
        </w:sdtContent>
      </w:sdt>
      <w:r>
        <w:rPr>
          <w:rFonts w:ascii="Times New Roman" w:hAnsi="Times New Roman" w:cs="Times New Roman"/>
          <w:sz w:val="24"/>
          <w:szCs w:val="24"/>
        </w:rPr>
        <w:t xml:space="preserve">. Do Promieniowców należą między innymi, bakterie rodzaju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to bardzo obszerny </w:t>
      </w:r>
      <w:r w:rsidR="004847BC">
        <w:rPr>
          <w:rFonts w:ascii="Times New Roman" w:hAnsi="Times New Roman" w:cs="Times New Roman"/>
          <w:sz w:val="24"/>
          <w:szCs w:val="24"/>
        </w:rPr>
        <w:t>rodzaj</w:t>
      </w:r>
      <w:r>
        <w:rPr>
          <w:rFonts w:ascii="Times New Roman" w:hAnsi="Times New Roman" w:cs="Times New Roman"/>
          <w:sz w:val="24"/>
          <w:szCs w:val="24"/>
        </w:rPr>
        <w:t xml:space="preserve"> bakterii liczący ponad 500 gatunków. Posiadają większy genom niż przeciętni reprezentanci </w:t>
      </w:r>
      <w:proofErr w:type="spellStart"/>
      <w:r>
        <w:rPr>
          <w:rFonts w:ascii="Times New Roman" w:hAnsi="Times New Roman" w:cs="Times New Roman"/>
          <w:sz w:val="24"/>
          <w:szCs w:val="24"/>
        </w:rPr>
        <w:t>prokariota</w:t>
      </w:r>
      <w:proofErr w:type="spellEnd"/>
      <w:r>
        <w:rPr>
          <w:rFonts w:ascii="Times New Roman" w:hAnsi="Times New Roman" w:cs="Times New Roman"/>
          <w:sz w:val="24"/>
          <w:szCs w:val="24"/>
        </w:rPr>
        <w:t xml:space="preserve">, gdyż u </w:t>
      </w:r>
      <w:proofErr w:type="spellStart"/>
      <w:r>
        <w:rPr>
          <w:rFonts w:ascii="Times New Roman" w:hAnsi="Times New Roman" w:cs="Times New Roman"/>
          <w:i/>
          <w:iCs/>
          <w:sz w:val="24"/>
          <w:szCs w:val="24"/>
        </w:rPr>
        <w:t>Streptomyces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coelicolor</w:t>
      </w:r>
      <w:proofErr w:type="spellEnd"/>
      <w:r>
        <w:rPr>
          <w:rFonts w:ascii="Times New Roman" w:hAnsi="Times New Roman" w:cs="Times New Roman"/>
          <w:sz w:val="24"/>
          <w:szCs w:val="24"/>
        </w:rPr>
        <w:t xml:space="preserve"> to aż 8,7 miliona par zasad, i tak jak innych reprezentantów Promieniowców, cechuje je wysoka zawartość par GC </w:t>
      </w:r>
      <w:sdt>
        <w:sdtPr>
          <w:rPr>
            <w:color w:val="000000"/>
          </w:rPr>
          <w:tag w:val="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"/>
          <w:id w:val="1576321387"/>
          <w:placeholder>
            <w:docPart w:val="DefaultPlaceholder_-1854013440"/>
          </w:placeholder>
        </w:sdtPr>
        <w:sdtContent>
          <w:r w:rsidR="00FD77ED" w:rsidRPr="00FD77ED">
            <w:rPr>
              <w:rFonts w:ascii="Times New Roman" w:hAnsi="Times New Roman" w:cs="Times New Roman"/>
              <w:color w:val="000000"/>
              <w:sz w:val="24"/>
              <w:szCs w:val="24"/>
            </w:rPr>
            <w:t>[2], [3]</w:t>
          </w:r>
        </w:sdtContent>
      </w:sdt>
      <w:r>
        <w:rPr>
          <w:rFonts w:ascii="Times New Roman" w:hAnsi="Times New Roman" w:cs="Times New Roman"/>
          <w:sz w:val="24"/>
          <w:szCs w:val="24"/>
        </w:rPr>
        <w:t>. Są to bakterie znajdowane w glebie,</w:t>
      </w:r>
      <w:r w:rsidR="004847BC">
        <w:rPr>
          <w:rFonts w:ascii="Times New Roman" w:hAnsi="Times New Roman" w:cs="Times New Roman"/>
          <w:sz w:val="24"/>
          <w:szCs w:val="24"/>
        </w:rPr>
        <w:t xml:space="preserve"> jak i w morzach czy oceanach, szczególnie na dnach morskich i wodorostach.</w:t>
      </w:r>
      <w:r>
        <w:rPr>
          <w:rFonts w:ascii="Times New Roman" w:hAnsi="Times New Roman" w:cs="Times New Roman"/>
          <w:sz w:val="24"/>
          <w:szCs w:val="24"/>
        </w:rPr>
        <w:t xml:space="preserve"> </w:t>
      </w:r>
      <w:r w:rsidR="004847BC">
        <w:rPr>
          <w:rFonts w:ascii="Times New Roman" w:hAnsi="Times New Roman" w:cs="Times New Roman"/>
          <w:sz w:val="24"/>
          <w:szCs w:val="24"/>
        </w:rPr>
        <w:t>W</w:t>
      </w:r>
      <w:r>
        <w:rPr>
          <w:rFonts w:ascii="Times New Roman" w:hAnsi="Times New Roman" w:cs="Times New Roman"/>
          <w:sz w:val="24"/>
          <w:szCs w:val="24"/>
        </w:rPr>
        <w:t xml:space="preserve">iększość z przedstawicieli tego rzędu charakteryzuje złożony cykl życiowy składający się z fazy wzrostu wegetatywnego i sporulacji. Sposób rozmnażania się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przyrównywany jest do tego u grzybów strzępkowych, lecz powstające u nich strzępko-podobne twory są mniej złożone morfologicznie i o mniejszym rozmiarze </w:t>
      </w:r>
      <w:sdt>
        <w:sdtPr>
          <w:rPr>
            <w:color w:val="000000"/>
          </w:rPr>
          <w:tag w:val="MENDELEY_CITATION_v3_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"/>
          <w:id w:val="-635110121"/>
          <w:placeholder>
            <w:docPart w:val="DefaultPlaceholder_-1854013440"/>
          </w:placeholder>
        </w:sdtPr>
        <w:sdtContent>
          <w:r w:rsidR="00FD77ED" w:rsidRPr="00FD77ED">
            <w:rPr>
              <w:rFonts w:ascii="Times New Roman" w:hAnsi="Times New Roman" w:cs="Times New Roman"/>
              <w:color w:val="000000"/>
              <w:sz w:val="24"/>
              <w:szCs w:val="24"/>
            </w:rPr>
            <w:t>[4]</w:t>
          </w:r>
        </w:sdtContent>
      </w:sdt>
      <w:r>
        <w:rPr>
          <w:rFonts w:ascii="Times New Roman" w:hAnsi="Times New Roman" w:cs="Times New Roman"/>
          <w:sz w:val="24"/>
          <w:szCs w:val="24"/>
        </w:rPr>
        <w:t xml:space="preserve">. Umiejętność tworzenia strzępek wegetatywnych pozwala im na docieranie do składników odżywczych potrzebnych do ich przetrwania </w:t>
      </w:r>
      <w:sdt>
        <w:sdtPr>
          <w:rPr>
            <w:color w:val="000000"/>
          </w:rPr>
          <w:tag w:val="MENDELEY_CITATION_v3_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"/>
          <w:id w:val="80107257"/>
          <w:placeholder>
            <w:docPart w:val="DefaultPlaceholder_-1854013440"/>
          </w:placeholder>
        </w:sdtPr>
        <w:sdtContent>
          <w:r w:rsidR="00FD77ED" w:rsidRPr="00FD77ED">
            <w:rPr>
              <w:rFonts w:ascii="Times New Roman" w:hAnsi="Times New Roman" w:cs="Times New Roman"/>
              <w:color w:val="000000"/>
              <w:sz w:val="24"/>
              <w:szCs w:val="24"/>
            </w:rPr>
            <w:t>[5]</w:t>
          </w:r>
        </w:sdtContent>
      </w:sdt>
      <w:r>
        <w:rPr>
          <w:color w:val="000000"/>
        </w:rPr>
        <w:t xml:space="preserve">, </w:t>
      </w:r>
      <w:r>
        <w:rPr>
          <w:rFonts w:ascii="Times New Roman" w:hAnsi="Times New Roman" w:cs="Times New Roman"/>
          <w:color w:val="000000"/>
          <w:sz w:val="24"/>
          <w:szCs w:val="24"/>
        </w:rPr>
        <w:t>[Rys.1]</w:t>
      </w:r>
      <w:r>
        <w:rPr>
          <w:rFonts w:ascii="Times New Roman" w:hAnsi="Times New Roman" w:cs="Times New Roman"/>
          <w:sz w:val="24"/>
          <w:szCs w:val="24"/>
        </w:rPr>
        <w:t xml:space="preserve">. Jednakże, gdy składników w okolicy bakterii zabraknie, wytwarzają one grzybnię powietrzną. W wyniku podziału strzępek powietrznych, powstają zarodniki dzięki czemu bakterie mogą szybko rozmieścić się na nowym terenie bogatym w składniki odżywcze i uniknąć niekorzystnych dla siebie warunków </w:t>
      </w:r>
      <w:sdt>
        <w:sdtPr>
          <w:rPr>
            <w:color w:val="000000"/>
          </w:rPr>
          <w:tag w:val="MENDELEY_CITATION_v3_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"/>
          <w:id w:val="-160785259"/>
          <w:placeholder>
            <w:docPart w:val="DefaultPlaceholder_-1854013440"/>
          </w:placeholder>
        </w:sdtPr>
        <w:sdtContent>
          <w:r w:rsidR="00FD77ED" w:rsidRPr="00FD77ED">
            <w:rPr>
              <w:rFonts w:ascii="Times New Roman" w:hAnsi="Times New Roman" w:cs="Times New Roman"/>
              <w:color w:val="000000"/>
              <w:sz w:val="24"/>
              <w:szCs w:val="24"/>
            </w:rPr>
            <w:t>[6]</w:t>
          </w:r>
        </w:sdtContent>
      </w:sdt>
      <w:r>
        <w:rPr>
          <w:rFonts w:ascii="Times New Roman" w:hAnsi="Times New Roman" w:cs="Times New Roman"/>
          <w:sz w:val="24"/>
          <w:szCs w:val="24"/>
        </w:rPr>
        <w:t xml:space="preserve">. </w:t>
      </w:r>
    </w:p>
    <w:p w14:paraId="1AC83685" w14:textId="3C9163F2" w:rsidR="000F747A" w:rsidRDefault="00000000">
      <w:pPr>
        <w:pStyle w:val="podobrazkiem"/>
        <w:rPr>
          <w:color w:val="000000"/>
        </w:rPr>
      </w:pPr>
      <w:r>
        <w:rPr>
          <w:b/>
          <w:bCs/>
        </w:rPr>
        <w:t>Rysunek 1</w:t>
      </w:r>
      <w:r>
        <w:t xml:space="preserve"> Cykl życiowy </w:t>
      </w:r>
      <w:proofErr w:type="spellStart"/>
      <w:r w:rsidRPr="004847BC">
        <w:rPr>
          <w:rFonts w:eastAsia="Calibri"/>
          <w:i/>
          <w:iCs/>
        </w:rPr>
        <w:t>Streptomyces</w:t>
      </w:r>
      <w:proofErr w:type="spellEnd"/>
      <w:r>
        <w:t xml:space="preserve">. Schemat głównych etapów wzrostu: (A) Strzępki wegetatywne, (B) Wczesna sporulacja rozpoczynająca się od formowania grzybni powietrznej, (C) Powstanie niedojrzałych zarodników, (D) Dojrzewanie zarodników, (E) Uwalnianie dojrzałych zarodników, (F) Kiełkowanie strzępki wegetatywnej. Zaadaptowano z </w:t>
      </w:r>
      <w:sdt>
        <w:sdtPr>
          <w:rPr>
            <w:color w:val="000000"/>
          </w:rPr>
          <w:tag w:val="MENDELEY_CITATION_v3_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"/>
          <w:id w:val="459077543"/>
          <w:placeholder>
            <w:docPart w:val="DefaultPlaceholder_-1854013440"/>
          </w:placeholder>
        </w:sdtPr>
        <w:sdtContent>
          <w:r w:rsidR="00FD77ED" w:rsidRPr="00FD77ED">
            <w:rPr>
              <w:color w:val="000000"/>
            </w:rPr>
            <w:t>[7]</w:t>
          </w:r>
        </w:sdtContent>
      </w:sdt>
      <w:r>
        <w:rPr>
          <w:color w:val="000000"/>
        </w:rPr>
        <w:t>.</w:t>
      </w:r>
    </w:p>
    <w:p w14:paraId="0DE052C1" w14:textId="77777777" w:rsidR="000F747A" w:rsidRDefault="000F747A">
      <w:pPr>
        <w:pStyle w:val="podobrazkiem"/>
      </w:pPr>
    </w:p>
    <w:p w14:paraId="71D35FB2" w14:textId="232221A7" w:rsidR="000F747A"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 wyniku tak rozbudowanych faz wzrostu powstaje wiele metabolitów drugorzędowych, które nie są niezbędne dla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do wzrostu i przetrwania. Dzięki tej właściwości, ów </w:t>
      </w:r>
      <w:r w:rsidR="004847BC">
        <w:rPr>
          <w:rFonts w:ascii="Times New Roman" w:hAnsi="Times New Roman" w:cs="Times New Roman"/>
          <w:sz w:val="24"/>
          <w:szCs w:val="24"/>
        </w:rPr>
        <w:lastRenderedPageBreak/>
        <w:t>rodzaj</w:t>
      </w:r>
      <w:r>
        <w:rPr>
          <w:rFonts w:ascii="Times New Roman" w:hAnsi="Times New Roman" w:cs="Times New Roman"/>
          <w:sz w:val="24"/>
          <w:szCs w:val="24"/>
        </w:rPr>
        <w:t xml:space="preserve"> bakterii postrzegany jest jako źródło gamy różnorodnych związków naturalnego pochodzenia. Produkują one związki antybiotyczne takie jak streptomycyna, </w:t>
      </w:r>
      <w:proofErr w:type="spellStart"/>
      <w:r>
        <w:rPr>
          <w:rFonts w:ascii="Times New Roman" w:hAnsi="Times New Roman" w:cs="Times New Roman"/>
          <w:sz w:val="24"/>
          <w:szCs w:val="24"/>
        </w:rPr>
        <w:t>daptomycyna</w:t>
      </w:r>
      <w:proofErr w:type="spellEnd"/>
      <w:r>
        <w:rPr>
          <w:rFonts w:ascii="Times New Roman" w:hAnsi="Times New Roman" w:cs="Times New Roman"/>
          <w:sz w:val="24"/>
          <w:szCs w:val="24"/>
        </w:rPr>
        <w:t xml:space="preserve"> czy </w:t>
      </w:r>
      <w:proofErr w:type="spellStart"/>
      <w:r>
        <w:rPr>
          <w:rFonts w:ascii="Times New Roman" w:hAnsi="Times New Roman" w:cs="Times New Roman"/>
          <w:sz w:val="24"/>
          <w:szCs w:val="24"/>
        </w:rPr>
        <w:t>awermektyna</w:t>
      </w:r>
      <w:proofErr w:type="spellEnd"/>
      <w:r>
        <w:rPr>
          <w:rFonts w:ascii="Times New Roman" w:hAnsi="Times New Roman" w:cs="Times New Roman"/>
          <w:sz w:val="24"/>
          <w:szCs w:val="24"/>
        </w:rPr>
        <w:t xml:space="preserve"> </w:t>
      </w:r>
      <w:sdt>
        <w:sdtPr>
          <w:rPr>
            <w:color w:val="000000"/>
          </w:rPr>
          <w:tag w:val="MENDELEY_CITATION_v3_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"/>
          <w:id w:val="-708797792"/>
          <w:placeholder>
            <w:docPart w:val="DefaultPlaceholder_-1854013440"/>
          </w:placeholder>
        </w:sdtPr>
        <w:sdtContent>
          <w:r w:rsidR="00FD77ED" w:rsidRPr="00FD77ED">
            <w:rPr>
              <w:rFonts w:ascii="Times New Roman" w:hAnsi="Times New Roman" w:cs="Times New Roman"/>
              <w:color w:val="000000"/>
              <w:sz w:val="24"/>
              <w:szCs w:val="24"/>
            </w:rPr>
            <w:t>[8]</w:t>
          </w:r>
        </w:sdtContent>
      </w:sdt>
      <w:r>
        <w:rPr>
          <w:rFonts w:ascii="Times New Roman" w:hAnsi="Times New Roman" w:cs="Times New Roman"/>
          <w:sz w:val="24"/>
          <w:szCs w:val="24"/>
        </w:rPr>
        <w:t xml:space="preserve">. Przy użyciu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wyprodukowano również związki działające przeciw grzybom, stosowane nawet przy infekcjach grzybiczych, takie jak </w:t>
      </w:r>
      <w:proofErr w:type="spellStart"/>
      <w:r>
        <w:rPr>
          <w:rFonts w:ascii="Times New Roman" w:hAnsi="Times New Roman" w:cs="Times New Roman"/>
          <w:sz w:val="24"/>
          <w:szCs w:val="24"/>
        </w:rPr>
        <w:t>amfoterycyna</w:t>
      </w:r>
      <w:proofErr w:type="spellEnd"/>
      <w:r>
        <w:rPr>
          <w:rFonts w:ascii="Times New Roman" w:hAnsi="Times New Roman" w:cs="Times New Roman"/>
          <w:sz w:val="24"/>
          <w:szCs w:val="24"/>
        </w:rPr>
        <w:t xml:space="preserve"> </w:t>
      </w:r>
      <w:sdt>
        <w:sdtPr>
          <w:rPr>
            <w:color w:val="000000"/>
          </w:rPr>
          <w:tag w:val="MENDELEY_CITATION_v3_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"/>
          <w:id w:val="913743307"/>
          <w:placeholder>
            <w:docPart w:val="DefaultPlaceholder_-1854013440"/>
          </w:placeholder>
        </w:sdtPr>
        <w:sdtContent>
          <w:r w:rsidR="00FD77ED" w:rsidRPr="00FD77ED">
            <w:rPr>
              <w:rFonts w:ascii="Times New Roman" w:hAnsi="Times New Roman" w:cs="Times New Roman"/>
              <w:color w:val="000000"/>
              <w:sz w:val="24"/>
              <w:szCs w:val="24"/>
            </w:rPr>
            <w:t>[8]</w:t>
          </w:r>
        </w:sdtContent>
      </w:sdt>
      <w:r>
        <w:rPr>
          <w:rFonts w:ascii="Times New Roman" w:hAnsi="Times New Roman" w:cs="Times New Roman"/>
          <w:sz w:val="24"/>
          <w:szCs w:val="24"/>
        </w:rPr>
        <w:t xml:space="preserve">. Przeprowadza się też badania nad klastrami genów, które potencjalnie mogłyby </w:t>
      </w:r>
      <w:r w:rsidR="004847BC">
        <w:rPr>
          <w:rFonts w:ascii="Times New Roman" w:hAnsi="Times New Roman" w:cs="Times New Roman"/>
          <w:sz w:val="24"/>
          <w:szCs w:val="24"/>
        </w:rPr>
        <w:t xml:space="preserve">przyczyniać się do </w:t>
      </w:r>
      <w:r>
        <w:rPr>
          <w:rFonts w:ascii="Times New Roman" w:hAnsi="Times New Roman" w:cs="Times New Roman"/>
          <w:sz w:val="24"/>
          <w:szCs w:val="24"/>
        </w:rPr>
        <w:t>produk</w:t>
      </w:r>
      <w:r w:rsidR="004847BC">
        <w:rPr>
          <w:rFonts w:ascii="Times New Roman" w:hAnsi="Times New Roman" w:cs="Times New Roman"/>
          <w:sz w:val="24"/>
          <w:szCs w:val="24"/>
        </w:rPr>
        <w:t>cji</w:t>
      </w:r>
      <w:r>
        <w:rPr>
          <w:rFonts w:ascii="Times New Roman" w:hAnsi="Times New Roman" w:cs="Times New Roman"/>
          <w:sz w:val="24"/>
          <w:szCs w:val="24"/>
        </w:rPr>
        <w:t xml:space="preserve"> metabolit</w:t>
      </w:r>
      <w:r w:rsidR="004847BC">
        <w:rPr>
          <w:rFonts w:ascii="Times New Roman" w:hAnsi="Times New Roman" w:cs="Times New Roman"/>
          <w:sz w:val="24"/>
          <w:szCs w:val="24"/>
        </w:rPr>
        <w:t>ów</w:t>
      </w:r>
      <w:r>
        <w:rPr>
          <w:rFonts w:ascii="Times New Roman" w:hAnsi="Times New Roman" w:cs="Times New Roman"/>
          <w:sz w:val="24"/>
          <w:szCs w:val="24"/>
        </w:rPr>
        <w:t xml:space="preserve"> drugorzędow</w:t>
      </w:r>
      <w:r w:rsidR="004847BC">
        <w:rPr>
          <w:rFonts w:ascii="Times New Roman" w:hAnsi="Times New Roman" w:cs="Times New Roman"/>
          <w:sz w:val="24"/>
          <w:szCs w:val="24"/>
        </w:rPr>
        <w:t>ych</w:t>
      </w:r>
      <w:r>
        <w:rPr>
          <w:rFonts w:ascii="Times New Roman" w:hAnsi="Times New Roman" w:cs="Times New Roman"/>
          <w:sz w:val="24"/>
          <w:szCs w:val="24"/>
        </w:rPr>
        <w:t xml:space="preserve">, lecz w warunkach laboratoryjnych są nieaktywne </w:t>
      </w:r>
      <w:sdt>
        <w:sdtPr>
          <w:rPr>
            <w:color w:val="000000"/>
          </w:rPr>
          <w:tag w:val="MENDELEY_CITATION_v3_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"/>
          <w:id w:val="-225535625"/>
          <w:placeholder>
            <w:docPart w:val="DefaultPlaceholder_-1854013440"/>
          </w:placeholder>
        </w:sdtPr>
        <w:sdtContent>
          <w:r w:rsidR="00FD77ED" w:rsidRPr="00FD77ED">
            <w:rPr>
              <w:rFonts w:ascii="Times New Roman" w:hAnsi="Times New Roman" w:cs="Times New Roman"/>
              <w:color w:val="000000"/>
              <w:sz w:val="24"/>
              <w:szCs w:val="24"/>
            </w:rPr>
            <w:t>[9]</w:t>
          </w:r>
        </w:sdtContent>
      </w:sdt>
      <w:r>
        <w:rPr>
          <w:rFonts w:ascii="Times New Roman" w:hAnsi="Times New Roman" w:cs="Times New Roman"/>
          <w:sz w:val="24"/>
          <w:szCs w:val="24"/>
        </w:rPr>
        <w:t xml:space="preserve">. Również tematem ostatnio rozpatrywanym jest zastosowanie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 heterologicznej produkcji białek, z nadzieją na lepszą wydajność niż u </w:t>
      </w:r>
      <w:r>
        <w:rPr>
          <w:rFonts w:ascii="Times New Roman" w:hAnsi="Times New Roman" w:cs="Times New Roman"/>
          <w:i/>
          <w:iCs/>
          <w:sz w:val="24"/>
          <w:szCs w:val="24"/>
        </w:rPr>
        <w:t>Escherichia coli</w:t>
      </w:r>
      <w:r>
        <w:rPr>
          <w:rFonts w:ascii="Times New Roman" w:hAnsi="Times New Roman" w:cs="Times New Roman"/>
          <w:sz w:val="24"/>
          <w:szCs w:val="24"/>
        </w:rPr>
        <w:t xml:space="preserve"> </w:t>
      </w:r>
      <w:sdt>
        <w:sdtPr>
          <w:rPr>
            <w:color w:val="000000"/>
          </w:rPr>
          <w:tag w:val="MENDELEY_CITATION_v3_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"/>
          <w:id w:val="386528350"/>
          <w:placeholder>
            <w:docPart w:val="DefaultPlaceholder_-1854013440"/>
          </w:placeholder>
        </w:sdtPr>
        <w:sdtContent>
          <w:r w:rsidR="00FD77ED" w:rsidRPr="00FD77ED">
            <w:rPr>
              <w:rFonts w:ascii="Times New Roman" w:hAnsi="Times New Roman" w:cs="Times New Roman"/>
              <w:color w:val="000000"/>
              <w:sz w:val="24"/>
              <w:szCs w:val="24"/>
            </w:rPr>
            <w:t>[10]</w:t>
          </w:r>
        </w:sdtContent>
      </w:sdt>
      <w:r>
        <w:rPr>
          <w:rFonts w:ascii="Times New Roman" w:hAnsi="Times New Roman" w:cs="Times New Roman"/>
          <w:color w:val="000000"/>
          <w:sz w:val="24"/>
          <w:szCs w:val="24"/>
        </w:rPr>
        <w:t xml:space="preserve">. </w:t>
      </w:r>
    </w:p>
    <w:p w14:paraId="21EDA887" w14:textId="6CD2B1FC" w:rsidR="000F747A" w:rsidRDefault="004847BC">
      <w:pPr>
        <w:pStyle w:val="Nagwek2"/>
      </w:pPr>
      <w:bookmarkStart w:id="12" w:name="_Toc193801732"/>
      <w:r>
        <w:t xml:space="preserve">1.2 Gatunki modelowe </w:t>
      </w:r>
      <w:proofErr w:type="spellStart"/>
      <w:r>
        <w:rPr>
          <w:i/>
          <w:iCs/>
        </w:rPr>
        <w:t>Streptomyces</w:t>
      </w:r>
      <w:bookmarkEnd w:id="12"/>
      <w:proofErr w:type="spellEnd"/>
    </w:p>
    <w:p w14:paraId="35670B0D" w14:textId="2CE95022" w:rsidR="000F747A" w:rsidRDefault="0000000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Główne dwa gatunki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szeroko stosowane w badaniach biotechnologicznych,  to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coelicolor</w:t>
      </w:r>
      <w:proofErr w:type="spellEnd"/>
      <w:r>
        <w:rPr>
          <w:rFonts w:ascii="Times New Roman" w:hAnsi="Times New Roman" w:cs="Times New Roman"/>
          <w:sz w:val="24"/>
          <w:szCs w:val="24"/>
        </w:rPr>
        <w:t xml:space="preserve"> i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venezuelae</w:t>
      </w:r>
      <w:proofErr w:type="spellEnd"/>
      <w:r>
        <w:rPr>
          <w:rFonts w:ascii="Times New Roman" w:hAnsi="Times New Roman" w:cs="Times New Roman"/>
          <w:sz w:val="24"/>
          <w:szCs w:val="24"/>
        </w:rPr>
        <w:t xml:space="preserve">.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możemy nazwać klasycznym organizmem modelowym, ponieważ był to pierwszy gatunek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którego genom został w całości zsekwencjonowany, natomiast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venezuelae</w:t>
      </w:r>
      <w:proofErr w:type="spellEnd"/>
      <w:r>
        <w:rPr>
          <w:rFonts w:ascii="Times New Roman" w:hAnsi="Times New Roman" w:cs="Times New Roman"/>
          <w:sz w:val="24"/>
          <w:szCs w:val="24"/>
        </w:rPr>
        <w:t xml:space="preserve"> jest nowym modelem ze względu na wyróżniającą się szybkość wzrostu i charakterystykę wzrostu w podłożu płynnym </w:t>
      </w:r>
      <w:sdt>
        <w:sdtPr>
          <w:rPr>
            <w:color w:val="000000"/>
          </w:rPr>
          <w:tag w:val="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"/>
          <w:id w:val="2139686826"/>
          <w:placeholder>
            <w:docPart w:val="DefaultPlaceholder_-1854013440"/>
          </w:placeholder>
        </w:sdtPr>
        <w:sdtContent>
          <w:r w:rsidR="00FD77ED" w:rsidRPr="00FD77ED">
            <w:rPr>
              <w:rFonts w:ascii="Times New Roman" w:hAnsi="Times New Roman" w:cs="Times New Roman"/>
              <w:color w:val="000000"/>
              <w:sz w:val="24"/>
              <w:szCs w:val="24"/>
            </w:rPr>
            <w:t>[2], [11]</w:t>
          </w:r>
        </w:sdtContent>
      </w:sdt>
      <w:r>
        <w:rPr>
          <w:rFonts w:ascii="Times New Roman" w:hAnsi="Times New Roman" w:cs="Times New Roman"/>
          <w:sz w:val="24"/>
          <w:szCs w:val="24"/>
        </w:rPr>
        <w:t xml:space="preserve">.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posiada około 7,8 tysiąca genów, a w całym genomie około 27 klastrów genów biosyntezy (BGC, z ang. </w:t>
      </w:r>
      <w:proofErr w:type="spellStart"/>
      <w:r>
        <w:rPr>
          <w:rFonts w:ascii="Times New Roman" w:hAnsi="Times New Roman" w:cs="Times New Roman"/>
          <w:sz w:val="24"/>
          <w:szCs w:val="24"/>
        </w:rPr>
        <w:t>biosynthesis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clusters</w:t>
      </w:r>
      <w:proofErr w:type="spellEnd"/>
      <w:r>
        <w:rPr>
          <w:rFonts w:ascii="Times New Roman" w:hAnsi="Times New Roman" w:cs="Times New Roman"/>
          <w:sz w:val="24"/>
          <w:szCs w:val="24"/>
        </w:rPr>
        <w:t xml:space="preserve">) kodujących białka, umożliwiające produkcję wyspecjalizowanych metabolitów. Bakteria ta szybko zyskała w oczach badaczy ze względu na kolor kolonii, które tworzy ten gatunek. Bakterie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wytwarzają związek zwany </w:t>
      </w:r>
      <w:proofErr w:type="spellStart"/>
      <w:r>
        <w:rPr>
          <w:rFonts w:ascii="Times New Roman" w:hAnsi="Times New Roman" w:cs="Times New Roman"/>
          <w:sz w:val="24"/>
          <w:szCs w:val="24"/>
        </w:rPr>
        <w:t>aktynorodyną</w:t>
      </w:r>
      <w:proofErr w:type="spellEnd"/>
      <w:r>
        <w:rPr>
          <w:rFonts w:ascii="Times New Roman" w:hAnsi="Times New Roman" w:cs="Times New Roman"/>
          <w:sz w:val="24"/>
          <w:szCs w:val="24"/>
        </w:rPr>
        <w:t>, o kolorze niebieskim</w:t>
      </w:r>
      <w:r w:rsidR="00546513">
        <w:rPr>
          <w:rFonts w:ascii="Times New Roman" w:hAnsi="Times New Roman" w:cs="Times New Roman"/>
          <w:sz w:val="24"/>
          <w:szCs w:val="24"/>
        </w:rPr>
        <w:t xml:space="preserve"> [Rys.2]</w:t>
      </w:r>
      <w:r>
        <w:rPr>
          <w:rFonts w:ascii="Times New Roman" w:hAnsi="Times New Roman" w:cs="Times New Roman"/>
          <w:sz w:val="24"/>
          <w:szCs w:val="24"/>
        </w:rPr>
        <w:t xml:space="preserve">, który jest antybiotykiem kodowanym przez klaster genów </w:t>
      </w:r>
      <w:proofErr w:type="spellStart"/>
      <w:r>
        <w:rPr>
          <w:rFonts w:ascii="Times New Roman" w:hAnsi="Times New Roman" w:cs="Times New Roman"/>
          <w:i/>
          <w:iCs/>
          <w:sz w:val="24"/>
          <w:szCs w:val="24"/>
        </w:rPr>
        <w:t>act</w:t>
      </w:r>
      <w:proofErr w:type="spellEnd"/>
      <w:r>
        <w:rPr>
          <w:rFonts w:ascii="Times New Roman" w:hAnsi="Times New Roman" w:cs="Times New Roman"/>
          <w:sz w:val="24"/>
          <w:szCs w:val="24"/>
        </w:rPr>
        <w:t xml:space="preserve">, a do tego jego barwa jest zależna od </w:t>
      </w:r>
      <w:proofErr w:type="spellStart"/>
      <w:r>
        <w:rPr>
          <w:rFonts w:ascii="Times New Roman" w:hAnsi="Times New Roman" w:cs="Times New Roman"/>
          <w:sz w:val="24"/>
          <w:szCs w:val="24"/>
        </w:rPr>
        <w:t>pH</w:t>
      </w:r>
      <w:proofErr w:type="spellEnd"/>
      <w:r>
        <w:rPr>
          <w:rFonts w:ascii="Times New Roman" w:hAnsi="Times New Roman" w:cs="Times New Roman"/>
          <w:sz w:val="24"/>
          <w:szCs w:val="24"/>
        </w:rPr>
        <w:t xml:space="preserve"> hodowli </w:t>
      </w:r>
      <w:sdt>
        <w:sdtPr>
          <w:rPr>
            <w:color w:val="000000"/>
          </w:rPr>
          <w:tag w:val="MENDELEY_CITATION_v3_eyJjaXRhdGlvbklEIjoiTUVOREVMRVlfQ0lUQVRJT05fZGQ4MWQyMmUtMDQzMy00NWU1LWFkMWQtMTBjM2QzNGYwNWExIiwicHJvcGVydGllcyI6eyJub3RlSW5kZXgiOjB9LCJpc0VkaXRlZCI6ZmFsc2UsIm1hbnVhbE92ZXJyaWRlIjp7ImlzTWFudWFsbHlPdmVycmlkZGVuIjpmYWxzZSwiY2l0ZXByb2NUZXh0IjoiWzExXSwgWzEy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"/>
          <w:id w:val="-2090766785"/>
          <w:placeholder>
            <w:docPart w:val="DefaultPlaceholder_-1854013440"/>
          </w:placeholder>
        </w:sdtPr>
        <w:sdtContent>
          <w:r w:rsidR="00FD77ED" w:rsidRPr="00FD77ED">
            <w:rPr>
              <w:rFonts w:ascii="Times New Roman" w:hAnsi="Times New Roman" w:cs="Times New Roman"/>
              <w:color w:val="000000"/>
              <w:sz w:val="24"/>
              <w:szCs w:val="24"/>
            </w:rPr>
            <w:t>[11], [12]</w:t>
          </w:r>
        </w:sdtContent>
      </w:sdt>
      <w:r>
        <w:rPr>
          <w:rFonts w:ascii="Times New Roman" w:hAnsi="Times New Roman" w:cs="Times New Roman"/>
          <w:sz w:val="24"/>
          <w:szCs w:val="24"/>
        </w:rPr>
        <w:t xml:space="preserve">.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wytwarza również inne pigmenty w kolorach czerwonym, żółtym i szarym. Dzięki tej naturalnej właściwości, S. </w:t>
      </w:r>
      <w:proofErr w:type="spellStart"/>
      <w:r>
        <w:rPr>
          <w:rFonts w:ascii="Times New Roman" w:hAnsi="Times New Roman" w:cs="Times New Roman"/>
          <w:sz w:val="24"/>
          <w:szCs w:val="24"/>
        </w:rPr>
        <w:t>coelicolor</w:t>
      </w:r>
      <w:proofErr w:type="spellEnd"/>
      <w:r>
        <w:rPr>
          <w:rFonts w:ascii="Times New Roman" w:hAnsi="Times New Roman" w:cs="Times New Roman"/>
          <w:sz w:val="24"/>
          <w:szCs w:val="24"/>
        </w:rPr>
        <w:t xml:space="preserve">, łatwo można odróżnić mutanty zablokowane na różnych etapach szlaku biosyntezy pigmentów </w:t>
      </w:r>
      <w:sdt>
        <w:sdtPr>
          <w:rPr>
            <w:color w:val="000000"/>
          </w:rPr>
          <w:tag w:val="MENDELEY_CITATION_v3_eyJjaXRhdGlvbklEIjoiTUVOREVMRVlfQ0lUQVRJT05fYWZkN2UzMDktNjJiYi00ZGU5LTlmMjItOGExMDc1NGMzZWNk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
          <w:id w:val="1568540825"/>
          <w:placeholder>
            <w:docPart w:val="DefaultPlaceholder_-1854013440"/>
          </w:placeholder>
        </w:sdtPr>
        <w:sdtContent>
          <w:r w:rsidR="00FD77ED" w:rsidRPr="00FD77ED">
            <w:rPr>
              <w:rFonts w:ascii="Times New Roman" w:hAnsi="Times New Roman" w:cs="Times New Roman"/>
              <w:color w:val="000000"/>
              <w:sz w:val="24"/>
              <w:szCs w:val="24"/>
            </w:rPr>
            <w:t>[11]</w:t>
          </w:r>
        </w:sdtContent>
      </w:sdt>
      <w:r>
        <w:rPr>
          <w:rFonts w:ascii="Times New Roman" w:hAnsi="Times New Roman" w:cs="Times New Roman"/>
          <w:sz w:val="24"/>
          <w:szCs w:val="24"/>
        </w:rPr>
        <w:t>.</w:t>
      </w:r>
    </w:p>
    <w:p w14:paraId="5544A257" w14:textId="77777777" w:rsidR="000F747A" w:rsidRDefault="000F747A">
      <w:pPr>
        <w:spacing w:after="0" w:line="360" w:lineRule="auto"/>
        <w:ind w:firstLine="708"/>
        <w:jc w:val="both"/>
        <w:rPr>
          <w:rFonts w:ascii="Times New Roman" w:hAnsi="Times New Roman" w:cs="Times New Roman"/>
          <w:sz w:val="24"/>
          <w:szCs w:val="24"/>
        </w:rPr>
      </w:pPr>
    </w:p>
    <w:p w14:paraId="4514CBC1" w14:textId="77777777" w:rsidR="000F747A" w:rsidRDefault="000F747A">
      <w:pPr>
        <w:spacing w:after="0" w:line="360" w:lineRule="auto"/>
        <w:ind w:firstLine="708"/>
        <w:jc w:val="both"/>
        <w:rPr>
          <w:rFonts w:ascii="Times New Roman" w:hAnsi="Times New Roman" w:cs="Times New Roman"/>
          <w:sz w:val="24"/>
          <w:szCs w:val="24"/>
        </w:rPr>
      </w:pPr>
    </w:p>
    <w:p w14:paraId="49D99762" w14:textId="77777777" w:rsidR="000F747A" w:rsidRDefault="000F747A">
      <w:pPr>
        <w:spacing w:after="0" w:line="360" w:lineRule="auto"/>
        <w:ind w:firstLine="708"/>
        <w:jc w:val="both"/>
        <w:rPr>
          <w:rFonts w:ascii="Times New Roman" w:hAnsi="Times New Roman" w:cs="Times New Roman"/>
          <w:sz w:val="24"/>
          <w:szCs w:val="24"/>
        </w:rPr>
      </w:pPr>
    </w:p>
    <w:p w14:paraId="3B917680" w14:textId="77777777" w:rsidR="000F747A" w:rsidRDefault="000F747A">
      <w:pPr>
        <w:spacing w:after="0" w:line="360" w:lineRule="auto"/>
        <w:jc w:val="both"/>
        <w:rPr>
          <w:rFonts w:ascii="Times New Roman" w:hAnsi="Times New Roman" w:cs="Times New Roman"/>
          <w:sz w:val="24"/>
          <w:szCs w:val="24"/>
        </w:rPr>
      </w:pPr>
    </w:p>
    <w:p w14:paraId="567BD58E" w14:textId="77777777" w:rsidR="000F747A" w:rsidRDefault="000F747A">
      <w:pPr>
        <w:spacing w:after="0" w:line="360" w:lineRule="auto"/>
        <w:jc w:val="both"/>
        <w:rPr>
          <w:rFonts w:ascii="Times New Roman" w:hAnsi="Times New Roman" w:cs="Times New Roman"/>
          <w:sz w:val="24"/>
          <w:szCs w:val="24"/>
        </w:rPr>
      </w:pPr>
    </w:p>
    <w:p w14:paraId="67BC863F" w14:textId="77777777" w:rsidR="000F747A" w:rsidRDefault="000F747A">
      <w:pPr>
        <w:spacing w:after="0" w:line="360" w:lineRule="auto"/>
        <w:jc w:val="both"/>
        <w:rPr>
          <w:rFonts w:ascii="Times New Roman" w:hAnsi="Times New Roman" w:cs="Times New Roman"/>
          <w:sz w:val="24"/>
          <w:szCs w:val="24"/>
        </w:rPr>
      </w:pPr>
    </w:p>
    <w:p w14:paraId="4676FAAC" w14:textId="77777777" w:rsidR="000F747A" w:rsidRDefault="000F747A">
      <w:pPr>
        <w:spacing w:after="0" w:line="360" w:lineRule="auto"/>
        <w:jc w:val="both"/>
        <w:rPr>
          <w:rFonts w:ascii="Times New Roman" w:hAnsi="Times New Roman" w:cs="Times New Roman"/>
          <w:sz w:val="24"/>
          <w:szCs w:val="24"/>
        </w:rPr>
      </w:pPr>
    </w:p>
    <w:p w14:paraId="5D7B85E1" w14:textId="77777777" w:rsidR="000F747A" w:rsidRDefault="000F747A">
      <w:pPr>
        <w:spacing w:after="0" w:line="360" w:lineRule="auto"/>
        <w:jc w:val="both"/>
        <w:rPr>
          <w:rFonts w:ascii="Times New Roman" w:hAnsi="Times New Roman" w:cs="Times New Roman"/>
          <w:sz w:val="24"/>
          <w:szCs w:val="24"/>
        </w:rPr>
      </w:pPr>
    </w:p>
    <w:p w14:paraId="66CBEA11" w14:textId="77777777" w:rsidR="000F747A" w:rsidRDefault="000F747A">
      <w:pPr>
        <w:spacing w:after="0" w:line="360" w:lineRule="auto"/>
        <w:jc w:val="both"/>
        <w:rPr>
          <w:rFonts w:ascii="Times New Roman" w:hAnsi="Times New Roman" w:cs="Times New Roman"/>
          <w:sz w:val="24"/>
          <w:szCs w:val="24"/>
        </w:rPr>
      </w:pPr>
    </w:p>
    <w:p w14:paraId="37DF8C81" w14:textId="77777777" w:rsidR="000F747A" w:rsidRDefault="0000000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0" allowOverlap="1" wp14:anchorId="4C3E746B" wp14:editId="13051014">
            <wp:simplePos x="0" y="0"/>
            <wp:positionH relativeFrom="column">
              <wp:posOffset>1022985</wp:posOffset>
            </wp:positionH>
            <wp:positionV relativeFrom="page">
              <wp:posOffset>897255</wp:posOffset>
            </wp:positionV>
            <wp:extent cx="3700145" cy="308864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noChangeArrowheads="1"/>
                    </pic:cNvPicPr>
                  </pic:nvPicPr>
                  <pic:blipFill>
                    <a:blip r:embed="rId10"/>
                    <a:stretch>
                      <a:fillRect/>
                    </a:stretch>
                  </pic:blipFill>
                  <pic:spPr bwMode="auto">
                    <a:xfrm>
                      <a:off x="0" y="0"/>
                      <a:ext cx="3700145" cy="3088640"/>
                    </a:xfrm>
                    <a:prstGeom prst="rect">
                      <a:avLst/>
                    </a:prstGeom>
                    <a:noFill/>
                  </pic:spPr>
                </pic:pic>
              </a:graphicData>
            </a:graphic>
          </wp:anchor>
        </w:drawing>
      </w:r>
    </w:p>
    <w:p w14:paraId="161E1425" w14:textId="0AE2A5E4" w:rsidR="000F747A" w:rsidRDefault="00000000">
      <w:pPr>
        <w:pStyle w:val="podobrazkiem"/>
      </w:pPr>
      <w:r>
        <w:rPr>
          <w:b/>
          <w:bCs/>
        </w:rPr>
        <w:t>Rysunek 2</w:t>
      </w:r>
      <w:r>
        <w:t xml:space="preserve"> Zdjęcie kolonii </w:t>
      </w:r>
      <w:r w:rsidR="004847BC" w:rsidRPr="004847BC">
        <w:rPr>
          <w:i/>
        </w:rPr>
        <w:t xml:space="preserve">S. </w:t>
      </w:r>
      <w:proofErr w:type="spellStart"/>
      <w:r w:rsidR="004847BC" w:rsidRPr="004847BC">
        <w:rPr>
          <w:i/>
        </w:rPr>
        <w:t>coelicolor</w:t>
      </w:r>
      <w:proofErr w:type="spellEnd"/>
      <w:r>
        <w:t xml:space="preserve"> z grzybnią powietrzną i zabarwionymi na szaro zarodnikami. Ciemne zabarwienie wokół kolonii i krople na kolonii są wydzielona </w:t>
      </w:r>
      <w:proofErr w:type="spellStart"/>
      <w:r>
        <w:t>aktynorodyną</w:t>
      </w:r>
      <w:proofErr w:type="spellEnd"/>
      <w:r>
        <w:t xml:space="preserve">. Zaadaptowano z </w:t>
      </w:r>
      <w:sdt>
        <w:sdtPr>
          <w:rPr>
            <w:color w:val="000000"/>
          </w:rPr>
          <w:tag w:val="MENDELEY_CITATION_v3_eyJjaXRhdGlvbklEIjoiTUVOREVMRVlfQ0lUQVRJT05fZDY2MzVlMDctYWMyNS00YjZhLTg3OGItNTQ5MGI0MzMzNjc3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
          <w:id w:val="-1306693222"/>
          <w:placeholder>
            <w:docPart w:val="DefaultPlaceholder_-1854013440"/>
          </w:placeholder>
        </w:sdtPr>
        <w:sdtContent>
          <w:r w:rsidR="00FD77ED" w:rsidRPr="00FD77ED">
            <w:rPr>
              <w:color w:val="000000"/>
            </w:rPr>
            <w:t>[11]</w:t>
          </w:r>
        </w:sdtContent>
      </w:sdt>
      <w:r>
        <w:t>.</w:t>
      </w:r>
    </w:p>
    <w:p w14:paraId="1AF79CC5" w14:textId="77777777" w:rsidR="000F747A" w:rsidRDefault="000F747A">
      <w:pPr>
        <w:spacing w:after="0" w:line="360" w:lineRule="auto"/>
        <w:ind w:firstLine="708"/>
        <w:jc w:val="both"/>
        <w:rPr>
          <w:rFonts w:ascii="Times New Roman" w:hAnsi="Times New Roman" w:cs="Times New Roman"/>
          <w:sz w:val="24"/>
          <w:szCs w:val="24"/>
        </w:rPr>
      </w:pPr>
    </w:p>
    <w:p w14:paraId="2845F66D" w14:textId="360183ED" w:rsidR="000F747A" w:rsidRDefault="004847BC">
      <w:pPr>
        <w:spacing w:after="0" w:line="360" w:lineRule="auto"/>
        <w:ind w:firstLine="708"/>
        <w:jc w:val="both"/>
        <w:rPr>
          <w:rFonts w:ascii="Times New Roman" w:hAnsi="Times New Roman" w:cs="Times New Roman"/>
          <w:sz w:val="24"/>
          <w:szCs w:val="24"/>
        </w:rPr>
      </w:pPr>
      <w:r w:rsidRPr="004847BC">
        <w:rPr>
          <w:rFonts w:ascii="Times New Roman" w:hAnsi="Times New Roman" w:cs="Times New Roman"/>
          <w:i/>
          <w:sz w:val="24"/>
          <w:szCs w:val="24"/>
        </w:rPr>
        <w:t xml:space="preserve">S. </w:t>
      </w:r>
      <w:proofErr w:type="spellStart"/>
      <w:r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jako reprezentant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posiada rozbudowany cykl życiowy, dlatego bada się regulację ekspresji genów i mechanizmów kontrolujących transkrypcję, w tym na przykład mutacje delecji genów związanych z rozwojem strzępek i fazy sporulacji. Jednym z najważniejszych mechanizmów regulacji transkrypcji u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jest kontrola przez czynniki sigma. Czynniki sigma wchodzą w skład bakteryjnych polimeraz RNA i decydują one o specyficzności promotora, a w przypadku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odgrywają również rolę w przekazywaniu sygnałów co ułatwia im przetrwanie w trudnych warunkach </w:t>
      </w:r>
      <w:sdt>
        <w:sdtPr>
          <w:rPr>
            <w:color w:val="000000"/>
          </w:rPr>
          <w:tag w:val="MENDELEY_CITATION_v3_eyJjaXRhdGlvbklEIjoiTUVOREVMRVlfQ0lUQVRJT05fY2ZhMTI5NDgtYzUzMi00NjlkLThkM2EtMmMzZGI1YmEwNDM0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
          <w:id w:val="861247199"/>
          <w:placeholder>
            <w:docPart w:val="DefaultPlaceholder_-1854013440"/>
          </w:placeholder>
        </w:sdtPr>
        <w:sdtContent>
          <w:r w:rsidR="00FD77ED" w:rsidRPr="00FD77ED">
            <w:rPr>
              <w:rFonts w:ascii="Times New Roman" w:hAnsi="Times New Roman" w:cs="Times New Roman"/>
              <w:color w:val="000000"/>
              <w:sz w:val="24"/>
              <w:szCs w:val="24"/>
            </w:rPr>
            <w:t>[13]</w:t>
          </w:r>
        </w:sdtContent>
      </w:sdt>
      <w:r>
        <w:rPr>
          <w:rFonts w:ascii="Times New Roman" w:hAnsi="Times New Roman" w:cs="Times New Roman"/>
          <w:sz w:val="24"/>
          <w:szCs w:val="24"/>
        </w:rPr>
        <w:t xml:space="preserve">. U </w:t>
      </w:r>
      <w:r w:rsidRPr="004847BC">
        <w:rPr>
          <w:rFonts w:ascii="Times New Roman" w:hAnsi="Times New Roman" w:cs="Times New Roman"/>
          <w:i/>
          <w:sz w:val="24"/>
          <w:szCs w:val="24"/>
        </w:rPr>
        <w:t xml:space="preserve">S. </w:t>
      </w:r>
      <w:proofErr w:type="spellStart"/>
      <w:r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znajduje się około 64 czynników sigma, odgrywających różne role w cyklu życiowym tego organizmu. Można je podzielić na 4 grupy, różniące się ze względu na swoje funkcjonowanie i budowę </w:t>
      </w:r>
      <w:sdt>
        <w:sdtPr>
          <w:rPr>
            <w:color w:val="000000"/>
          </w:rPr>
          <w:tag w:val="MENDELEY_CITATION_v3_eyJjaXRhdGlvbklEIjoiTUVOREVMRVlfQ0lUQVRJT05fNzE2NDAzMGItZTRiMS00ZTJiLTgxYTItYzRlMTljZmFkZjNm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
          <w:id w:val="1211537479"/>
          <w:placeholder>
            <w:docPart w:val="DefaultPlaceholder_-1854013440"/>
          </w:placeholder>
        </w:sdtPr>
        <w:sdtContent>
          <w:r w:rsidR="00FD77ED" w:rsidRPr="00FD77ED">
            <w:rPr>
              <w:rFonts w:ascii="Times New Roman" w:hAnsi="Times New Roman" w:cs="Times New Roman"/>
              <w:color w:val="000000"/>
              <w:sz w:val="24"/>
              <w:szCs w:val="24"/>
            </w:rPr>
            <w:t>[13]</w:t>
          </w:r>
        </w:sdtContent>
      </w:sdt>
      <w:r>
        <w:rPr>
          <w:rFonts w:ascii="Times New Roman" w:hAnsi="Times New Roman" w:cs="Times New Roman"/>
          <w:sz w:val="24"/>
          <w:szCs w:val="24"/>
        </w:rPr>
        <w:t xml:space="preserve">. Grupę pierwszą cechuje zdolność regulacji transkrypcji genów niezbędnych do funkcjonowania komórki, stąd tą grupę nazywa się konstytutywnymi czynnikami sigma. Grupa druga choć bardzo podobna w budowie do grupy pierwszej, odpowiada za regulację genów nieistotnych do wzrostu bakterii. Grupa trzecia, określana również jako alternatywne czynniki sigma, reguluje wiele szlaków metabolicznych w odpowiedzi na sygnały wewnątrz- jak i zewnątrzkomórkowe. Natomiast grupa czwarta odgrywa rolę w regulacji odpowiedzi na stres </w:t>
      </w:r>
      <w:sdt>
        <w:sdtPr>
          <w:rPr>
            <w:color w:val="000000"/>
          </w:rPr>
          <w:tag w:val="MENDELEY_CITATION_v3_eyJjaXRhdGlvbklEIjoiTUVOREVMRVlfQ0lUQVRJT05fMDBkNjYwODItZDE5My00YTAyLWI4NDEtZmU3NDdhYzY2NmMw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
          <w:id w:val="-1669012781"/>
          <w:placeholder>
            <w:docPart w:val="DefaultPlaceholder_-1854013440"/>
          </w:placeholder>
        </w:sdtPr>
        <w:sdtContent>
          <w:r w:rsidR="00FD77ED" w:rsidRPr="00FD77ED">
            <w:rPr>
              <w:rFonts w:ascii="Times New Roman" w:hAnsi="Times New Roman" w:cs="Times New Roman"/>
              <w:color w:val="000000"/>
              <w:sz w:val="24"/>
              <w:szCs w:val="24"/>
            </w:rPr>
            <w:t>[13]</w:t>
          </w:r>
        </w:sdtContent>
      </w:sdt>
      <w:r>
        <w:rPr>
          <w:rFonts w:ascii="Times New Roman" w:hAnsi="Times New Roman" w:cs="Times New Roman"/>
          <w:sz w:val="24"/>
          <w:szCs w:val="24"/>
        </w:rPr>
        <w:t xml:space="preserve">. Czynniki sigma są niezwykle istotne w regulacji </w:t>
      </w:r>
      <w:proofErr w:type="spellStart"/>
      <w:r>
        <w:rPr>
          <w:rFonts w:ascii="Times New Roman" w:hAnsi="Times New Roman" w:cs="Times New Roman"/>
          <w:sz w:val="24"/>
          <w:szCs w:val="24"/>
        </w:rPr>
        <w:t>trankrypcji</w:t>
      </w:r>
      <w:proofErr w:type="spellEnd"/>
      <w:r>
        <w:rPr>
          <w:rFonts w:ascii="Times New Roman" w:hAnsi="Times New Roman" w:cs="Times New Roman"/>
          <w:sz w:val="24"/>
          <w:szCs w:val="24"/>
        </w:rPr>
        <w:t xml:space="preserve"> i funkcjonowania całej komórki, stąd przeprowadza się doświadczenia </w:t>
      </w:r>
      <w:r>
        <w:rPr>
          <w:rFonts w:ascii="Times New Roman" w:hAnsi="Times New Roman" w:cs="Times New Roman"/>
          <w:sz w:val="24"/>
          <w:szCs w:val="24"/>
        </w:rPr>
        <w:lastRenderedPageBreak/>
        <w:t>polegające między innymi na usuwaniu genów kodujących czynniki sigma. Usunięcie czynnika sigma B, należącego do grupy trzeciej wykazało, że jest on głównym regulatorem, który aktywuje inne czynniki sigma w kaskadzie, a tym samym kontroluje proces różnicowania się komórek oraz odpowiedź oksydacyjną</w:t>
      </w:r>
      <w:r>
        <w:t xml:space="preserve"> </w:t>
      </w:r>
      <w:r w:rsidRPr="004847BC">
        <w:rPr>
          <w:rFonts w:ascii="Times New Roman" w:hAnsi="Times New Roman" w:cs="Times New Roman"/>
          <w:i/>
          <w:sz w:val="24"/>
          <w:szCs w:val="24"/>
        </w:rPr>
        <w:t xml:space="preserve">S. </w:t>
      </w:r>
      <w:proofErr w:type="spellStart"/>
      <w:r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w:t>
      </w:r>
      <w:sdt>
        <w:sdtPr>
          <w:rPr>
            <w:color w:val="000000"/>
          </w:rPr>
          <w:tag w:val="MENDELEY_CITATION_v3_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"/>
          <w:id w:val="492000801"/>
          <w:placeholder>
            <w:docPart w:val="DefaultPlaceholder_-1854013440"/>
          </w:placeholder>
        </w:sdtPr>
        <w:sdtContent>
          <w:r w:rsidR="00FD77ED" w:rsidRPr="00FD77ED">
            <w:rPr>
              <w:rFonts w:ascii="Times New Roman" w:hAnsi="Times New Roman" w:cs="Times New Roman"/>
              <w:color w:val="000000"/>
              <w:sz w:val="24"/>
              <w:szCs w:val="24"/>
            </w:rPr>
            <w:t>[14]</w:t>
          </w:r>
        </w:sdtContent>
      </w:sdt>
      <w:r>
        <w:rPr>
          <w:rFonts w:ascii="Times New Roman" w:hAnsi="Times New Roman" w:cs="Times New Roman"/>
          <w:sz w:val="24"/>
          <w:szCs w:val="24"/>
        </w:rPr>
        <w:t xml:space="preserve">. </w:t>
      </w:r>
    </w:p>
    <w:p w14:paraId="18D37826" w14:textId="22533B15" w:rsidR="000F747A" w:rsidRPr="009878A0" w:rsidRDefault="00000000">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posiadają również setki czynników </w:t>
      </w:r>
      <w:proofErr w:type="spellStart"/>
      <w:r>
        <w:rPr>
          <w:rFonts w:ascii="Times New Roman" w:hAnsi="Times New Roman" w:cs="Times New Roman"/>
          <w:sz w:val="24"/>
          <w:szCs w:val="24"/>
        </w:rPr>
        <w:t>traksrypcyjnych</w:t>
      </w:r>
      <w:proofErr w:type="spellEnd"/>
      <w:r>
        <w:rPr>
          <w:rFonts w:ascii="Times New Roman" w:hAnsi="Times New Roman" w:cs="Times New Roman"/>
          <w:sz w:val="24"/>
          <w:szCs w:val="24"/>
        </w:rPr>
        <w:t xml:space="preserve">, innych niż czynniki sigma, które modulują ekspresję genów na poziomie globalnym komórki, jak i takich, które odpowiadają za specyficzne szlaki biosyntezy. Czynniki transkrypcyjne należące do globalnych zwykle regulują </w:t>
      </w:r>
      <w:proofErr w:type="spellStart"/>
      <w:r>
        <w:rPr>
          <w:rFonts w:ascii="Times New Roman" w:hAnsi="Times New Roman" w:cs="Times New Roman"/>
          <w:sz w:val="24"/>
          <w:szCs w:val="24"/>
        </w:rPr>
        <w:t>ekpresję</w:t>
      </w:r>
      <w:proofErr w:type="spellEnd"/>
      <w:r>
        <w:rPr>
          <w:rFonts w:ascii="Times New Roman" w:hAnsi="Times New Roman" w:cs="Times New Roman"/>
          <w:sz w:val="24"/>
          <w:szCs w:val="24"/>
        </w:rPr>
        <w:t xml:space="preserve"> nawet całego klastra genów, na którym mogą się znajdować </w:t>
      </w:r>
      <w:sdt>
        <w:sdtPr>
          <w:rPr>
            <w:color w:val="000000"/>
          </w:rPr>
          <w:tag w:val="MENDELEY_CITATION_v3_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"/>
          <w:id w:val="331413152"/>
          <w:placeholder>
            <w:docPart w:val="DefaultPlaceholder_-1854013440"/>
          </w:placeholder>
        </w:sdtPr>
        <w:sdtContent>
          <w:r w:rsidR="00FD77ED" w:rsidRPr="00FD77ED">
            <w:rPr>
              <w:rFonts w:ascii="Times New Roman" w:hAnsi="Times New Roman" w:cs="Times New Roman"/>
              <w:color w:val="000000"/>
              <w:sz w:val="24"/>
              <w:szCs w:val="24"/>
            </w:rPr>
            <w:t>[15]</w:t>
          </w:r>
        </w:sdtContent>
      </w:sdt>
      <w:r>
        <w:rPr>
          <w:rFonts w:ascii="Times New Roman" w:hAnsi="Times New Roman" w:cs="Times New Roman"/>
          <w:sz w:val="24"/>
          <w:szCs w:val="24"/>
        </w:rPr>
        <w:t xml:space="preserve">. Do takich należy między innymi gen </w:t>
      </w:r>
      <w:proofErr w:type="spellStart"/>
      <w:r>
        <w:rPr>
          <w:rFonts w:ascii="Times New Roman" w:hAnsi="Times New Roman" w:cs="Times New Roman"/>
          <w:sz w:val="24"/>
          <w:szCs w:val="24"/>
        </w:rPr>
        <w:t>B</w:t>
      </w:r>
      <w:r w:rsidRPr="004847BC">
        <w:rPr>
          <w:sz w:val="24"/>
          <w:szCs w:val="24"/>
        </w:rPr>
        <w:t>ld</w:t>
      </w:r>
      <w:proofErr w:type="spellEnd"/>
      <w:r>
        <w:rPr>
          <w:rFonts w:ascii="Times New Roman" w:hAnsi="Times New Roman" w:cs="Times New Roman"/>
          <w:sz w:val="24"/>
          <w:szCs w:val="24"/>
        </w:rPr>
        <w:t xml:space="preserve">. Mutanty </w:t>
      </w:r>
      <w:proofErr w:type="spellStart"/>
      <w:r>
        <w:rPr>
          <w:rFonts w:ascii="Times New Roman" w:hAnsi="Times New Roman" w:cs="Times New Roman"/>
          <w:i/>
          <w:iCs/>
          <w:sz w:val="24"/>
          <w:szCs w:val="24"/>
        </w:rPr>
        <w:t>bld</w:t>
      </w:r>
      <w:proofErr w:type="spellEnd"/>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bez genów regulatorowych</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w:t>
      </w:r>
      <w:r>
        <w:rPr>
          <w:rFonts w:ascii="Times New Roman" w:hAnsi="Times New Roman" w:cs="Times New Roman"/>
          <w:i/>
          <w:iCs/>
          <w:sz w:val="24"/>
          <w:szCs w:val="24"/>
        </w:rPr>
        <w:t>ld</w:t>
      </w:r>
      <w:proofErr w:type="spellEnd"/>
      <w:r>
        <w:rPr>
          <w:rFonts w:ascii="Times New Roman" w:hAnsi="Times New Roman" w:cs="Times New Roman"/>
          <w:sz w:val="24"/>
          <w:szCs w:val="24"/>
        </w:rPr>
        <w:t xml:space="preserve">, które odpowiedzialne są za powstawanie strzępek powietrznych, nie posiadają na koloniach „włosków” typowych dla kolonii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coelicolor</w:t>
      </w:r>
      <w:proofErr w:type="spellEnd"/>
      <w:r>
        <w:rPr>
          <w:rFonts w:ascii="Times New Roman" w:hAnsi="Times New Roman" w:cs="Times New Roman"/>
          <w:sz w:val="24"/>
          <w:szCs w:val="24"/>
        </w:rPr>
        <w:t>, stąd z ang. „</w:t>
      </w:r>
      <w:proofErr w:type="spellStart"/>
      <w:r>
        <w:rPr>
          <w:rFonts w:ascii="Times New Roman" w:hAnsi="Times New Roman" w:cs="Times New Roman"/>
          <w:sz w:val="24"/>
          <w:szCs w:val="24"/>
        </w:rPr>
        <w:t>bald</w:t>
      </w:r>
      <w:proofErr w:type="spellEnd"/>
      <w:r>
        <w:rPr>
          <w:rFonts w:ascii="Times New Roman" w:hAnsi="Times New Roman" w:cs="Times New Roman"/>
          <w:sz w:val="24"/>
          <w:szCs w:val="24"/>
        </w:rPr>
        <w:t xml:space="preserve">” otrzymuje się fenotyp „łysy”, łatwy do rozpoznania. Innym </w:t>
      </w:r>
      <w:r w:rsidR="004847BC">
        <w:rPr>
          <w:rFonts w:ascii="Times New Roman" w:hAnsi="Times New Roman" w:cs="Times New Roman"/>
          <w:sz w:val="24"/>
          <w:szCs w:val="24"/>
        </w:rPr>
        <w:t>czynnikiem</w:t>
      </w:r>
      <w:r>
        <w:rPr>
          <w:rFonts w:ascii="Times New Roman" w:hAnsi="Times New Roman" w:cs="Times New Roman"/>
          <w:sz w:val="24"/>
          <w:szCs w:val="24"/>
        </w:rPr>
        <w:t xml:space="preserve"> działającym szeroko na regulacje procesów komórkowych jest </w:t>
      </w:r>
      <w:r w:rsidR="004847BC">
        <w:rPr>
          <w:rFonts w:ascii="Times New Roman" w:hAnsi="Times New Roman" w:cs="Times New Roman"/>
          <w:sz w:val="24"/>
          <w:szCs w:val="24"/>
        </w:rPr>
        <w:t xml:space="preserve">grupa genów </w:t>
      </w:r>
      <w:proofErr w:type="spellStart"/>
      <w:r>
        <w:rPr>
          <w:rFonts w:ascii="Times New Roman" w:hAnsi="Times New Roman" w:cs="Times New Roman"/>
          <w:i/>
          <w:iCs/>
          <w:sz w:val="24"/>
          <w:szCs w:val="24"/>
        </w:rPr>
        <w:t>W</w:t>
      </w:r>
      <w:r w:rsidRPr="004847BC">
        <w:rPr>
          <w:sz w:val="24"/>
          <w:szCs w:val="24"/>
        </w:rPr>
        <w:t>hi</w:t>
      </w:r>
      <w:proofErr w:type="spellEnd"/>
      <w:r>
        <w:rPr>
          <w:rFonts w:ascii="Times New Roman" w:hAnsi="Times New Roman" w:cs="Times New Roman"/>
          <w:sz w:val="24"/>
          <w:szCs w:val="24"/>
        </w:rPr>
        <w:t xml:space="preserve">, odpowiadających za podział strzępek powietrznych w spory. W mutantach </w:t>
      </w:r>
      <w:proofErr w:type="spellStart"/>
      <w:r>
        <w:rPr>
          <w:rFonts w:ascii="Times New Roman" w:hAnsi="Times New Roman" w:cs="Times New Roman"/>
          <w:i/>
          <w:iCs/>
          <w:sz w:val="24"/>
          <w:szCs w:val="24"/>
        </w:rPr>
        <w:t>whi</w:t>
      </w:r>
      <w:proofErr w:type="spellEnd"/>
      <w:r>
        <w:rPr>
          <w:rFonts w:ascii="Times New Roman" w:hAnsi="Times New Roman" w:cs="Times New Roman"/>
          <w:sz w:val="24"/>
          <w:szCs w:val="24"/>
        </w:rPr>
        <w:t xml:space="preserve">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nie zauważymy szarego pigmentu charakterystycznego dla dojrzałych spor. Z kolei do genów o małym zasięgu regulacji należą, między innymi ActIIORF4, czy </w:t>
      </w:r>
      <w:proofErr w:type="spellStart"/>
      <w:r>
        <w:rPr>
          <w:rFonts w:ascii="Times New Roman" w:hAnsi="Times New Roman" w:cs="Times New Roman"/>
          <w:sz w:val="24"/>
          <w:szCs w:val="24"/>
        </w:rPr>
        <w:t>RedD</w:t>
      </w:r>
      <w:proofErr w:type="spellEnd"/>
      <w:r>
        <w:rPr>
          <w:rFonts w:ascii="Times New Roman" w:hAnsi="Times New Roman" w:cs="Times New Roman"/>
          <w:sz w:val="24"/>
          <w:szCs w:val="24"/>
        </w:rPr>
        <w:t xml:space="preserve">, które odpowiadają jedynie za regulacje biosyntezy konkretnych pigmentów występujących w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Jednak poszerzanie wiedzy powoduje, że tak proste zależności są obalane. Czasem dochodzi do regulacji krzyżującej się między różnymi genami i spotkać się możemy z sytuacją, w której gen regulujący specyficzny szlak, reguluje również gen o szerszym zakresie działania </w:t>
      </w:r>
      <w:sdt>
        <w:sdtPr>
          <w:rPr>
            <w:color w:val="000000"/>
          </w:rPr>
          <w:tag w:val="MENDELEY_CITATION_v3_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"/>
          <w:id w:val="-609825351"/>
          <w:placeholder>
            <w:docPart w:val="DefaultPlaceholder_-1854013440"/>
          </w:placeholder>
        </w:sdtPr>
        <w:sdtContent>
          <w:r w:rsidR="00FD77ED" w:rsidRPr="00FD77ED">
            <w:rPr>
              <w:rFonts w:ascii="Times New Roman" w:hAnsi="Times New Roman" w:cs="Times New Roman"/>
              <w:color w:val="000000"/>
              <w:sz w:val="24"/>
              <w:szCs w:val="24"/>
            </w:rPr>
            <w:t>[15]</w:t>
          </w:r>
        </w:sdtContent>
      </w:sdt>
      <w:r>
        <w:rPr>
          <w:rFonts w:ascii="Times New Roman" w:hAnsi="Times New Roman" w:cs="Times New Roman"/>
          <w:sz w:val="24"/>
          <w:szCs w:val="24"/>
        </w:rPr>
        <w:t xml:space="preserve">. </w:t>
      </w:r>
      <w:r w:rsidR="003C5973">
        <w:rPr>
          <w:rFonts w:ascii="Times New Roman" w:hAnsi="Times New Roman" w:cs="Times New Roman"/>
          <w:sz w:val="24"/>
          <w:szCs w:val="24"/>
        </w:rPr>
        <w:t>Innym</w:t>
      </w:r>
      <w:r w:rsidR="009878A0">
        <w:rPr>
          <w:rFonts w:ascii="Times New Roman" w:hAnsi="Times New Roman" w:cs="Times New Roman"/>
          <w:sz w:val="24"/>
          <w:szCs w:val="24"/>
        </w:rPr>
        <w:t xml:space="preserve"> czynnikiem regulującym globalnie jest </w:t>
      </w:r>
      <w:proofErr w:type="spellStart"/>
      <w:r w:rsidR="009878A0">
        <w:rPr>
          <w:rFonts w:ascii="Times New Roman" w:hAnsi="Times New Roman" w:cs="Times New Roman"/>
          <w:sz w:val="24"/>
          <w:szCs w:val="24"/>
        </w:rPr>
        <w:t>AdpA</w:t>
      </w:r>
      <w:proofErr w:type="spellEnd"/>
      <w:r w:rsidR="009878A0">
        <w:rPr>
          <w:rFonts w:ascii="Times New Roman" w:hAnsi="Times New Roman" w:cs="Times New Roman"/>
          <w:sz w:val="24"/>
          <w:szCs w:val="24"/>
        </w:rPr>
        <w:t xml:space="preserve">. Koordynuje on wiele procesów komórkowych, jak różnicowanie morfologiczne, replikacja chromosomów jak i syntezę metabolitów drugorzędowych, w tym syntezę chloramfenikolu u </w:t>
      </w:r>
      <w:r w:rsidR="009878A0">
        <w:rPr>
          <w:rFonts w:ascii="Times New Roman" w:hAnsi="Times New Roman" w:cs="Times New Roman"/>
          <w:i/>
          <w:iCs/>
          <w:sz w:val="24"/>
          <w:szCs w:val="24"/>
        </w:rPr>
        <w:t xml:space="preserve">S. </w:t>
      </w:r>
      <w:proofErr w:type="spellStart"/>
      <w:r w:rsidR="009878A0">
        <w:rPr>
          <w:rFonts w:ascii="Times New Roman" w:hAnsi="Times New Roman" w:cs="Times New Roman"/>
          <w:i/>
          <w:iCs/>
          <w:sz w:val="24"/>
          <w:szCs w:val="24"/>
        </w:rPr>
        <w:t>venezuelae</w:t>
      </w:r>
      <w:proofErr w:type="spellEnd"/>
      <w:r w:rsidR="009878A0">
        <w:rPr>
          <w:rFonts w:ascii="Times New Roman" w:hAnsi="Times New Roman" w:cs="Times New Roman"/>
          <w:sz w:val="24"/>
          <w:szCs w:val="24"/>
        </w:rPr>
        <w:t>.</w:t>
      </w:r>
    </w:p>
    <w:p w14:paraId="080F1279" w14:textId="18CBD154" w:rsidR="000F747A" w:rsidRDefault="0000000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Innym czynnikiem regulującym ekspresję genów są białka związane z organizacją nukleoidu (</w:t>
      </w:r>
      <w:proofErr w:type="spellStart"/>
      <w:r>
        <w:rPr>
          <w:rFonts w:ascii="Times New Roman" w:hAnsi="Times New Roman" w:cs="Times New Roman"/>
          <w:sz w:val="24"/>
          <w:szCs w:val="24"/>
        </w:rPr>
        <w:t>Nucleoid-associated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proteins</w:t>
      </w:r>
      <w:proofErr w:type="spellEnd"/>
      <w:r>
        <w:rPr>
          <w:rFonts w:ascii="Times New Roman" w:hAnsi="Times New Roman" w:cs="Times New Roman"/>
          <w:sz w:val="24"/>
          <w:szCs w:val="24"/>
        </w:rPr>
        <w:t xml:space="preserve">, NAP). Odgrywają one kluczową rolę w </w:t>
      </w:r>
      <w:proofErr w:type="spellStart"/>
      <w:r>
        <w:rPr>
          <w:rFonts w:ascii="Times New Roman" w:hAnsi="Times New Roman" w:cs="Times New Roman"/>
          <w:sz w:val="24"/>
          <w:szCs w:val="24"/>
        </w:rPr>
        <w:t>rearanżacji</w:t>
      </w:r>
      <w:proofErr w:type="spellEnd"/>
      <w:r>
        <w:rPr>
          <w:rFonts w:ascii="Times New Roman" w:hAnsi="Times New Roman" w:cs="Times New Roman"/>
          <w:sz w:val="24"/>
          <w:szCs w:val="24"/>
        </w:rPr>
        <w:t xml:space="preserve"> DNA, wiązaniu go i stabilizowaniu domen powstałych z materiału genetycznego </w:t>
      </w:r>
      <w:sdt>
        <w:sdtPr>
          <w:rPr>
            <w:color w:val="000000"/>
          </w:rPr>
          <w:tag w:val="MENDELEY_CITATION_v3_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"/>
          <w:id w:val="-1714797552"/>
          <w:placeholder>
            <w:docPart w:val="DefaultPlaceholder_-1854013440"/>
          </w:placeholder>
        </w:sdtPr>
        <w:sdtContent>
          <w:r w:rsidR="00FD77ED" w:rsidRPr="00FD77ED">
            <w:rPr>
              <w:rFonts w:ascii="Times New Roman" w:hAnsi="Times New Roman" w:cs="Times New Roman"/>
              <w:color w:val="000000"/>
              <w:sz w:val="24"/>
              <w:szCs w:val="24"/>
            </w:rPr>
            <w:t>[16]</w:t>
          </w:r>
        </w:sdtContent>
      </w:sdt>
      <w:r>
        <w:rPr>
          <w:rFonts w:ascii="Times New Roman" w:hAnsi="Times New Roman" w:cs="Times New Roman"/>
          <w:sz w:val="24"/>
          <w:szCs w:val="24"/>
        </w:rPr>
        <w:t xml:space="preserve">. Te funkcje białek NAP powodują, że wpływają one na dostępność promotorów dla czynników transkrypcyjnych i polimerazy RNA. Do białek NAP należą między innymi, białka z grupy homologów HU, </w:t>
      </w:r>
      <w:proofErr w:type="spellStart"/>
      <w:r>
        <w:rPr>
          <w:rFonts w:ascii="Times New Roman" w:hAnsi="Times New Roman" w:cs="Times New Roman"/>
          <w:sz w:val="24"/>
          <w:szCs w:val="24"/>
        </w:rPr>
        <w:t>HupA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HupS</w:t>
      </w:r>
      <w:proofErr w:type="spellEnd"/>
      <w:r w:rsidR="00787AB0">
        <w:rPr>
          <w:rFonts w:ascii="Times New Roman" w:hAnsi="Times New Roman" w:cs="Times New Roman"/>
          <w:sz w:val="24"/>
          <w:szCs w:val="24"/>
        </w:rPr>
        <w:t xml:space="preserve"> </w:t>
      </w:r>
      <w:sdt>
        <w:sdtPr>
          <w:rPr>
            <w:color w:val="000000"/>
          </w:rPr>
          <w:tag w:val="MENDELEY_CITATION_v3_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"/>
          <w:id w:val="1107929267"/>
          <w:placeholder>
            <w:docPart w:val="E23928A3D436402AB7C1DF7A66DE2DB7"/>
          </w:placeholder>
        </w:sdtPr>
        <w:sdtContent>
          <w:r w:rsidR="00FD77ED" w:rsidRPr="00FD77ED">
            <w:rPr>
              <w:rFonts w:ascii="Times New Roman" w:hAnsi="Times New Roman" w:cs="Times New Roman"/>
              <w:color w:val="000000"/>
              <w:sz w:val="24"/>
              <w:szCs w:val="24"/>
            </w:rPr>
            <w:t>[16]</w:t>
          </w:r>
        </w:sdtContent>
      </w:sdt>
      <w:r w:rsidR="00787AB0">
        <w:rPr>
          <w:rFonts w:ascii="Times New Roman" w:hAnsi="Times New Roman" w:cs="Times New Roman"/>
          <w:sz w:val="24"/>
          <w:szCs w:val="24"/>
        </w:rPr>
        <w:t xml:space="preserve">. Są to białka, które wpływają na organizację </w:t>
      </w:r>
      <w:proofErr w:type="spellStart"/>
      <w:r w:rsidR="00787AB0">
        <w:rPr>
          <w:rFonts w:ascii="Times New Roman" w:hAnsi="Times New Roman" w:cs="Times New Roman"/>
          <w:sz w:val="24"/>
          <w:szCs w:val="24"/>
        </w:rPr>
        <w:t>DNA,i</w:t>
      </w:r>
      <w:proofErr w:type="spellEnd"/>
      <w:r w:rsidR="00787AB0">
        <w:rPr>
          <w:rFonts w:ascii="Times New Roman" w:hAnsi="Times New Roman" w:cs="Times New Roman"/>
          <w:sz w:val="24"/>
          <w:szCs w:val="24"/>
        </w:rPr>
        <w:t xml:space="preserve"> wpływają na wzrost </w:t>
      </w:r>
      <w:r w:rsidR="00787AB0">
        <w:rPr>
          <w:rFonts w:ascii="Times New Roman" w:hAnsi="Times New Roman" w:cs="Times New Roman"/>
          <w:i/>
          <w:iCs/>
          <w:sz w:val="24"/>
          <w:szCs w:val="24"/>
        </w:rPr>
        <w:t xml:space="preserve">S. </w:t>
      </w:r>
      <w:proofErr w:type="spellStart"/>
      <w:r w:rsidR="00787AB0">
        <w:rPr>
          <w:rFonts w:ascii="Times New Roman" w:hAnsi="Times New Roman" w:cs="Times New Roman"/>
          <w:i/>
          <w:iCs/>
          <w:sz w:val="24"/>
          <w:szCs w:val="24"/>
        </w:rPr>
        <w:t>coelicolor</w:t>
      </w:r>
      <w:proofErr w:type="spellEnd"/>
      <w:r w:rsidR="00787AB0">
        <w:rPr>
          <w:rFonts w:ascii="Times New Roman" w:hAnsi="Times New Roman" w:cs="Times New Roman"/>
          <w:sz w:val="24"/>
          <w:szCs w:val="24"/>
        </w:rPr>
        <w:t xml:space="preserve">. Mutanty z usuniętymi genami </w:t>
      </w:r>
      <w:proofErr w:type="spellStart"/>
      <w:r w:rsidR="00787AB0" w:rsidRPr="00787AB0">
        <w:rPr>
          <w:rFonts w:ascii="Times New Roman" w:hAnsi="Times New Roman" w:cs="Times New Roman"/>
          <w:i/>
          <w:iCs/>
          <w:sz w:val="24"/>
          <w:szCs w:val="24"/>
        </w:rPr>
        <w:t>hupA</w:t>
      </w:r>
      <w:proofErr w:type="spellEnd"/>
      <w:r w:rsidR="00787AB0">
        <w:rPr>
          <w:rFonts w:ascii="Times New Roman" w:hAnsi="Times New Roman" w:cs="Times New Roman"/>
          <w:sz w:val="24"/>
          <w:szCs w:val="24"/>
        </w:rPr>
        <w:t xml:space="preserve"> i </w:t>
      </w:r>
      <w:proofErr w:type="spellStart"/>
      <w:r w:rsidR="00787AB0" w:rsidRPr="00787AB0">
        <w:rPr>
          <w:rFonts w:ascii="Times New Roman" w:hAnsi="Times New Roman" w:cs="Times New Roman"/>
          <w:i/>
          <w:iCs/>
          <w:sz w:val="24"/>
          <w:szCs w:val="24"/>
        </w:rPr>
        <w:t>hupS</w:t>
      </w:r>
      <w:proofErr w:type="spellEnd"/>
      <w:r w:rsidR="00787AB0">
        <w:rPr>
          <w:rFonts w:ascii="Times New Roman" w:hAnsi="Times New Roman" w:cs="Times New Roman"/>
          <w:i/>
          <w:iCs/>
          <w:sz w:val="24"/>
          <w:szCs w:val="24"/>
        </w:rPr>
        <w:t xml:space="preserve"> </w:t>
      </w:r>
      <w:r w:rsidR="00787AB0">
        <w:rPr>
          <w:rFonts w:ascii="Times New Roman" w:hAnsi="Times New Roman" w:cs="Times New Roman"/>
          <w:sz w:val="24"/>
          <w:szCs w:val="24"/>
        </w:rPr>
        <w:t xml:space="preserve">wykazują zahamowanie wzrostu, defekty w sporulacji oraz większą podatność na czynniki stresowe </w:t>
      </w:r>
      <w:sdt>
        <w:sdtPr>
          <w:rPr>
            <w:rFonts w:ascii="Times New Roman" w:hAnsi="Times New Roman" w:cs="Times New Roman"/>
            <w:color w:val="000000"/>
            <w:sz w:val="24"/>
            <w:szCs w:val="24"/>
          </w:rPr>
          <w:tag w:val="MENDELEY_CITATION_v3_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"/>
          <w:id w:val="214235088"/>
          <w:placeholder>
            <w:docPart w:val="DefaultPlaceholder_-1854013440"/>
          </w:placeholder>
        </w:sdtPr>
        <w:sdtContent>
          <w:r w:rsidR="00FD77ED" w:rsidRPr="00FD77ED">
            <w:rPr>
              <w:rFonts w:ascii="Times New Roman" w:hAnsi="Times New Roman" w:cs="Times New Roman"/>
              <w:color w:val="000000"/>
              <w:sz w:val="24"/>
              <w:szCs w:val="24"/>
            </w:rPr>
            <w:t>[17]</w:t>
          </w:r>
        </w:sdtContent>
      </w:sdt>
      <w:r>
        <w:rPr>
          <w:rFonts w:ascii="Times New Roman" w:hAnsi="Times New Roman" w:cs="Times New Roman"/>
          <w:color w:val="000000"/>
          <w:sz w:val="24"/>
          <w:szCs w:val="24"/>
        </w:rPr>
        <w:t xml:space="preserve">. </w:t>
      </w:r>
      <w:r w:rsidR="00787AB0">
        <w:rPr>
          <w:rFonts w:ascii="Times New Roman" w:hAnsi="Times New Roman" w:cs="Times New Roman"/>
          <w:color w:val="000000"/>
          <w:sz w:val="24"/>
          <w:szCs w:val="24"/>
        </w:rPr>
        <w:t xml:space="preserve">Zaobserwowano również, że NAP mogą przysłużyć się do aktywacji wyciszonych klastrów genów biosyntetycznych, które domyślnie </w:t>
      </w:r>
      <w:r w:rsidR="003C5973">
        <w:rPr>
          <w:rFonts w:ascii="Times New Roman" w:hAnsi="Times New Roman" w:cs="Times New Roman"/>
          <w:color w:val="000000"/>
          <w:sz w:val="24"/>
          <w:szCs w:val="24"/>
        </w:rPr>
        <w:t xml:space="preserve">nie są aktywne </w:t>
      </w:r>
      <w:sdt>
        <w:sdtPr>
          <w:rPr>
            <w:rFonts w:ascii="Times New Roman" w:hAnsi="Times New Roman" w:cs="Times New Roman"/>
            <w:color w:val="000000"/>
            <w:sz w:val="24"/>
            <w:szCs w:val="24"/>
          </w:rPr>
          <w:tag w:val="MENDELEY_CITATION_v3_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"/>
          <w:id w:val="465932062"/>
          <w:placeholder>
            <w:docPart w:val="DefaultPlaceholder_-1854013440"/>
          </w:placeholder>
        </w:sdtPr>
        <w:sdtContent>
          <w:r w:rsidR="00FD77ED" w:rsidRPr="00FD77ED">
            <w:rPr>
              <w:rFonts w:ascii="Times New Roman" w:hAnsi="Times New Roman" w:cs="Times New Roman"/>
              <w:color w:val="000000"/>
              <w:sz w:val="24"/>
              <w:szCs w:val="24"/>
            </w:rPr>
            <w:t>[18]</w:t>
          </w:r>
        </w:sdtContent>
      </w:sdt>
      <w:r w:rsidR="003C5973">
        <w:rPr>
          <w:rFonts w:ascii="Times New Roman" w:hAnsi="Times New Roman" w:cs="Times New Roman"/>
          <w:color w:val="000000"/>
          <w:sz w:val="24"/>
          <w:szCs w:val="24"/>
        </w:rPr>
        <w:t>.</w:t>
      </w:r>
    </w:p>
    <w:p w14:paraId="1BC856C7" w14:textId="268469B4" w:rsidR="000F747A" w:rsidRDefault="00000000">
      <w:pPr>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sz w:val="24"/>
          <w:szCs w:val="24"/>
        </w:rPr>
        <w:lastRenderedPageBreak/>
        <w:t xml:space="preserve">Dzięki wszystkim powyższym właściwościom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były używane jako organizm modelowy dla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przez lata, niestety ma on swoje ograniczenia, między innymi, jak wiele innych gatunków tego </w:t>
      </w:r>
      <w:r w:rsidR="004847BC">
        <w:rPr>
          <w:rFonts w:ascii="Times New Roman" w:hAnsi="Times New Roman" w:cs="Times New Roman"/>
          <w:sz w:val="24"/>
          <w:szCs w:val="24"/>
        </w:rPr>
        <w:t>rodzaju</w:t>
      </w:r>
      <w:r>
        <w:rPr>
          <w:rFonts w:ascii="Times New Roman" w:hAnsi="Times New Roman" w:cs="Times New Roman"/>
          <w:sz w:val="24"/>
          <w:szCs w:val="24"/>
        </w:rPr>
        <w:t xml:space="preserve">, do jego sporulacji dochodzi tylko na podłożu stałym do tego w sposób asynchroniczny, a w mediach płynnych tworzy duże skupiska strzępek </w:t>
      </w:r>
      <w:proofErr w:type="spellStart"/>
      <w:r>
        <w:rPr>
          <w:rFonts w:ascii="Times New Roman" w:hAnsi="Times New Roman" w:cs="Times New Roman"/>
          <w:sz w:val="24"/>
          <w:szCs w:val="24"/>
        </w:rPr>
        <w:t>mycelialnych</w:t>
      </w:r>
      <w:proofErr w:type="spellEnd"/>
      <w:r>
        <w:rPr>
          <w:rFonts w:ascii="Times New Roman" w:hAnsi="Times New Roman" w:cs="Times New Roman"/>
          <w:sz w:val="24"/>
          <w:szCs w:val="24"/>
        </w:rPr>
        <w:t xml:space="preserve"> </w:t>
      </w:r>
      <w:sdt>
        <w:sdtPr>
          <w:rPr>
            <w:color w:val="000000"/>
          </w:rPr>
          <w:tag w:val="MENDELEY_CITATION_v3_eyJjaXRhdGlvbklEIjoiTUVOREVMRVlfQ0lUQVRJT05fM2JmNzc5YzAtYTkzOC00ZGQ1LThjZTYtYzczODBiY2JhNGI5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
          <w:id w:val="1650170147"/>
          <w:placeholder>
            <w:docPart w:val="DefaultPlaceholder_-1854013440"/>
          </w:placeholder>
        </w:sdtPr>
        <w:sdtContent>
          <w:r w:rsidR="00FD77ED" w:rsidRPr="00FD77ED">
            <w:rPr>
              <w:rFonts w:ascii="Times New Roman" w:hAnsi="Times New Roman" w:cs="Times New Roman"/>
              <w:color w:val="000000"/>
              <w:sz w:val="24"/>
              <w:szCs w:val="24"/>
            </w:rPr>
            <w:t>[11]</w:t>
          </w:r>
        </w:sdtContent>
      </w:sdt>
      <w:r>
        <w:rPr>
          <w:rFonts w:ascii="Times New Roman" w:hAnsi="Times New Roman" w:cs="Times New Roman"/>
          <w:color w:val="000000"/>
          <w:sz w:val="24"/>
          <w:szCs w:val="24"/>
        </w:rPr>
        <w:t xml:space="preserve">. Wynikiem tego jest coraz większe zainteresowanie w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venezuelae</w:t>
      </w:r>
      <w:proofErr w:type="spellEnd"/>
      <w:r>
        <w:rPr>
          <w:rFonts w:ascii="Times New Roman" w:hAnsi="Times New Roman" w:cs="Times New Roman"/>
          <w:color w:val="000000"/>
          <w:sz w:val="24"/>
          <w:szCs w:val="24"/>
        </w:rPr>
        <w:t xml:space="preserve"> jako reprezentancie </w:t>
      </w:r>
      <w:proofErr w:type="spellStart"/>
      <w:r>
        <w:rPr>
          <w:rFonts w:ascii="Times New Roman" w:hAnsi="Times New Roman" w:cs="Times New Roman"/>
          <w:i/>
          <w:iCs/>
          <w:color w:val="000000"/>
          <w:sz w:val="24"/>
          <w:szCs w:val="24"/>
        </w:rPr>
        <w:t>Streptomyces</w:t>
      </w:r>
      <w:proofErr w:type="spellEnd"/>
      <w:r>
        <w:rPr>
          <w:rFonts w:ascii="Times New Roman" w:hAnsi="Times New Roman" w:cs="Times New Roman"/>
          <w:color w:val="000000"/>
          <w:sz w:val="24"/>
          <w:szCs w:val="24"/>
        </w:rPr>
        <w:t xml:space="preserve">. Jest to gatunek o trochę mniejszym genomie niż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coelicolor</w:t>
      </w:r>
      <w:proofErr w:type="spellEnd"/>
      <w:r>
        <w:rPr>
          <w:rFonts w:ascii="Times New Roman" w:hAnsi="Times New Roman" w:cs="Times New Roman"/>
          <w:color w:val="000000"/>
          <w:sz w:val="24"/>
          <w:szCs w:val="24"/>
        </w:rPr>
        <w:t xml:space="preserve">, posiadającym 7,1 tysiąca genów kodujących białka, a w całym genomie około 34 BGC. Około 85% genów kodujących białka to </w:t>
      </w:r>
      <w:proofErr w:type="spellStart"/>
      <w:r>
        <w:rPr>
          <w:rFonts w:ascii="Times New Roman" w:hAnsi="Times New Roman" w:cs="Times New Roman"/>
          <w:color w:val="000000"/>
          <w:sz w:val="24"/>
          <w:szCs w:val="24"/>
        </w:rPr>
        <w:t>ortologi</w:t>
      </w:r>
      <w:proofErr w:type="spellEnd"/>
      <w:r>
        <w:rPr>
          <w:rFonts w:ascii="Times New Roman" w:hAnsi="Times New Roman" w:cs="Times New Roman"/>
          <w:color w:val="000000"/>
          <w:sz w:val="24"/>
          <w:szCs w:val="24"/>
        </w:rPr>
        <w:t xml:space="preserve"> genów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coelicolor</w:t>
      </w:r>
      <w:proofErr w:type="spellEnd"/>
      <w:r>
        <w:rPr>
          <w:rFonts w:ascii="Times New Roman" w:hAnsi="Times New Roman" w:cs="Times New Roman"/>
          <w:color w:val="000000"/>
          <w:sz w:val="24"/>
          <w:szCs w:val="24"/>
        </w:rPr>
        <w:t xml:space="preserve">, ale w przeciwieństwie do S. </w:t>
      </w:r>
      <w:proofErr w:type="spellStart"/>
      <w:r>
        <w:rPr>
          <w:rFonts w:ascii="Times New Roman" w:hAnsi="Times New Roman" w:cs="Times New Roman"/>
          <w:color w:val="000000"/>
          <w:sz w:val="24"/>
          <w:szCs w:val="24"/>
        </w:rPr>
        <w:t>coelicolor</w:t>
      </w:r>
      <w:proofErr w:type="spellEnd"/>
      <w:r>
        <w:rPr>
          <w:rFonts w:ascii="Times New Roman" w:hAnsi="Times New Roman" w:cs="Times New Roman"/>
          <w:color w:val="000000"/>
          <w:sz w:val="24"/>
          <w:szCs w:val="24"/>
        </w:rPr>
        <w:t xml:space="preserve">,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venezuelae</w:t>
      </w:r>
      <w:proofErr w:type="spellEnd"/>
      <w:r w:rsidR="004847BC">
        <w:rPr>
          <w:rFonts w:ascii="Times New Roman" w:hAnsi="Times New Roman" w:cs="Times New Roman"/>
          <w:color w:val="000000"/>
          <w:sz w:val="24"/>
          <w:szCs w:val="24"/>
        </w:rPr>
        <w:t xml:space="preserve"> szybciej</w:t>
      </w:r>
      <w:r>
        <w:rPr>
          <w:rFonts w:ascii="Times New Roman" w:hAnsi="Times New Roman" w:cs="Times New Roman"/>
          <w:color w:val="000000"/>
          <w:sz w:val="24"/>
          <w:szCs w:val="24"/>
        </w:rPr>
        <w:t xml:space="preserve"> i łatwiej osiąga synchronizacje rozwoju w mediach płynnych oraz przechodzi w nich cały cykl życiowy. Oprócz podstawowych faz wzrostu takim jak wegetatywny i </w:t>
      </w:r>
      <w:proofErr w:type="spellStart"/>
      <w:r>
        <w:rPr>
          <w:rFonts w:ascii="Times New Roman" w:hAnsi="Times New Roman" w:cs="Times New Roman"/>
          <w:color w:val="000000"/>
          <w:sz w:val="24"/>
          <w:szCs w:val="24"/>
        </w:rPr>
        <w:t>sporulacyjny</w:t>
      </w:r>
      <w:proofErr w:type="spellEnd"/>
      <w:r>
        <w:rPr>
          <w:rFonts w:ascii="Times New Roman" w:hAnsi="Times New Roman" w:cs="Times New Roman"/>
          <w:color w:val="000000"/>
          <w:sz w:val="24"/>
          <w:szCs w:val="24"/>
        </w:rPr>
        <w:t xml:space="preserve">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venezuelae</w:t>
      </w:r>
      <w:proofErr w:type="spellEnd"/>
      <w:r>
        <w:rPr>
          <w:rFonts w:ascii="Times New Roman" w:hAnsi="Times New Roman" w:cs="Times New Roman"/>
          <w:color w:val="000000"/>
          <w:sz w:val="24"/>
          <w:szCs w:val="24"/>
        </w:rPr>
        <w:t xml:space="preserve"> wykazuje też tryb wzrostu eksploracyjnego, charakteryzującego się dynamicznym rozprzestrzenianiem się strzępek bakterii po podłożu, na przykład, w wyniku niedoboru składników odżywczych. W ten sposób bakteria może szybko rozprzestrzenić się w pobliskim środowisku bez konieczności sporulacji </w:t>
      </w:r>
      <w:sdt>
        <w:sdtPr>
          <w:rPr>
            <w:color w:val="000000"/>
          </w:rPr>
          <w:tag w:val="MENDELEY_CITATION_v3_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"/>
          <w:id w:val="-1608805764"/>
          <w:placeholder>
            <w:docPart w:val="DefaultPlaceholder_-1854013440"/>
          </w:placeholder>
        </w:sdtPr>
        <w:sdtContent>
          <w:r w:rsidR="00FD77ED" w:rsidRPr="00FD77ED">
            <w:rPr>
              <w:rFonts w:ascii="Times New Roman" w:hAnsi="Times New Roman" w:cs="Times New Roman"/>
              <w:color w:val="000000"/>
              <w:sz w:val="24"/>
              <w:szCs w:val="24"/>
            </w:rPr>
            <w:t>[19]</w:t>
          </w:r>
        </w:sdtContent>
      </w:sdt>
      <w:r>
        <w:rPr>
          <w:rFonts w:ascii="Times New Roman" w:hAnsi="Times New Roman" w:cs="Times New Roman"/>
          <w:color w:val="000000"/>
          <w:sz w:val="24"/>
          <w:szCs w:val="24"/>
        </w:rPr>
        <w:t xml:space="preserve">. Dzięki tym cechom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venezuelae</w:t>
      </w:r>
      <w:proofErr w:type="spellEnd"/>
      <w:r>
        <w:rPr>
          <w:rFonts w:ascii="Times New Roman" w:hAnsi="Times New Roman" w:cs="Times New Roman"/>
          <w:color w:val="000000"/>
          <w:sz w:val="24"/>
          <w:szCs w:val="24"/>
        </w:rPr>
        <w:t xml:space="preserve"> jest przewodnim gatunkiem w badaniu cyklu życiowego bakterii </w:t>
      </w:r>
      <w:proofErr w:type="spellStart"/>
      <w:r>
        <w:rPr>
          <w:rFonts w:ascii="Times New Roman" w:hAnsi="Times New Roman" w:cs="Times New Roman"/>
          <w:i/>
          <w:iCs/>
          <w:color w:val="000000"/>
          <w:sz w:val="24"/>
          <w:szCs w:val="24"/>
        </w:rPr>
        <w:t>Streptomyces</w:t>
      </w:r>
      <w:proofErr w:type="spellEnd"/>
      <w:r>
        <w:rPr>
          <w:rFonts w:ascii="Times New Roman" w:hAnsi="Times New Roman" w:cs="Times New Roman"/>
          <w:color w:val="000000"/>
          <w:sz w:val="24"/>
          <w:szCs w:val="24"/>
        </w:rPr>
        <w:t xml:space="preserve">, ponieważ z hodowli płynnych z łatwością można wykonać preparaty do badań mikroskopowych w tym do badań z użyciem mikroskopii fluorescencyjnej </w:t>
      </w:r>
      <w:sdt>
        <w:sdtPr>
          <w:rPr>
            <w:color w:val="000000"/>
          </w:rPr>
          <w:tag w:val="MENDELEY_CITATION_v3_eyJjaXRhdGlvbklEIjoiTUVOREVMRVlfQ0lUQVRJT05fODQxODM4ZmUtYjc2OC00YTZmLTllMmUtYjNkMDQyMTViNTE2IiwicHJvcGVydGllcyI6eyJub3RlSW5kZXgiOjB9LCJpc0VkaXRlZCI6ZmFsc2UsIm1hbnVhbE92ZXJyaWRlIjp7ImlzTWFudWFsbHlPdmVycmlkZGVuIjpmYWxzZSwiY2l0ZXByb2NUZXh0IjoiWzIw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
          <w:id w:val="-1694215941"/>
          <w:placeholder>
            <w:docPart w:val="3161B2C03C9C4653804B700BDE65F30B"/>
          </w:placeholder>
        </w:sdtPr>
        <w:sdtContent>
          <w:r w:rsidR="00FD77ED" w:rsidRPr="00FD77ED">
            <w:rPr>
              <w:color w:val="000000"/>
              <w:sz w:val="24"/>
              <w:szCs w:val="24"/>
            </w:rPr>
            <w:t>[20]</w:t>
          </w:r>
        </w:sdtContent>
      </w:sdt>
      <w:r>
        <w:rPr>
          <w:color w:val="000000"/>
          <w:sz w:val="24"/>
          <w:szCs w:val="24"/>
        </w:rPr>
        <w:t>.</w:t>
      </w:r>
      <w:r>
        <w:rPr>
          <w:rFonts w:ascii="Times New Roman" w:hAnsi="Times New Roman" w:cs="Times New Roman"/>
          <w:color w:val="000000"/>
          <w:sz w:val="24"/>
          <w:szCs w:val="24"/>
        </w:rPr>
        <w:t xml:space="preserve"> Charakterystycznym pigmentem dla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venezuelae</w:t>
      </w:r>
      <w:proofErr w:type="spellEnd"/>
      <w:r>
        <w:rPr>
          <w:rFonts w:ascii="Times New Roman" w:hAnsi="Times New Roman" w:cs="Times New Roman"/>
          <w:color w:val="000000"/>
          <w:sz w:val="24"/>
          <w:szCs w:val="24"/>
        </w:rPr>
        <w:t xml:space="preserve"> jest zielony barwnik powstający w dojrzałych zarodnikach</w:t>
      </w:r>
      <w:r w:rsidR="00546513">
        <w:rPr>
          <w:rFonts w:ascii="Times New Roman" w:hAnsi="Times New Roman" w:cs="Times New Roman"/>
          <w:color w:val="000000"/>
          <w:sz w:val="24"/>
          <w:szCs w:val="24"/>
        </w:rPr>
        <w:t xml:space="preserve"> [Rys.3],</w:t>
      </w:r>
      <w:r>
        <w:rPr>
          <w:rFonts w:ascii="Times New Roman" w:hAnsi="Times New Roman" w:cs="Times New Roman"/>
          <w:color w:val="000000"/>
          <w:sz w:val="24"/>
          <w:szCs w:val="24"/>
        </w:rPr>
        <w:t xml:space="preserve"> </w:t>
      </w:r>
      <w:sdt>
        <w:sdtPr>
          <w:rPr>
            <w:color w:val="000000"/>
          </w:rPr>
          <w:tag w:val="MENDELEY_CITATION_v3_eyJjaXRhdGlvbklEIjoiTUVOREVMRVlfQ0lUQVRJT05fNTUwNWFmM2ItYjU0NC00YmYzLTk2ZmUtYmY5ZGY1Y2M4YWUyIiwicHJvcGVydGllcyI6eyJub3RlSW5kZXgiOjB9LCJpc0VkaXRlZCI6ZmFsc2UsIm1hbnVhbE92ZXJyaWRlIjp7ImlzTWFudWFsbHlPdmVycmlkZGVuIjpmYWxzZSwiY2l0ZXByb2NUZXh0IjoiWzIw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
          <w:id w:val="-523787983"/>
          <w:placeholder>
            <w:docPart w:val="DefaultPlaceholder_-1854013440"/>
          </w:placeholder>
        </w:sdtPr>
        <w:sdtContent>
          <w:r w:rsidR="00FD77ED" w:rsidRPr="00FD77ED">
            <w:rPr>
              <w:rFonts w:ascii="Times New Roman" w:hAnsi="Times New Roman" w:cs="Times New Roman"/>
              <w:color w:val="000000"/>
              <w:sz w:val="24"/>
              <w:szCs w:val="24"/>
            </w:rPr>
            <w:t>[20]</w:t>
          </w:r>
        </w:sdtContent>
      </w:sdt>
      <w:r>
        <w:rPr>
          <w:rFonts w:ascii="Times New Roman" w:hAnsi="Times New Roman" w:cs="Times New Roman"/>
          <w:color w:val="000000"/>
          <w:sz w:val="24"/>
          <w:szCs w:val="24"/>
        </w:rPr>
        <w:t xml:space="preserve">. Produkują one również inne związki, które są nieobecne u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coelicolor</w:t>
      </w:r>
      <w:proofErr w:type="spellEnd"/>
      <w:r>
        <w:rPr>
          <w:rFonts w:ascii="Times New Roman" w:hAnsi="Times New Roman" w:cs="Times New Roman"/>
          <w:color w:val="000000"/>
          <w:sz w:val="24"/>
          <w:szCs w:val="24"/>
        </w:rPr>
        <w:t xml:space="preserve">, między innymi chloramfenikol, który jest antybiotykiem o bardzo szerokim działaniu, </w:t>
      </w:r>
      <w:r w:rsidR="004847BC">
        <w:rPr>
          <w:rFonts w:ascii="Times New Roman" w:hAnsi="Times New Roman" w:cs="Times New Roman"/>
          <w:color w:val="000000"/>
          <w:sz w:val="24"/>
          <w:szCs w:val="24"/>
        </w:rPr>
        <w:t>objawiającym się</w:t>
      </w:r>
      <w:r>
        <w:rPr>
          <w:rFonts w:ascii="Times New Roman" w:hAnsi="Times New Roman" w:cs="Times New Roman"/>
          <w:color w:val="000000"/>
          <w:sz w:val="24"/>
          <w:szCs w:val="24"/>
        </w:rPr>
        <w:t xml:space="preserve"> poprzez inhibicje syntezy białek poprzez wiązanie z podjednostką 50S rybosomu bakteryjnego </w:t>
      </w:r>
      <w:sdt>
        <w:sdtPr>
          <w:rPr>
            <w:color w:val="000000"/>
          </w:rPr>
          <w:tag w:val="MENDELEY_CITATION_v3_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"/>
          <w:id w:val="1901095780"/>
          <w:placeholder>
            <w:docPart w:val="DefaultPlaceholder_-1854013440"/>
          </w:placeholder>
        </w:sdtPr>
        <w:sdtContent>
          <w:r w:rsidR="00FD77ED" w:rsidRPr="00FD77ED">
            <w:rPr>
              <w:rFonts w:ascii="Times New Roman" w:hAnsi="Times New Roman" w:cs="Times New Roman"/>
              <w:color w:val="000000"/>
              <w:sz w:val="24"/>
              <w:szCs w:val="24"/>
            </w:rPr>
            <w:t>[21]</w:t>
          </w:r>
        </w:sdtContent>
      </w:sdt>
      <w:r>
        <w:rPr>
          <w:rFonts w:ascii="Times New Roman" w:hAnsi="Times New Roman" w:cs="Times New Roman"/>
          <w:color w:val="000000"/>
          <w:sz w:val="24"/>
          <w:szCs w:val="24"/>
        </w:rPr>
        <w:t xml:space="preserve">. Do tego większość metod stosowanych do modyfikacji genetycznych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coelicolor</w:t>
      </w:r>
      <w:proofErr w:type="spellEnd"/>
      <w:r>
        <w:rPr>
          <w:rFonts w:ascii="Times New Roman" w:hAnsi="Times New Roman" w:cs="Times New Roman"/>
          <w:color w:val="000000"/>
          <w:sz w:val="24"/>
          <w:szCs w:val="24"/>
        </w:rPr>
        <w:t xml:space="preserve">, działa również na </w:t>
      </w:r>
      <w:r w:rsidR="004847BC" w:rsidRPr="004847BC">
        <w:rPr>
          <w:rFonts w:ascii="Times New Roman" w:hAnsi="Times New Roman" w:cs="Times New Roman"/>
          <w:i/>
          <w:color w:val="000000"/>
          <w:sz w:val="24"/>
          <w:szCs w:val="24"/>
        </w:rPr>
        <w:t xml:space="preserve">S. </w:t>
      </w:r>
      <w:proofErr w:type="spellStart"/>
      <w:r w:rsidR="004847BC" w:rsidRPr="004847BC">
        <w:rPr>
          <w:rFonts w:ascii="Times New Roman" w:hAnsi="Times New Roman" w:cs="Times New Roman"/>
          <w:i/>
          <w:color w:val="000000"/>
          <w:sz w:val="24"/>
          <w:szCs w:val="24"/>
        </w:rPr>
        <w:t>venezuelae</w:t>
      </w:r>
      <w:proofErr w:type="spellEnd"/>
    </w:p>
    <w:p w14:paraId="0F3C5D9A" w14:textId="10A7036A" w:rsidR="000F747A" w:rsidRDefault="00546513" w:rsidP="00546513">
      <w:pPr>
        <w:spacing w:after="0" w:line="360" w:lineRule="auto"/>
        <w:jc w:val="center"/>
        <w:rPr>
          <w:rFonts w:ascii="Times New Roman" w:hAnsi="Times New Roman" w:cs="Times New Roman"/>
          <w:sz w:val="24"/>
          <w:szCs w:val="24"/>
        </w:rPr>
      </w:pPr>
      <w:r>
        <w:rPr>
          <w:noProof/>
        </w:rPr>
        <w:lastRenderedPageBreak/>
        <w:drawing>
          <wp:inline distT="0" distB="0" distL="0" distR="0" wp14:anchorId="723AA5F0" wp14:editId="1E60A34F">
            <wp:extent cx="3720465" cy="3688715"/>
            <wp:effectExtent l="0" t="0" r="0" b="0"/>
            <wp:docPr id="3" name="Obraz 4" descr="Obraz zawierający przybliże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4" descr="Obraz zawierający przybliżenie&#10;&#10;Zawartość wygenerowana przez sztuczną inteligencję może być niepoprawna."/>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20465" cy="3688715"/>
                    </a:xfrm>
                    <a:prstGeom prst="rect">
                      <a:avLst/>
                    </a:prstGeom>
                    <a:noFill/>
                  </pic:spPr>
                </pic:pic>
              </a:graphicData>
            </a:graphic>
          </wp:inline>
        </w:drawing>
      </w:r>
    </w:p>
    <w:p w14:paraId="19DFA28E" w14:textId="76C553DC" w:rsidR="000F747A" w:rsidRDefault="00000000">
      <w:pPr>
        <w:pStyle w:val="podobrazkiem"/>
      </w:pPr>
      <w:r>
        <w:rPr>
          <w:b/>
          <w:bCs/>
        </w:rPr>
        <w:t>Rysunek 3</w:t>
      </w:r>
      <w:r>
        <w:t xml:space="preserve"> Kolonia </w:t>
      </w:r>
      <w:proofErr w:type="spellStart"/>
      <w:r w:rsidRPr="004847BC">
        <w:t>Streptomyces</w:t>
      </w:r>
      <w:proofErr w:type="spellEnd"/>
      <w:r w:rsidRPr="004847BC">
        <w:t xml:space="preserve"> </w:t>
      </w:r>
      <w:proofErr w:type="spellStart"/>
      <w:r w:rsidRPr="004847BC">
        <w:t>venezuelae</w:t>
      </w:r>
      <w:proofErr w:type="spellEnd"/>
      <w:r>
        <w:t xml:space="preserve"> podczas sporulacji. Charakterystyczne zielone pokrycie spowodowane obecnością pigmentu o tym kolorze w dojrzałych zarodnikach </w:t>
      </w:r>
      <w:bookmarkStart w:id="13" w:name="_Hlk193224716"/>
      <w:sdt>
        <w:sdtPr>
          <w:rPr>
            <w:color w:val="000000"/>
          </w:rPr>
          <w:tag w:val="MENDELEY_CITATION_v3_eyJjaXRhdGlvbklEIjoiTUVOREVMRVlfQ0lUQVRJT05fNzg0MTQwMjItMTFkNy00MDhjLTg5OWYtYWJjYjlkOWU4NmJmIiwicHJvcGVydGllcyI6eyJub3RlSW5kZXgiOjB9LCJpc0VkaXRlZCI6ZmFsc2UsIm1hbnVhbE92ZXJyaWRlIjp7ImlzTWFudWFsbHlPdmVycmlkZGVuIjpmYWxzZSwiY2l0ZXByb2NUZXh0IjoiWzIw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
          <w:id w:val="625509089"/>
          <w:placeholder>
            <w:docPart w:val="DefaultPlaceholder_-1854013440"/>
          </w:placeholder>
        </w:sdtPr>
        <w:sdtContent>
          <w:r w:rsidR="00FD77ED" w:rsidRPr="00FD77ED">
            <w:rPr>
              <w:color w:val="000000"/>
            </w:rPr>
            <w:t>[20]</w:t>
          </w:r>
        </w:sdtContent>
      </w:sdt>
      <w:bookmarkEnd w:id="13"/>
      <w:r>
        <w:t>.</w:t>
      </w:r>
    </w:p>
    <w:p w14:paraId="336BF19C" w14:textId="77777777" w:rsidR="000F747A" w:rsidRDefault="000F747A">
      <w:pPr>
        <w:spacing w:after="0" w:line="360" w:lineRule="auto"/>
        <w:jc w:val="both"/>
        <w:rPr>
          <w:rFonts w:ascii="Times New Roman" w:hAnsi="Times New Roman" w:cs="Times New Roman"/>
          <w:sz w:val="24"/>
          <w:szCs w:val="24"/>
        </w:rPr>
      </w:pPr>
    </w:p>
    <w:p w14:paraId="4F20C736" w14:textId="77777777" w:rsidR="000F747A" w:rsidRDefault="0000000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Oba te gatunki cechuje rozbudowany cykl życiowy, wiele szlaków biosyntezy metabolitów drugorzędowych i klastrów biosyntezy genów. Zatem z tych cech wynika potencjał do usprawnienia wydajności produkcji antybiotyków, jak i ich samych, poprzez manipulacje BGC, które produkują naturalnie antybiotyki, oraz inżynierię szlaków metabolicznych i syntezę białek rekombinowanych pozwalających na nowe terapie. Od kilku lat kładzie się nacisk na zgłębianie działania szlaków biosyntezy w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a dokładniej, jak konkretnie wpływają one na siebie nawzajem i jakie modyfikacje możemy wprowadzać, aby usprawnić funkcjonowanie, bądź produkcje niektórych metabolitów. Oprócz tego bada się jak powiązane są te szlaki z procesami towarzyszącymi fazom wzrostu w warunkach hodowlanych, często pod wpływem różnego rodzaju czynników stresowych. Do takich rodzajów badań można stosować metody z rodzaju technik sekwencjonowania nowej generacji takie jak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ChIP-seq</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mikromacierze</w:t>
      </w:r>
      <w:proofErr w:type="spellEnd"/>
      <w:r>
        <w:rPr>
          <w:rFonts w:ascii="Times New Roman" w:hAnsi="Times New Roman" w:cs="Times New Roman"/>
          <w:sz w:val="24"/>
          <w:szCs w:val="24"/>
        </w:rPr>
        <w:t>.</w:t>
      </w:r>
    </w:p>
    <w:p w14:paraId="5A80422A" w14:textId="77777777" w:rsidR="000F747A" w:rsidRDefault="000F747A">
      <w:pPr>
        <w:spacing w:after="0" w:line="360" w:lineRule="auto"/>
        <w:jc w:val="both"/>
        <w:rPr>
          <w:rFonts w:ascii="Times New Roman" w:hAnsi="Times New Roman" w:cs="Times New Roman"/>
          <w:sz w:val="24"/>
          <w:szCs w:val="24"/>
        </w:rPr>
      </w:pPr>
    </w:p>
    <w:p w14:paraId="0577385A" w14:textId="3BC5FD97" w:rsidR="000F747A" w:rsidRDefault="004847BC">
      <w:pPr>
        <w:pStyle w:val="Nagwek2"/>
      </w:pPr>
      <w:bookmarkStart w:id="14" w:name="_Toc193801733"/>
      <w:r>
        <w:t xml:space="preserve">1.3 Sekwencjonowanie </w:t>
      </w:r>
      <w:bookmarkEnd w:id="14"/>
      <w:r w:rsidR="00BE4848">
        <w:t>nowej generacji</w:t>
      </w:r>
    </w:p>
    <w:p w14:paraId="6DA9D1A7" w14:textId="71C0195C" w:rsidR="000F747A" w:rsidRDefault="00000000">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Od zsekwencjonowania genomu ludzkiego techniki odczytywania sekwencji materiału genetycznego rozwijały się w gwałtownym tempie. Do zapisania jak wygląda genom ludzi </w:t>
      </w:r>
      <w:r>
        <w:rPr>
          <w:rFonts w:ascii="Times New Roman" w:hAnsi="Times New Roman" w:cs="Times New Roman"/>
          <w:sz w:val="24"/>
          <w:szCs w:val="24"/>
        </w:rPr>
        <w:lastRenderedPageBreak/>
        <w:t xml:space="preserve">zastosowane zostało sekwencjonowanie pierwszej generacji, a dokładnie sekwencjonowanie metodą </w:t>
      </w:r>
      <w:proofErr w:type="spellStart"/>
      <w:r>
        <w:rPr>
          <w:rFonts w:ascii="Times New Roman" w:hAnsi="Times New Roman" w:cs="Times New Roman"/>
          <w:sz w:val="24"/>
          <w:szCs w:val="24"/>
        </w:rPr>
        <w:t>Sanger</w:t>
      </w:r>
      <w:proofErr w:type="spellEnd"/>
      <w:r>
        <w:rPr>
          <w:rFonts w:ascii="Times New Roman" w:hAnsi="Times New Roman" w:cs="Times New Roman"/>
          <w:sz w:val="24"/>
          <w:szCs w:val="24"/>
        </w:rPr>
        <w:t xml:space="preserve">-a. Największym problemem tej techniki w na początku XXI wieku była jej przepustowość. Stąd pojawiła się potrzeba powstania nowych technik, które oprócz umożliwiania wyższej przepustowości badań, byłaby też bardziej opłacalna od strony finansowej. Dlatego już wtedy zaczęły pojawiać się techniki drugiej generacji sekwencjonowania, zwane teraz </w:t>
      </w:r>
      <w:proofErr w:type="spellStart"/>
      <w:r>
        <w:rPr>
          <w:rFonts w:ascii="Times New Roman" w:hAnsi="Times New Roman" w:cs="Times New Roman"/>
          <w:sz w:val="24"/>
          <w:szCs w:val="24"/>
        </w:rPr>
        <w:t>sekwencjowaniem</w:t>
      </w:r>
      <w:proofErr w:type="spellEnd"/>
      <w:r>
        <w:rPr>
          <w:rFonts w:ascii="Times New Roman" w:hAnsi="Times New Roman" w:cs="Times New Roman"/>
          <w:sz w:val="24"/>
          <w:szCs w:val="24"/>
        </w:rPr>
        <w:t xml:space="preserve"> nowej generacji (New </w:t>
      </w:r>
      <w:proofErr w:type="spellStart"/>
      <w:r>
        <w:rPr>
          <w:rFonts w:ascii="Times New Roman" w:hAnsi="Times New Roman" w:cs="Times New Roman"/>
          <w:sz w:val="24"/>
          <w:szCs w:val="24"/>
        </w:rPr>
        <w:t>generation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sequencing</w:t>
      </w:r>
      <w:proofErr w:type="spellEnd"/>
      <w:r>
        <w:rPr>
          <w:rFonts w:ascii="Times New Roman" w:hAnsi="Times New Roman" w:cs="Times New Roman"/>
          <w:sz w:val="24"/>
          <w:szCs w:val="24"/>
        </w:rPr>
        <w:t xml:space="preserve">, NGS). Sekwencjonowanie pierwszej i drugiej generacji, działają na podobnych zasadach, lecz NGS zdecydowanie kładzie nacisk na dużo większą ilość możliwych odczytów w jednym momencie. Do tego metoda </w:t>
      </w:r>
      <w:proofErr w:type="spellStart"/>
      <w:r>
        <w:rPr>
          <w:rFonts w:ascii="Times New Roman" w:hAnsi="Times New Roman" w:cs="Times New Roman"/>
          <w:sz w:val="24"/>
          <w:szCs w:val="24"/>
        </w:rPr>
        <w:t>Sangera</w:t>
      </w:r>
      <w:proofErr w:type="spellEnd"/>
      <w:r>
        <w:rPr>
          <w:rFonts w:ascii="Times New Roman" w:hAnsi="Times New Roman" w:cs="Times New Roman"/>
          <w:sz w:val="24"/>
          <w:szCs w:val="24"/>
        </w:rPr>
        <w:t xml:space="preserve"> opierała się na odczytaniu sekwencji jednej nici, a metody NGS pozwalają na przeanalizowanie całego genomu na raz, w podobnej ilości czas</w:t>
      </w:r>
      <w:r w:rsidR="00BE4848">
        <w:rPr>
          <w:rFonts w:ascii="Times New Roman" w:hAnsi="Times New Roman" w:cs="Times New Roman"/>
          <w:sz w:val="24"/>
          <w:szCs w:val="24"/>
        </w:rPr>
        <w:t>u</w:t>
      </w:r>
      <w:r>
        <w:rPr>
          <w:rFonts w:ascii="Times New Roman" w:hAnsi="Times New Roman" w:cs="Times New Roman"/>
          <w:sz w:val="24"/>
          <w:szCs w:val="24"/>
        </w:rPr>
        <w:t>.</w:t>
      </w:r>
      <w:r w:rsidR="00BE4848">
        <w:rPr>
          <w:rFonts w:ascii="Times New Roman" w:hAnsi="Times New Roman" w:cs="Times New Roman"/>
          <w:sz w:val="24"/>
          <w:szCs w:val="24"/>
        </w:rPr>
        <w:t xml:space="preserve"> Do tego umożliwiają odczyt bardzo krótkich fragmentów nawet do 150 par zasad.</w:t>
      </w:r>
      <w:r>
        <w:rPr>
          <w:rFonts w:ascii="Times New Roman" w:hAnsi="Times New Roman" w:cs="Times New Roman"/>
          <w:sz w:val="24"/>
          <w:szCs w:val="24"/>
        </w:rPr>
        <w:t xml:space="preserve"> Przede wszystkim w NGS używa się nukleotydów oznakowanych znacznikami fluorescencyjnymi, o 4 różnych kolorach odpowiadających zasadom azotowym A, C, T i G. Wszystkie nukleotydy używane w NGS są oznakowane w odróżnieniu od metody </w:t>
      </w:r>
      <w:proofErr w:type="spellStart"/>
      <w:r>
        <w:rPr>
          <w:rFonts w:ascii="Times New Roman" w:hAnsi="Times New Roman" w:cs="Times New Roman"/>
          <w:sz w:val="24"/>
          <w:szCs w:val="24"/>
        </w:rPr>
        <w:t>Sangera</w:t>
      </w:r>
      <w:proofErr w:type="spellEnd"/>
      <w:r>
        <w:rPr>
          <w:rFonts w:ascii="Times New Roman" w:hAnsi="Times New Roman" w:cs="Times New Roman"/>
          <w:sz w:val="24"/>
          <w:szCs w:val="24"/>
        </w:rPr>
        <w:t xml:space="preserve"> </w:t>
      </w:r>
      <w:sdt>
        <w:sdtPr>
          <w:rPr>
            <w:color w:val="000000"/>
          </w:rPr>
          <w:tag w:val="MENDELEY_CITATION_v3_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"/>
          <w:id w:val="992766520"/>
          <w:placeholder>
            <w:docPart w:val="DefaultPlaceholder_-1854013440"/>
          </w:placeholder>
        </w:sdtPr>
        <w:sdtContent>
          <w:r w:rsidR="00FD77ED" w:rsidRPr="00FD77ED">
            <w:rPr>
              <w:rFonts w:ascii="Times New Roman" w:hAnsi="Times New Roman" w:cs="Times New Roman"/>
              <w:color w:val="000000"/>
              <w:sz w:val="24"/>
              <w:szCs w:val="24"/>
            </w:rPr>
            <w:t>[22]</w:t>
          </w:r>
        </w:sdtContent>
      </w:sdt>
      <w:r>
        <w:rPr>
          <w:rFonts w:ascii="Times New Roman" w:hAnsi="Times New Roman" w:cs="Times New Roman"/>
          <w:sz w:val="24"/>
          <w:szCs w:val="24"/>
        </w:rPr>
        <w:t xml:space="preserve">. Do przeprowadzenia NGS przygotowuje się preparat DNA, oczyszczony z RNA i </w:t>
      </w:r>
      <w:proofErr w:type="spellStart"/>
      <w:r>
        <w:rPr>
          <w:rFonts w:ascii="Times New Roman" w:hAnsi="Times New Roman" w:cs="Times New Roman"/>
          <w:sz w:val="24"/>
          <w:szCs w:val="24"/>
        </w:rPr>
        <w:t>rRNA</w:t>
      </w:r>
      <w:proofErr w:type="spellEnd"/>
      <w:r>
        <w:rPr>
          <w:rFonts w:ascii="Times New Roman" w:hAnsi="Times New Roman" w:cs="Times New Roman"/>
          <w:sz w:val="24"/>
          <w:szCs w:val="24"/>
        </w:rPr>
        <w:t xml:space="preserve">, a następnie DNA jest cięte na krótkie fragmenty. Następnie do fragmentów przyłączane są adaptery. Fragmenty DNA są rozdzielane na pojedyncze nici. Następnie próbkę przenosi się na kasetę przepływową, na której szklanej powierzchni znajdują się krótkie nukleotydy komplementarne do adapterów na fragmentach DNA. Pojedyncza nić DNA przyłącza się do </w:t>
      </w:r>
      <w:proofErr w:type="spellStart"/>
      <w:r>
        <w:rPr>
          <w:rFonts w:ascii="Times New Roman" w:hAnsi="Times New Roman" w:cs="Times New Roman"/>
          <w:sz w:val="24"/>
          <w:szCs w:val="24"/>
        </w:rPr>
        <w:t>oligonukleotydu</w:t>
      </w:r>
      <w:proofErr w:type="spellEnd"/>
      <w:r>
        <w:rPr>
          <w:rFonts w:ascii="Times New Roman" w:hAnsi="Times New Roman" w:cs="Times New Roman"/>
          <w:sz w:val="24"/>
          <w:szCs w:val="24"/>
        </w:rPr>
        <w:t xml:space="preserve"> na kaseci</w:t>
      </w:r>
      <w:r w:rsidR="00BE4848">
        <w:rPr>
          <w:rFonts w:ascii="Times New Roman" w:hAnsi="Times New Roman" w:cs="Times New Roman"/>
          <w:sz w:val="24"/>
          <w:szCs w:val="24"/>
        </w:rPr>
        <w:t xml:space="preserve">e. Dochodzi wtedy do amplifikacji fragmentu na kasecie, powstają wtedy skupiska jednej matrycy, co </w:t>
      </w:r>
      <w:proofErr w:type="spellStart"/>
      <w:r w:rsidR="00BE4848">
        <w:rPr>
          <w:rFonts w:ascii="Times New Roman" w:hAnsi="Times New Roman" w:cs="Times New Roman"/>
          <w:sz w:val="24"/>
          <w:szCs w:val="24"/>
        </w:rPr>
        <w:t>zwieksza</w:t>
      </w:r>
      <w:proofErr w:type="spellEnd"/>
      <w:r w:rsidR="00BE4848">
        <w:rPr>
          <w:rFonts w:ascii="Times New Roman" w:hAnsi="Times New Roman" w:cs="Times New Roman"/>
          <w:sz w:val="24"/>
          <w:szCs w:val="24"/>
        </w:rPr>
        <w:t xml:space="preserve"> jej ilość odczytów.</w:t>
      </w:r>
      <w:r>
        <w:rPr>
          <w:rFonts w:ascii="Times New Roman" w:hAnsi="Times New Roman" w:cs="Times New Roman"/>
          <w:sz w:val="24"/>
          <w:szCs w:val="24"/>
        </w:rPr>
        <w:t xml:space="preserve"> Do fragmentów dołączane są nukleotydy fluorescencyjne</w:t>
      </w:r>
      <w:r w:rsidR="00910F89">
        <w:rPr>
          <w:rFonts w:ascii="Times New Roman" w:hAnsi="Times New Roman" w:cs="Times New Roman"/>
          <w:sz w:val="24"/>
          <w:szCs w:val="24"/>
        </w:rPr>
        <w:t xml:space="preserve"> [Rys. 4]</w:t>
      </w:r>
      <w:r>
        <w:rPr>
          <w:rFonts w:ascii="Times New Roman" w:hAnsi="Times New Roman" w:cs="Times New Roman"/>
          <w:sz w:val="24"/>
          <w:szCs w:val="24"/>
        </w:rPr>
        <w:t>. Między każdym dołączeniem nukleotydu dokonuje się pomiaru fluorescencji i zahamowania emisji przyłączonego nukleotydu. W ten sposób powstaje szereg kolejnych odczytów, z których jesteśmy w stanie odczytać jaka jest sekwencja danego fragmentu. W ten sposób jesteśmy w stanie odczytać miliony par zasad podczas jednego przebiegu NGS</w:t>
      </w:r>
      <w:r w:rsidR="00910F8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"/>
          <w:id w:val="-661386295"/>
          <w:placeholder>
            <w:docPart w:val="DefaultPlaceholder_-1854013440"/>
          </w:placeholder>
        </w:sdtPr>
        <w:sdtContent>
          <w:r w:rsidR="00FD77ED" w:rsidRPr="00FD77ED">
            <w:rPr>
              <w:rFonts w:ascii="Times New Roman" w:hAnsi="Times New Roman" w:cs="Times New Roman"/>
              <w:color w:val="000000"/>
              <w:sz w:val="24"/>
              <w:szCs w:val="24"/>
            </w:rPr>
            <w:t>[23]</w:t>
          </w:r>
        </w:sdtContent>
      </w:sdt>
      <w:r>
        <w:rPr>
          <w:rFonts w:ascii="Times New Roman" w:hAnsi="Times New Roman" w:cs="Times New Roman"/>
          <w:sz w:val="24"/>
          <w:szCs w:val="24"/>
        </w:rPr>
        <w:t>.</w:t>
      </w:r>
    </w:p>
    <w:p w14:paraId="069A2DE5" w14:textId="7996BEFD" w:rsidR="00910F89" w:rsidRDefault="00910F8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5DA157" wp14:editId="2FFC3555">
            <wp:extent cx="5759450" cy="3193415"/>
            <wp:effectExtent l="0" t="0" r="0" b="0"/>
            <wp:docPr id="6685024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193415"/>
                    </a:xfrm>
                    <a:prstGeom prst="rect">
                      <a:avLst/>
                    </a:prstGeom>
                    <a:noFill/>
                    <a:ln>
                      <a:noFill/>
                    </a:ln>
                  </pic:spPr>
                </pic:pic>
              </a:graphicData>
            </a:graphic>
          </wp:inline>
        </w:drawing>
      </w:r>
    </w:p>
    <w:p w14:paraId="0B5877F4" w14:textId="33857303" w:rsidR="00910F89" w:rsidRPr="00BE4848" w:rsidRDefault="00910F89" w:rsidP="00910F89">
      <w:pPr>
        <w:pStyle w:val="podobrazkiem"/>
      </w:pPr>
      <w:r w:rsidRPr="00910F89">
        <w:rPr>
          <w:b/>
          <w:bCs/>
        </w:rPr>
        <w:t>Rysunek 4</w:t>
      </w:r>
      <w:r>
        <w:t xml:space="preserve"> Schemat sekwencjonowania genetycznego nowej generacji </w:t>
      </w:r>
      <w:sdt>
        <w:sdtPr>
          <w:rPr>
            <w:color w:val="000000"/>
          </w:rPr>
          <w:tag w:val="MENDELEY_CITATION_v3_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"/>
          <w:id w:val="-1889414053"/>
          <w:placeholder>
            <w:docPart w:val="DefaultPlaceholder_-1854013440"/>
          </w:placeholder>
        </w:sdtPr>
        <w:sdtContent>
          <w:r w:rsidR="00FD77ED" w:rsidRPr="00FD77ED">
            <w:rPr>
              <w:color w:val="000000"/>
            </w:rPr>
            <w:t>[23]</w:t>
          </w:r>
        </w:sdtContent>
      </w:sdt>
      <w:r>
        <w:rPr>
          <w:color w:val="000000"/>
        </w:rPr>
        <w:t>.</w:t>
      </w:r>
    </w:p>
    <w:p w14:paraId="6FBD64BE" w14:textId="3E23EA22" w:rsidR="000F747A" w:rsidRDefault="0000000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Sekwencjonowanie RNA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umożliwia analizę </w:t>
      </w:r>
      <w:proofErr w:type="spellStart"/>
      <w:r>
        <w:rPr>
          <w:rFonts w:ascii="Times New Roman" w:hAnsi="Times New Roman" w:cs="Times New Roman"/>
          <w:sz w:val="24"/>
          <w:szCs w:val="24"/>
        </w:rPr>
        <w:t>transkryptomu</w:t>
      </w:r>
      <w:proofErr w:type="spellEnd"/>
      <w:r>
        <w:rPr>
          <w:rFonts w:ascii="Times New Roman" w:hAnsi="Times New Roman" w:cs="Times New Roman"/>
          <w:sz w:val="24"/>
          <w:szCs w:val="24"/>
        </w:rPr>
        <w:t xml:space="preserve">, czyli dokładniej poziomu ekspresji wszystkich genów w różnych warunkach, takich jak, różne fazy wzrostu czy obecność czynników stresowych. Istnieją różne systemy dostępne na rynku, takie jak FLX, </w:t>
      </w:r>
      <w:proofErr w:type="spellStart"/>
      <w:r>
        <w:rPr>
          <w:rFonts w:ascii="Times New Roman" w:hAnsi="Times New Roman" w:cs="Times New Roman"/>
          <w:sz w:val="24"/>
          <w:szCs w:val="24"/>
        </w:rPr>
        <w:t>Illumina</w:t>
      </w:r>
      <w:proofErr w:type="spellEnd"/>
      <w:r>
        <w:rPr>
          <w:rFonts w:ascii="Times New Roman" w:hAnsi="Times New Roman" w:cs="Times New Roman"/>
          <w:sz w:val="24"/>
          <w:szCs w:val="24"/>
        </w:rPr>
        <w:t xml:space="preserve"> czy AB </w:t>
      </w:r>
      <w:proofErr w:type="spellStart"/>
      <w:r>
        <w:rPr>
          <w:rFonts w:ascii="Times New Roman" w:hAnsi="Times New Roman" w:cs="Times New Roman"/>
          <w:sz w:val="24"/>
          <w:szCs w:val="24"/>
        </w:rPr>
        <w:t>SOLiD</w:t>
      </w:r>
      <w:proofErr w:type="spellEnd"/>
      <w:r>
        <w:rPr>
          <w:rFonts w:ascii="Times New Roman" w:hAnsi="Times New Roman" w:cs="Times New Roman"/>
          <w:sz w:val="24"/>
          <w:szCs w:val="24"/>
        </w:rPr>
        <w:t xml:space="preserve"> system, umożliwiające wykonywanie pomiarów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lecz operują one na podobnych założeniach </w:t>
      </w:r>
      <w:sdt>
        <w:sdtPr>
          <w:rPr>
            <w:color w:val="000000"/>
          </w:rPr>
          <w:tag w:val="MENDELEY_CITATION_v3_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"/>
          <w:id w:val="-196705646"/>
          <w:placeholder>
            <w:docPart w:val="DefaultPlaceholder_-1854013440"/>
          </w:placeholder>
        </w:sdtPr>
        <w:sdtContent>
          <w:r w:rsidR="00FD77ED" w:rsidRPr="00FD77ED">
            <w:rPr>
              <w:rFonts w:ascii="Times New Roman" w:hAnsi="Times New Roman" w:cs="Times New Roman"/>
              <w:color w:val="000000"/>
              <w:sz w:val="24"/>
              <w:szCs w:val="24"/>
            </w:rPr>
            <w:t>[24]</w:t>
          </w:r>
        </w:sdtContent>
      </w:sdt>
      <w:r>
        <w:rPr>
          <w:rFonts w:ascii="Times New Roman" w:hAnsi="Times New Roman" w:cs="Times New Roman"/>
          <w:sz w:val="24"/>
          <w:szCs w:val="24"/>
        </w:rPr>
        <w:t>. Systemy te różnią się głównie tym jakiej długości fragmenty DNA są przyjmowane do sekwencjonowania. Głównym założeniem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jest pomiar ekspresji, więc nie operuje się tu na próbkach DNA. Z kilku powtórzeń </w:t>
      </w:r>
      <w:r w:rsidR="00BE4848">
        <w:rPr>
          <w:rFonts w:ascii="Times New Roman" w:hAnsi="Times New Roman" w:cs="Times New Roman"/>
          <w:sz w:val="24"/>
          <w:szCs w:val="24"/>
        </w:rPr>
        <w:t>biologicznych pobierany</w:t>
      </w:r>
      <w:r>
        <w:rPr>
          <w:rFonts w:ascii="Times New Roman" w:hAnsi="Times New Roman" w:cs="Times New Roman"/>
          <w:sz w:val="24"/>
          <w:szCs w:val="24"/>
        </w:rPr>
        <w:t xml:space="preserve"> jest materiał genetyczny RNA, który powstaje w wyniku ekspresji DNA obecnego w bakterii. RNA jest dzielone na fragmenty, które są transkrybowane na dwuniciowe </w:t>
      </w:r>
      <w:proofErr w:type="spellStart"/>
      <w:r>
        <w:rPr>
          <w:rFonts w:ascii="Times New Roman" w:hAnsi="Times New Roman" w:cs="Times New Roman"/>
          <w:sz w:val="24"/>
          <w:szCs w:val="24"/>
        </w:rPr>
        <w:t>cDNA</w:t>
      </w:r>
      <w:proofErr w:type="spellEnd"/>
      <w:r>
        <w:rPr>
          <w:rFonts w:ascii="Times New Roman" w:hAnsi="Times New Roman" w:cs="Times New Roman"/>
          <w:sz w:val="24"/>
          <w:szCs w:val="24"/>
        </w:rPr>
        <w:t xml:space="preserve"> i dopiero wtedy przeprowadza się ich sekwencjonowanie</w:t>
      </w:r>
      <w:r w:rsidR="00546513">
        <w:rPr>
          <w:rFonts w:ascii="Times New Roman" w:hAnsi="Times New Roman" w:cs="Times New Roman"/>
          <w:sz w:val="24"/>
          <w:szCs w:val="24"/>
        </w:rPr>
        <w:t xml:space="preserve"> [Rys.5]</w:t>
      </w:r>
      <w:r>
        <w:rPr>
          <w:rFonts w:ascii="Times New Roman" w:hAnsi="Times New Roman" w:cs="Times New Roman"/>
          <w:sz w:val="24"/>
          <w:szCs w:val="24"/>
        </w:rPr>
        <w:t xml:space="preserve">. Pozyskane krótkie fragmenty są </w:t>
      </w:r>
      <w:proofErr w:type="spellStart"/>
      <w:r>
        <w:rPr>
          <w:rFonts w:ascii="Times New Roman" w:hAnsi="Times New Roman" w:cs="Times New Roman"/>
          <w:sz w:val="24"/>
          <w:szCs w:val="24"/>
        </w:rPr>
        <w:t>sekwencjonowane</w:t>
      </w:r>
      <w:proofErr w:type="spellEnd"/>
      <w:r>
        <w:rPr>
          <w:rFonts w:ascii="Times New Roman" w:hAnsi="Times New Roman" w:cs="Times New Roman"/>
          <w:sz w:val="24"/>
          <w:szCs w:val="24"/>
        </w:rPr>
        <w:t xml:space="preserve"> równolegle, w efekcie czego otrzymujemy duże ilości krótkich odczytów</w:t>
      </w:r>
      <w:r w:rsidR="0023122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"/>
          <w:id w:val="1749609104"/>
          <w:placeholder>
            <w:docPart w:val="DefaultPlaceholder_-1854013440"/>
          </w:placeholder>
        </w:sdtPr>
        <w:sdtContent>
          <w:r w:rsidR="00FD77ED" w:rsidRPr="00FD77ED">
            <w:rPr>
              <w:rFonts w:ascii="Times New Roman" w:hAnsi="Times New Roman" w:cs="Times New Roman"/>
              <w:color w:val="000000"/>
              <w:sz w:val="24"/>
              <w:szCs w:val="24"/>
            </w:rPr>
            <w:t>[24]</w:t>
          </w:r>
        </w:sdtContent>
      </w:sdt>
      <w:r>
        <w:rPr>
          <w:rFonts w:ascii="Times New Roman" w:hAnsi="Times New Roman" w:cs="Times New Roman"/>
          <w:sz w:val="24"/>
          <w:szCs w:val="24"/>
        </w:rPr>
        <w:t xml:space="preserve">. </w:t>
      </w:r>
      <w:r w:rsidR="00BE4848">
        <w:rPr>
          <w:rFonts w:ascii="Times New Roman" w:hAnsi="Times New Roman" w:cs="Times New Roman"/>
          <w:sz w:val="24"/>
          <w:szCs w:val="24"/>
        </w:rPr>
        <w:t>Odczyty danych fragmentów są następnie zliczane i przyrównywane do genomu. W ten sposób jesteśmy wstanie odczytać poziom ekspresji danego genu</w:t>
      </w:r>
      <w:r w:rsidR="00373876">
        <w:rPr>
          <w:rFonts w:ascii="Times New Roman" w:hAnsi="Times New Roman" w:cs="Times New Roman"/>
          <w:sz w:val="24"/>
          <w:szCs w:val="24"/>
        </w:rPr>
        <w:t xml:space="preserve"> [Rys.</w:t>
      </w:r>
      <w:r w:rsidR="00546513">
        <w:rPr>
          <w:rFonts w:ascii="Times New Roman" w:hAnsi="Times New Roman" w:cs="Times New Roman"/>
          <w:sz w:val="24"/>
          <w:szCs w:val="24"/>
        </w:rPr>
        <w:t>5.6</w:t>
      </w:r>
      <w:r w:rsidR="00373876">
        <w:rPr>
          <w:rFonts w:ascii="Times New Roman" w:hAnsi="Times New Roman" w:cs="Times New Roman"/>
          <w:sz w:val="24"/>
          <w:szCs w:val="24"/>
        </w:rPr>
        <w:t>]</w:t>
      </w:r>
    </w:p>
    <w:p w14:paraId="188B9230" w14:textId="5B348D9A" w:rsidR="000F747A" w:rsidRDefault="00546513" w:rsidP="00546513">
      <w:pPr>
        <w:spacing w:after="0" w:line="360" w:lineRule="auto"/>
        <w:jc w:val="center"/>
        <w:rPr>
          <w:rFonts w:ascii="Times New Roman" w:hAnsi="Times New Roman" w:cs="Times New Roman"/>
          <w:sz w:val="24"/>
          <w:szCs w:val="24"/>
        </w:rPr>
      </w:pPr>
      <w:r>
        <w:rPr>
          <w:noProof/>
        </w:rPr>
        <w:lastRenderedPageBreak/>
        <w:drawing>
          <wp:inline distT="0" distB="0" distL="0" distR="0" wp14:anchorId="0A2945A9" wp14:editId="5668906E">
            <wp:extent cx="5760720" cy="3498215"/>
            <wp:effectExtent l="0" t="0" r="0" b="0"/>
            <wp:docPr id="4" name="Obraz 6" descr="Obraz zawierający tekst, zrzut ekranu, diagram,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6" descr="Obraz zawierający tekst, zrzut ekranu, diagram, design&#10;&#10;Zawartość wygenerowana przez sztuczną inteligencję może być niepoprawna."/>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0720" cy="3498215"/>
                    </a:xfrm>
                    <a:prstGeom prst="rect">
                      <a:avLst/>
                    </a:prstGeom>
                    <a:noFill/>
                  </pic:spPr>
                </pic:pic>
              </a:graphicData>
            </a:graphic>
          </wp:inline>
        </w:drawing>
      </w:r>
    </w:p>
    <w:p w14:paraId="3D73FFB3" w14:textId="628E3FC3" w:rsidR="000F747A" w:rsidRDefault="00000000">
      <w:pPr>
        <w:pStyle w:val="podobrazkiem"/>
      </w:pPr>
      <w:r>
        <w:rPr>
          <w:b/>
          <w:bCs/>
        </w:rPr>
        <w:t xml:space="preserve">Rysunek </w:t>
      </w:r>
      <w:r w:rsidR="00546513">
        <w:rPr>
          <w:b/>
          <w:bCs/>
        </w:rPr>
        <w:t>5</w:t>
      </w:r>
      <w:r>
        <w:t xml:space="preserve"> Schemat zasady działania RNA-</w:t>
      </w:r>
      <w:proofErr w:type="spellStart"/>
      <w:r>
        <w:t>seq</w:t>
      </w:r>
      <w:proofErr w:type="spellEnd"/>
      <w:r>
        <w:t xml:space="preserve">. Zaadaptowano z </w:t>
      </w:r>
      <w:sdt>
        <w:sdtPr>
          <w:rPr>
            <w:color w:val="000000"/>
          </w:rPr>
          <w:tag w:val="MENDELEY_CITATION_v3_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"/>
          <w:id w:val="1139452927"/>
          <w:placeholder>
            <w:docPart w:val="DefaultPlaceholder_-1854013440"/>
          </w:placeholder>
        </w:sdtPr>
        <w:sdtContent>
          <w:r w:rsidR="00FD77ED" w:rsidRPr="00FD77ED">
            <w:rPr>
              <w:color w:val="000000"/>
            </w:rPr>
            <w:t>[25]</w:t>
          </w:r>
        </w:sdtContent>
      </w:sdt>
    </w:p>
    <w:p w14:paraId="7D708C1B" w14:textId="77777777" w:rsidR="000F747A" w:rsidRDefault="000F747A">
      <w:pPr>
        <w:spacing w:after="0" w:line="360" w:lineRule="auto"/>
        <w:ind w:firstLine="708"/>
        <w:jc w:val="both"/>
        <w:rPr>
          <w:rFonts w:ascii="Times New Roman" w:hAnsi="Times New Roman" w:cs="Times New Roman"/>
          <w:sz w:val="24"/>
          <w:szCs w:val="24"/>
        </w:rPr>
      </w:pPr>
    </w:p>
    <w:p w14:paraId="61BBE397" w14:textId="533A23B3" w:rsidR="000F747A" w:rsidRDefault="00000000">
      <w:pPr>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sz w:val="24"/>
          <w:szCs w:val="24"/>
        </w:rPr>
        <w:t>Stosując metodę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możemy dokonać pomiaru nie znając genomu wyjściowego, jednakże genom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coelicolor</w:t>
      </w:r>
      <w:proofErr w:type="spellEnd"/>
      <w:r>
        <w:rPr>
          <w:rFonts w:ascii="Times New Roman" w:hAnsi="Times New Roman" w:cs="Times New Roman"/>
          <w:sz w:val="24"/>
          <w:szCs w:val="24"/>
        </w:rPr>
        <w:t xml:space="preserve"> i </w:t>
      </w:r>
      <w:r w:rsidR="004847BC" w:rsidRPr="004847BC">
        <w:rPr>
          <w:rFonts w:ascii="Times New Roman" w:hAnsi="Times New Roman" w:cs="Times New Roman"/>
          <w:i/>
          <w:sz w:val="24"/>
          <w:szCs w:val="24"/>
        </w:rPr>
        <w:t xml:space="preserve">S. </w:t>
      </w:r>
      <w:proofErr w:type="spellStart"/>
      <w:r w:rsidR="004847BC" w:rsidRPr="004847BC">
        <w:rPr>
          <w:rFonts w:ascii="Times New Roman" w:hAnsi="Times New Roman" w:cs="Times New Roman"/>
          <w:i/>
          <w:sz w:val="24"/>
          <w:szCs w:val="24"/>
        </w:rPr>
        <w:t>venezuelae</w:t>
      </w:r>
      <w:proofErr w:type="spellEnd"/>
      <w:r>
        <w:rPr>
          <w:rFonts w:ascii="Times New Roman" w:hAnsi="Times New Roman" w:cs="Times New Roman"/>
          <w:sz w:val="24"/>
          <w:szCs w:val="24"/>
        </w:rPr>
        <w:t xml:space="preserve"> jest znany, więc głównie chodzi o zaobserwowanie liczby odczytów danych genów, ponieważ dzięki takiemu podejściu możemy otrzymać różnice w ekspresji danych genów. Zwykle ta różnica jest określana jako </w:t>
      </w:r>
      <w:proofErr w:type="spellStart"/>
      <w:r>
        <w:rPr>
          <w:rFonts w:ascii="Times New Roman" w:hAnsi="Times New Roman" w:cs="Times New Roman"/>
          <w:sz w:val="24"/>
          <w:szCs w:val="24"/>
        </w:rPr>
        <w:t>fold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change</w:t>
      </w:r>
      <w:proofErr w:type="spellEnd"/>
      <w:r>
        <w:rPr>
          <w:rFonts w:ascii="Times New Roman" w:hAnsi="Times New Roman" w:cs="Times New Roman"/>
          <w:sz w:val="24"/>
          <w:szCs w:val="24"/>
        </w:rPr>
        <w:t xml:space="preserve"> (FC), czyli stosunek ekspresji genu w dwóch warunkach na przykład między typem dzikim bakterii i mutantem z delecją konkretnego genu. Parametr FC często podawany jest w postaci logarytmu o podstawie dwa i zapisywany jako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xml:space="preserve">”. Ważnym parametrem też jest wskaźnik fałszywych odczytów (FDR z ang. </w:t>
      </w:r>
      <w:proofErr w:type="spellStart"/>
      <w:r>
        <w:rPr>
          <w:rFonts w:ascii="Times New Roman" w:hAnsi="Times New Roman" w:cs="Times New Roman"/>
          <w:sz w:val="24"/>
          <w:szCs w:val="24"/>
        </w:rPr>
        <w:t>false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discovery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w:t>
      </w:r>
      <w:proofErr w:type="spellEnd"/>
      <w:r>
        <w:rPr>
          <w:rFonts w:ascii="Times New Roman" w:hAnsi="Times New Roman" w:cs="Times New Roman"/>
          <w:sz w:val="24"/>
          <w:szCs w:val="24"/>
        </w:rPr>
        <w:t>). FDR liczony jest na podstawie wartości „p” dla pomiarów i dostarcza informacji o tym jaka część wyników istotnych statystycznie może być fałszywie pozytywna, dlatego często analizuje się wyniki w oparciu o wartość FDR mniejszą od 0,05.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można zastosować do porównania jak delecja danego genu wpłynie na geny z nim sąsiadujące, bądź na inne powiązane z nim geny w porównaniu do typu dzikiego tej samej bakterii</w:t>
      </w:r>
      <w:r w:rsidR="0094758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E3LjAyNDQ0IiwiSVNTTiI6IjE2NjQtMzAyWCIsIlVSTCI6Imh0dHA6Ly9qb3VybmFsLmZyb250aWVyc2luLm9yZy9hcnRpY2xlLzEwLjMzODkvZm1pY2IuMjAxNy4wMjQ0NC9mdWxsIiwiaXNzdWVkIjp7ImRhdGUtcGFydHMiOltbMjAxNywxMiwxMl1dfSwidm9sdW1lIjoiOCJ9LCJpc1RlbXBvcmFyeSI6ZmFsc2V9XX0="/>
          <w:id w:val="-655767389"/>
          <w:placeholder>
            <w:docPart w:val="DefaultPlaceholder_-1854013440"/>
          </w:placeholder>
        </w:sdtPr>
        <w:sdtContent>
          <w:r w:rsidR="00FD77ED" w:rsidRPr="00FD77ED">
            <w:rPr>
              <w:rFonts w:ascii="Times New Roman" w:hAnsi="Times New Roman" w:cs="Times New Roman"/>
              <w:color w:val="000000"/>
              <w:sz w:val="24"/>
              <w:szCs w:val="24"/>
            </w:rPr>
            <w:t>[26]</w:t>
          </w:r>
        </w:sdtContent>
      </w:sdt>
      <w:r w:rsidR="000C2BE2">
        <w:rPr>
          <w:rFonts w:ascii="Times New Roman" w:hAnsi="Times New Roman" w:cs="Times New Roman"/>
          <w:sz w:val="24"/>
          <w:szCs w:val="24"/>
        </w:rPr>
        <w:t xml:space="preserve">. Usunięcie genu </w:t>
      </w:r>
      <w:proofErr w:type="spellStart"/>
      <w:r w:rsidR="000C2BE2">
        <w:rPr>
          <w:rFonts w:ascii="Times New Roman" w:hAnsi="Times New Roman" w:cs="Times New Roman"/>
          <w:i/>
          <w:iCs/>
          <w:sz w:val="24"/>
          <w:szCs w:val="24"/>
        </w:rPr>
        <w:t>ohkA</w:t>
      </w:r>
      <w:proofErr w:type="spellEnd"/>
      <w:r w:rsidR="000C2BE2">
        <w:rPr>
          <w:rFonts w:ascii="Times New Roman" w:hAnsi="Times New Roman" w:cs="Times New Roman"/>
          <w:sz w:val="24"/>
          <w:szCs w:val="24"/>
        </w:rPr>
        <w:t xml:space="preserve"> </w:t>
      </w:r>
      <w:r w:rsidR="005D26F9">
        <w:rPr>
          <w:rFonts w:ascii="Times New Roman" w:hAnsi="Times New Roman" w:cs="Times New Roman"/>
          <w:sz w:val="24"/>
          <w:szCs w:val="24"/>
        </w:rPr>
        <w:t xml:space="preserve">odpowiedzialnego za kodowanie sierocej kinazy </w:t>
      </w:r>
      <w:proofErr w:type="spellStart"/>
      <w:r w:rsidR="005D26F9">
        <w:rPr>
          <w:rFonts w:ascii="Times New Roman" w:hAnsi="Times New Roman" w:cs="Times New Roman"/>
          <w:sz w:val="24"/>
          <w:szCs w:val="24"/>
        </w:rPr>
        <w:t>histydynowej</w:t>
      </w:r>
      <w:proofErr w:type="spellEnd"/>
      <w:r w:rsidR="005D26F9">
        <w:rPr>
          <w:rFonts w:ascii="Times New Roman" w:hAnsi="Times New Roman" w:cs="Times New Roman"/>
          <w:sz w:val="24"/>
          <w:szCs w:val="24"/>
        </w:rPr>
        <w:t xml:space="preserve">, która pełni rolę w różnicowaniu morfologicznych, </w:t>
      </w:r>
      <w:r w:rsidR="000C2BE2">
        <w:rPr>
          <w:rFonts w:ascii="Times New Roman" w:hAnsi="Times New Roman" w:cs="Times New Roman"/>
          <w:sz w:val="24"/>
          <w:szCs w:val="24"/>
        </w:rPr>
        <w:t xml:space="preserve">przyczyniło się do zwiększenia </w:t>
      </w:r>
      <w:proofErr w:type="spellStart"/>
      <w:r w:rsidR="000C2BE2">
        <w:rPr>
          <w:rFonts w:ascii="Times New Roman" w:hAnsi="Times New Roman" w:cs="Times New Roman"/>
          <w:sz w:val="24"/>
          <w:szCs w:val="24"/>
        </w:rPr>
        <w:t>ekpresji</w:t>
      </w:r>
      <w:proofErr w:type="spellEnd"/>
      <w:r w:rsidR="000C2BE2">
        <w:rPr>
          <w:rFonts w:ascii="Times New Roman" w:hAnsi="Times New Roman" w:cs="Times New Roman"/>
          <w:sz w:val="24"/>
          <w:szCs w:val="24"/>
        </w:rPr>
        <w:t xml:space="preserve"> w</w:t>
      </w:r>
      <w:r w:rsidR="005D26F9">
        <w:rPr>
          <w:rFonts w:ascii="Times New Roman" w:hAnsi="Times New Roman" w:cs="Times New Roman"/>
          <w:sz w:val="24"/>
          <w:szCs w:val="24"/>
        </w:rPr>
        <w:t xml:space="preserve"> klastrach genów odpowiedzialnych między innymi za karboksylazę </w:t>
      </w:r>
      <w:proofErr w:type="spellStart"/>
      <w:r w:rsidR="005D26F9">
        <w:rPr>
          <w:rFonts w:ascii="Times New Roman" w:hAnsi="Times New Roman" w:cs="Times New Roman"/>
          <w:sz w:val="24"/>
          <w:szCs w:val="24"/>
        </w:rPr>
        <w:t>acetylo-CoA</w:t>
      </w:r>
      <w:proofErr w:type="spellEnd"/>
      <w:r w:rsidR="005D26F9">
        <w:rPr>
          <w:rFonts w:ascii="Times New Roman" w:hAnsi="Times New Roman" w:cs="Times New Roman"/>
          <w:sz w:val="24"/>
          <w:szCs w:val="24"/>
        </w:rPr>
        <w:t xml:space="preserve">, jak i biosyntezę </w:t>
      </w:r>
      <w:proofErr w:type="spellStart"/>
      <w:r w:rsidR="005D26F9">
        <w:rPr>
          <w:rFonts w:ascii="Times New Roman" w:hAnsi="Times New Roman" w:cs="Times New Roman"/>
          <w:sz w:val="24"/>
          <w:szCs w:val="24"/>
        </w:rPr>
        <w:t>aktynorodyny</w:t>
      </w:r>
      <w:proofErr w:type="spellEnd"/>
      <w:r w:rsidR="005D26F9">
        <w:rPr>
          <w:rFonts w:ascii="Times New Roman" w:hAnsi="Times New Roman" w:cs="Times New Roman"/>
          <w:sz w:val="24"/>
          <w:szCs w:val="24"/>
        </w:rPr>
        <w:t xml:space="preserve"> </w:t>
      </w:r>
      <w:sdt>
        <w:sdtPr>
          <w:rPr>
            <w:color w:val="000000"/>
          </w:rPr>
          <w:tag w:val="MENDELEY_CITATION_v3_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"/>
          <w:id w:val="-1344013550"/>
          <w:placeholder>
            <w:docPart w:val="DefaultPlaceholder_-1854013440"/>
          </w:placeholder>
        </w:sdtPr>
        <w:sdtContent>
          <w:r w:rsidR="00FD77ED" w:rsidRPr="00FD77ED">
            <w:rPr>
              <w:rFonts w:ascii="Times New Roman" w:hAnsi="Times New Roman" w:cs="Times New Roman"/>
              <w:color w:val="000000"/>
              <w:sz w:val="24"/>
              <w:szCs w:val="24"/>
            </w:rPr>
            <w:t>[26], [27]</w:t>
          </w:r>
        </w:sdtContent>
      </w:sdt>
      <w:r>
        <w:rPr>
          <w:rFonts w:ascii="Times New Roman" w:hAnsi="Times New Roman" w:cs="Times New Roman"/>
          <w:color w:val="000000"/>
          <w:sz w:val="24"/>
          <w:szCs w:val="24"/>
        </w:rPr>
        <w:t xml:space="preserve">. Można też przeprowadzić pomiary w różnych fazach wzrostu bakterii i porównać, jak wygląda ekspresja genów w różnych etapach cyklu życiowego </w:t>
      </w:r>
      <w:sdt>
        <w:sdtPr>
          <w:rPr>
            <w:color w:val="000000"/>
          </w:rPr>
          <w:tag w:val="MENDELEY_CITATION_v3_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"/>
          <w:id w:val="1710604253"/>
          <w:placeholder>
            <w:docPart w:val="DefaultPlaceholder_-1854013440"/>
          </w:placeholder>
        </w:sdtPr>
        <w:sdtContent>
          <w:r w:rsidR="00FD77ED" w:rsidRPr="00FD77ED">
            <w:rPr>
              <w:rFonts w:ascii="Times New Roman" w:hAnsi="Times New Roman" w:cs="Times New Roman"/>
              <w:color w:val="000000"/>
              <w:sz w:val="24"/>
              <w:szCs w:val="24"/>
            </w:rPr>
            <w:t>[28]</w:t>
          </w:r>
        </w:sdtContent>
      </w:sdt>
      <w:r>
        <w:rPr>
          <w:rFonts w:ascii="Times New Roman" w:hAnsi="Times New Roman" w:cs="Times New Roman"/>
          <w:color w:val="000000"/>
          <w:sz w:val="24"/>
          <w:szCs w:val="24"/>
        </w:rPr>
        <w:t>.</w:t>
      </w:r>
    </w:p>
    <w:p w14:paraId="47E45908" w14:textId="5E02A43D" w:rsidR="000F747A" w:rsidRDefault="00000000">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Mikromacierze</w:t>
      </w:r>
      <w:proofErr w:type="spellEnd"/>
      <w:r>
        <w:rPr>
          <w:rFonts w:ascii="Times New Roman" w:hAnsi="Times New Roman" w:cs="Times New Roman"/>
          <w:sz w:val="24"/>
          <w:szCs w:val="24"/>
        </w:rPr>
        <w:t xml:space="preserve"> wymagają od nas znajomości genomu badanej bakterii. Technika ta jest podobna do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lecz jej zasada działania jest inna. Do przeprowadzenia takiego badania potrzebna nam jest macierz, na której w dołkach znajdują się fragmenty materiału genetycznego odpowiadające konkretnym genom bądź regionom kodującym. Z dwóch prób pobiera się RNA i </w:t>
      </w:r>
      <w:proofErr w:type="spellStart"/>
      <w:r>
        <w:rPr>
          <w:rFonts w:ascii="Times New Roman" w:hAnsi="Times New Roman" w:cs="Times New Roman"/>
          <w:sz w:val="24"/>
          <w:szCs w:val="24"/>
        </w:rPr>
        <w:t>przetłumacza</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cDNA</w:t>
      </w:r>
      <w:proofErr w:type="spellEnd"/>
      <w:r>
        <w:rPr>
          <w:rFonts w:ascii="Times New Roman" w:hAnsi="Times New Roman" w:cs="Times New Roman"/>
          <w:sz w:val="24"/>
          <w:szCs w:val="24"/>
        </w:rPr>
        <w:t xml:space="preserve"> poprzez zastosowanie odwrotnej transkrypcji. Następnie </w:t>
      </w:r>
      <w:proofErr w:type="spellStart"/>
      <w:r>
        <w:rPr>
          <w:rFonts w:ascii="Times New Roman" w:hAnsi="Times New Roman" w:cs="Times New Roman"/>
          <w:sz w:val="24"/>
          <w:szCs w:val="24"/>
        </w:rPr>
        <w:t>cDNA</w:t>
      </w:r>
      <w:proofErr w:type="spellEnd"/>
      <w:r>
        <w:rPr>
          <w:rFonts w:ascii="Times New Roman" w:hAnsi="Times New Roman" w:cs="Times New Roman"/>
          <w:sz w:val="24"/>
          <w:szCs w:val="24"/>
        </w:rPr>
        <w:t xml:space="preserve"> poddaje się fragmentacji i oznacza fluorescencyjnie różnymi znacznikami. Nakładane na macierz próbki, z obu prób biologicznych na raz, będą hybrydyzować z fragmentami w dołkach macierzy, jeśli będą do nich komplementarne, a reszta próbki jest odmywana. W ten sposób z każdego dołka uda nam się odczytać sygnał fluorescencyjny, a na podstawie obliczeń można ocenić jaka jest ekspresja różnicowa genów między badanymi bakteriami</w:t>
      </w:r>
      <w:r w:rsidR="0023122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"/>
          <w:id w:val="-184367476"/>
          <w:placeholder>
            <w:docPart w:val="DefaultPlaceholder_-1854013440"/>
          </w:placeholder>
        </w:sdtPr>
        <w:sdtContent>
          <w:r w:rsidR="00FD77ED" w:rsidRPr="00FD77ED">
            <w:rPr>
              <w:rFonts w:ascii="Times New Roman" w:hAnsi="Times New Roman" w:cs="Times New Roman"/>
              <w:color w:val="000000"/>
              <w:sz w:val="24"/>
              <w:szCs w:val="24"/>
            </w:rPr>
            <w:t>[29]</w:t>
          </w:r>
        </w:sdtContent>
      </w:sdt>
      <w:r>
        <w:rPr>
          <w:rFonts w:ascii="Times New Roman" w:hAnsi="Times New Roman" w:cs="Times New Roman"/>
          <w:sz w:val="24"/>
          <w:szCs w:val="24"/>
        </w:rPr>
        <w:t>. Jest to metoda szybsza niż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ale mniej czuła, lecz stosuje się ją do podobnych eksperymentów jak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Również jak w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wylicza się tu parametry FC, jak i FDR. Technikę można stosować do porównania mutantów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ze zmienionymi sekwencjami genów regulatorowych z typem dzikim, w celu zbadania znaczenia danych genów w procesach zachodzących podczas sporulacji </w:t>
      </w:r>
      <w:sdt>
        <w:sdtPr>
          <w:rPr>
            <w:color w:val="000000"/>
          </w:rPr>
          <w:tag w:val="MENDELEY_CITATION_v3_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"/>
          <w:id w:val="1167214520"/>
          <w:placeholder>
            <w:docPart w:val="3503B3467374434E8694AD6D58E3658A"/>
          </w:placeholder>
        </w:sdtPr>
        <w:sdtContent>
          <w:r w:rsidR="00FD77ED" w:rsidRPr="00FD77ED">
            <w:rPr>
              <w:rFonts w:ascii="Times New Roman" w:hAnsi="Times New Roman" w:cs="Times New Roman"/>
              <w:color w:val="000000"/>
              <w:sz w:val="24"/>
              <w:szCs w:val="24"/>
            </w:rPr>
            <w:t>[30]</w:t>
          </w:r>
        </w:sdtContent>
      </w:sdt>
      <w:r>
        <w:rPr>
          <w:rFonts w:ascii="Times New Roman" w:hAnsi="Times New Roman" w:cs="Times New Roman"/>
          <w:color w:val="000000"/>
          <w:sz w:val="24"/>
          <w:szCs w:val="24"/>
        </w:rPr>
        <w:t xml:space="preserve">, bądź do bardziej globalnego porównania zmian ekspresji w genomie w momencie hodowania bakterii w różnego rodzaju pożywkach, na przykład stałej i płynnej </w:t>
      </w:r>
      <w:sdt>
        <w:sdtPr>
          <w:rPr>
            <w:color w:val="000000"/>
          </w:rPr>
          <w:tag w:val="MENDELEY_CITATION_v3_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"/>
          <w:id w:val="-1390409472"/>
          <w:placeholder>
            <w:docPart w:val="3503B3467374434E8694AD6D58E3658A"/>
          </w:placeholder>
        </w:sdtPr>
        <w:sdtContent>
          <w:r w:rsidR="00FD77ED" w:rsidRPr="00FD77ED">
            <w:rPr>
              <w:rFonts w:ascii="Times New Roman" w:hAnsi="Times New Roman" w:cs="Times New Roman"/>
              <w:color w:val="000000"/>
              <w:sz w:val="24"/>
              <w:szCs w:val="24"/>
            </w:rPr>
            <w:t>[31]</w:t>
          </w:r>
        </w:sdtContent>
      </w:sdt>
      <w:r>
        <w:rPr>
          <w:rFonts w:ascii="Times New Roman" w:hAnsi="Times New Roman" w:cs="Times New Roman"/>
          <w:color w:val="000000"/>
          <w:sz w:val="24"/>
          <w:szCs w:val="24"/>
        </w:rPr>
        <w:t xml:space="preserve">. </w:t>
      </w:r>
    </w:p>
    <w:p w14:paraId="75160207" w14:textId="77777777" w:rsidR="000F747A" w:rsidRDefault="000F747A">
      <w:pPr>
        <w:spacing w:after="0" w:line="360" w:lineRule="auto"/>
        <w:ind w:firstLine="708"/>
        <w:jc w:val="both"/>
        <w:rPr>
          <w:rFonts w:ascii="Times New Roman" w:hAnsi="Times New Roman" w:cs="Times New Roman"/>
          <w:color w:val="000000"/>
          <w:sz w:val="24"/>
          <w:szCs w:val="24"/>
        </w:rPr>
      </w:pPr>
    </w:p>
    <w:p w14:paraId="6858C6AB" w14:textId="77777777" w:rsidR="000F747A" w:rsidRDefault="000F747A">
      <w:pPr>
        <w:spacing w:after="0" w:line="360" w:lineRule="auto"/>
        <w:ind w:firstLine="708"/>
        <w:jc w:val="both"/>
        <w:rPr>
          <w:rFonts w:ascii="Times New Roman" w:hAnsi="Times New Roman" w:cs="Times New Roman"/>
          <w:color w:val="000000"/>
          <w:sz w:val="24"/>
          <w:szCs w:val="24"/>
        </w:rPr>
      </w:pPr>
    </w:p>
    <w:p w14:paraId="30CA7F57" w14:textId="77777777" w:rsidR="000F747A" w:rsidRDefault="000F747A">
      <w:pPr>
        <w:spacing w:after="0" w:line="360" w:lineRule="auto"/>
        <w:ind w:firstLine="708"/>
        <w:jc w:val="both"/>
        <w:rPr>
          <w:rFonts w:ascii="Times New Roman" w:hAnsi="Times New Roman" w:cs="Times New Roman"/>
          <w:color w:val="000000"/>
          <w:sz w:val="24"/>
          <w:szCs w:val="24"/>
        </w:rPr>
      </w:pPr>
    </w:p>
    <w:p w14:paraId="6383F1B0" w14:textId="77777777" w:rsidR="000F747A" w:rsidRDefault="000F747A">
      <w:pPr>
        <w:spacing w:after="0" w:line="360" w:lineRule="auto"/>
        <w:ind w:firstLine="708"/>
        <w:jc w:val="both"/>
        <w:rPr>
          <w:rFonts w:ascii="Times New Roman" w:hAnsi="Times New Roman" w:cs="Times New Roman"/>
          <w:color w:val="000000"/>
          <w:sz w:val="24"/>
          <w:szCs w:val="24"/>
        </w:rPr>
      </w:pPr>
    </w:p>
    <w:p w14:paraId="57DBD8E8" w14:textId="77777777" w:rsidR="000F747A" w:rsidRDefault="000F747A">
      <w:pPr>
        <w:spacing w:after="0" w:line="360" w:lineRule="auto"/>
        <w:ind w:firstLine="708"/>
        <w:jc w:val="both"/>
        <w:rPr>
          <w:rFonts w:ascii="Times New Roman" w:hAnsi="Times New Roman" w:cs="Times New Roman"/>
          <w:color w:val="000000"/>
          <w:sz w:val="24"/>
          <w:szCs w:val="24"/>
        </w:rPr>
      </w:pPr>
    </w:p>
    <w:p w14:paraId="281D32AB" w14:textId="77777777" w:rsidR="000F747A" w:rsidRDefault="000F747A">
      <w:pPr>
        <w:spacing w:after="0" w:line="360" w:lineRule="auto"/>
        <w:ind w:firstLine="708"/>
        <w:jc w:val="both"/>
        <w:rPr>
          <w:rFonts w:ascii="Times New Roman" w:hAnsi="Times New Roman" w:cs="Times New Roman"/>
          <w:color w:val="000000"/>
          <w:sz w:val="24"/>
          <w:szCs w:val="24"/>
        </w:rPr>
      </w:pPr>
    </w:p>
    <w:p w14:paraId="032DA3AA" w14:textId="77777777" w:rsidR="000F747A" w:rsidRDefault="000F747A">
      <w:pPr>
        <w:spacing w:after="0" w:line="360" w:lineRule="auto"/>
        <w:ind w:firstLine="708"/>
        <w:jc w:val="both"/>
        <w:rPr>
          <w:rFonts w:ascii="Times New Roman" w:hAnsi="Times New Roman" w:cs="Times New Roman"/>
          <w:color w:val="000000"/>
          <w:sz w:val="24"/>
          <w:szCs w:val="24"/>
        </w:rPr>
      </w:pPr>
    </w:p>
    <w:p w14:paraId="08EC668F" w14:textId="77777777" w:rsidR="000F747A" w:rsidRDefault="00000000">
      <w:pPr>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9937ECD" wp14:editId="5E9DB8EC">
            <wp:extent cx="3877945" cy="5836920"/>
            <wp:effectExtent l="0" t="0" r="0"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7"/>
                    <pic:cNvPicPr>
                      <a:picLocks noChangeAspect="1" noChangeArrowheads="1"/>
                    </pic:cNvPicPr>
                  </pic:nvPicPr>
                  <pic:blipFill>
                    <a:blip r:embed="rId14">
                      <a:extLst>
                        <a:ext uri="{28A0092B-C50C-407E-A947-70E740481C1C}">
                          <a14:useLocalDpi xmlns:a14="http://schemas.microsoft.com/office/drawing/2010/main" val="0"/>
                        </a:ext>
                      </a:extLst>
                    </a:blip>
                    <a:srcRect l="1851" t="1582" r="1330" b="1921"/>
                    <a:stretch>
                      <a:fillRect/>
                    </a:stretch>
                  </pic:blipFill>
                  <pic:spPr bwMode="auto">
                    <a:xfrm>
                      <a:off x="0" y="0"/>
                      <a:ext cx="3877945" cy="5836920"/>
                    </a:xfrm>
                    <a:prstGeom prst="rect">
                      <a:avLst/>
                    </a:prstGeom>
                    <a:noFill/>
                  </pic:spPr>
                </pic:pic>
              </a:graphicData>
            </a:graphic>
          </wp:inline>
        </w:drawing>
      </w:r>
    </w:p>
    <w:p w14:paraId="70273F76" w14:textId="47033645" w:rsidR="000F747A" w:rsidRDefault="00000000">
      <w:pPr>
        <w:pStyle w:val="podobrazkiem"/>
      </w:pPr>
      <w:r>
        <w:rPr>
          <w:b/>
          <w:bCs/>
        </w:rPr>
        <w:t xml:space="preserve">Rysunek </w:t>
      </w:r>
      <w:r w:rsidR="00546513">
        <w:rPr>
          <w:b/>
          <w:bCs/>
        </w:rPr>
        <w:t>6</w:t>
      </w:r>
      <w:r>
        <w:t xml:space="preserve"> Schemat procedury zastosowania </w:t>
      </w:r>
      <w:proofErr w:type="spellStart"/>
      <w:r>
        <w:t>mikromacierzy</w:t>
      </w:r>
      <w:proofErr w:type="spellEnd"/>
      <w:r>
        <w:t>.</w:t>
      </w:r>
      <w:sdt>
        <w:sdtPr>
          <w:rPr>
            <w:color w:val="000000"/>
          </w:rPr>
          <w:tag w:val="MENDELEY_CITATION_v3_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"/>
          <w:id w:val="-1876845195"/>
          <w:placeholder>
            <w:docPart w:val="DefaultPlaceholder_-1854013440"/>
          </w:placeholder>
        </w:sdtPr>
        <w:sdtContent>
          <w:r w:rsidR="00FD77ED" w:rsidRPr="00FD77ED">
            <w:rPr>
              <w:color w:val="000000"/>
            </w:rPr>
            <w:t>[32]</w:t>
          </w:r>
        </w:sdtContent>
      </w:sdt>
    </w:p>
    <w:p w14:paraId="083DE36C" w14:textId="77777777" w:rsidR="000F747A" w:rsidRDefault="000F747A">
      <w:pPr>
        <w:spacing w:after="0" w:line="360" w:lineRule="auto"/>
        <w:jc w:val="both"/>
        <w:rPr>
          <w:rFonts w:ascii="Times New Roman" w:hAnsi="Times New Roman" w:cs="Times New Roman"/>
          <w:color w:val="000000"/>
          <w:sz w:val="24"/>
          <w:szCs w:val="24"/>
        </w:rPr>
      </w:pPr>
    </w:p>
    <w:p w14:paraId="494A573D" w14:textId="46F620DF" w:rsidR="000F747A" w:rsidRDefault="00000000">
      <w:pPr>
        <w:spacing w:after="0" w:line="360" w:lineRule="auto"/>
        <w:ind w:firstLine="708"/>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ChIP-seq</w:t>
      </w:r>
      <w:proofErr w:type="spellEnd"/>
      <w:r>
        <w:rPr>
          <w:rFonts w:ascii="Times New Roman" w:hAnsi="Times New Roman" w:cs="Times New Roman"/>
          <w:color w:val="000000"/>
          <w:sz w:val="24"/>
          <w:szCs w:val="24"/>
        </w:rPr>
        <w:t xml:space="preserve"> stosowany jest do identyfikacji miejsc wiązania białek regulatorowych takich jak czynniki transkrypcyjne, do chromosomu. Komórki traktowane są formaldehydem w celu zatrzymania białek przy DNA, a następnie materiał genetyczny tnie się na krótkie fragmenty. Przeprowadzana jest </w:t>
      </w:r>
      <w:proofErr w:type="spellStart"/>
      <w:r>
        <w:rPr>
          <w:rFonts w:ascii="Times New Roman" w:hAnsi="Times New Roman" w:cs="Times New Roman"/>
          <w:color w:val="000000"/>
          <w:sz w:val="24"/>
          <w:szCs w:val="24"/>
        </w:rPr>
        <w:t>immunoprecypitacja</w:t>
      </w:r>
      <w:proofErr w:type="spellEnd"/>
      <w:r>
        <w:rPr>
          <w:rFonts w:ascii="Times New Roman" w:hAnsi="Times New Roman" w:cs="Times New Roman"/>
          <w:color w:val="000000"/>
          <w:sz w:val="24"/>
          <w:szCs w:val="24"/>
        </w:rPr>
        <w:t xml:space="preserve"> z przeciwciałami specyficznymi dla danego białka, wtedy oznaczone fragmenty są odzyskiwane i oczyszczane z przyłączonych białek, po czym poddawane sekwencjonowaniu. W ten sposób otrzymujemy zsekwencjonowane tylko fragmenty, do których przyłączone było interesujące nas białko</w:t>
      </w:r>
      <w:r w:rsidR="00967FDF">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"/>
          <w:id w:val="649949256"/>
          <w:placeholder>
            <w:docPart w:val="DefaultPlaceholder_-1854013440"/>
          </w:placeholder>
        </w:sdtPr>
        <w:sdtContent>
          <w:r w:rsidR="00FD77ED" w:rsidRPr="00FD77ED">
            <w:rPr>
              <w:rFonts w:ascii="Times New Roman" w:hAnsi="Times New Roman" w:cs="Times New Roman"/>
              <w:color w:val="000000"/>
              <w:sz w:val="24"/>
              <w:szCs w:val="24"/>
            </w:rPr>
            <w:t>[33]</w:t>
          </w:r>
        </w:sdtContent>
      </w:sdt>
      <w:r>
        <w:rPr>
          <w:rFonts w:ascii="Times New Roman" w:hAnsi="Times New Roman" w:cs="Times New Roman"/>
          <w:color w:val="000000"/>
          <w:sz w:val="24"/>
          <w:szCs w:val="24"/>
        </w:rPr>
        <w:t xml:space="preserve">. Dzięki zastosowaniu techniki </w:t>
      </w:r>
      <w:proofErr w:type="spellStart"/>
      <w:r>
        <w:rPr>
          <w:rFonts w:ascii="Times New Roman" w:hAnsi="Times New Roman" w:cs="Times New Roman"/>
          <w:color w:val="000000"/>
          <w:sz w:val="24"/>
          <w:szCs w:val="24"/>
        </w:rPr>
        <w:t>ChIP-seq</w:t>
      </w:r>
      <w:proofErr w:type="spellEnd"/>
      <w:r>
        <w:rPr>
          <w:rFonts w:ascii="Times New Roman" w:hAnsi="Times New Roman" w:cs="Times New Roman"/>
          <w:color w:val="000000"/>
          <w:sz w:val="24"/>
          <w:szCs w:val="24"/>
        </w:rPr>
        <w:t xml:space="preserve"> możemy określić, jak zachodzą procesy związane z odczytywaniem materiału genetycznego, ale też jak wygląda segregowanie </w:t>
      </w:r>
      <w:r>
        <w:rPr>
          <w:rFonts w:ascii="Times New Roman" w:hAnsi="Times New Roman" w:cs="Times New Roman"/>
          <w:color w:val="000000"/>
          <w:sz w:val="24"/>
          <w:szCs w:val="24"/>
        </w:rPr>
        <w:lastRenderedPageBreak/>
        <w:t xml:space="preserve">materiału w momencie podziału komórek, czy ich rozwoju. Można określić, gdzie przyłączają się białka NAP, takie jak </w:t>
      </w:r>
      <w:proofErr w:type="spellStart"/>
      <w:r>
        <w:rPr>
          <w:rFonts w:ascii="Times New Roman" w:hAnsi="Times New Roman" w:cs="Times New Roman"/>
          <w:color w:val="000000"/>
          <w:sz w:val="24"/>
          <w:szCs w:val="24"/>
        </w:rPr>
        <w:t>HupS</w:t>
      </w:r>
      <w:proofErr w:type="spellEnd"/>
      <w:r>
        <w:rPr>
          <w:rFonts w:ascii="Times New Roman" w:hAnsi="Times New Roman" w:cs="Times New Roman"/>
          <w:color w:val="000000"/>
          <w:sz w:val="24"/>
          <w:szCs w:val="24"/>
        </w:rPr>
        <w:t xml:space="preserve">, gdy zachodzi </w:t>
      </w:r>
      <w:proofErr w:type="spellStart"/>
      <w:r>
        <w:rPr>
          <w:rFonts w:ascii="Times New Roman" w:hAnsi="Times New Roman" w:cs="Times New Roman"/>
          <w:color w:val="000000"/>
          <w:sz w:val="24"/>
          <w:szCs w:val="24"/>
        </w:rPr>
        <w:t>rearanżacja</w:t>
      </w:r>
      <w:proofErr w:type="spellEnd"/>
      <w:r>
        <w:rPr>
          <w:rFonts w:ascii="Times New Roman" w:hAnsi="Times New Roman" w:cs="Times New Roman"/>
          <w:color w:val="000000"/>
          <w:sz w:val="24"/>
          <w:szCs w:val="24"/>
        </w:rPr>
        <w:t xml:space="preserve"> materiału </w:t>
      </w:r>
      <w:proofErr w:type="spellStart"/>
      <w:r>
        <w:rPr>
          <w:rFonts w:ascii="Times New Roman" w:hAnsi="Times New Roman" w:cs="Times New Roman"/>
          <w:i/>
          <w:iCs/>
          <w:color w:val="000000"/>
          <w:sz w:val="24"/>
          <w:szCs w:val="24"/>
        </w:rPr>
        <w:t>Streptomyces</w:t>
      </w:r>
      <w:proofErr w:type="spellEnd"/>
      <w:r>
        <w:rPr>
          <w:rFonts w:ascii="Times New Roman" w:hAnsi="Times New Roman" w:cs="Times New Roman"/>
          <w:color w:val="000000"/>
          <w:sz w:val="24"/>
          <w:szCs w:val="24"/>
        </w:rPr>
        <w:t xml:space="preserve"> w momencie powstawania spor, a dokładnie podczas podziału komórek na spory </w:t>
      </w:r>
      <w:sdt>
        <w:sdtPr>
          <w:rPr>
            <w:color w:val="000000"/>
          </w:rPr>
          <w:tag w:val="MENDELEY_CITATION_v3_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"/>
          <w:id w:val="494379060"/>
          <w:placeholder>
            <w:docPart w:val="DefaultPlaceholder_-1854013440"/>
          </w:placeholder>
        </w:sdtPr>
        <w:sdtContent>
          <w:r w:rsidR="00FD77ED" w:rsidRPr="00FD77ED">
            <w:rPr>
              <w:rFonts w:ascii="Times New Roman" w:hAnsi="Times New Roman" w:cs="Times New Roman"/>
              <w:color w:val="000000"/>
              <w:sz w:val="24"/>
              <w:szCs w:val="24"/>
            </w:rPr>
            <w:t>[34]</w:t>
          </w:r>
        </w:sdtContent>
      </w:sdt>
      <w:r>
        <w:rPr>
          <w:rFonts w:ascii="Times New Roman" w:hAnsi="Times New Roman" w:cs="Times New Roman"/>
          <w:color w:val="000000"/>
          <w:sz w:val="24"/>
          <w:szCs w:val="24"/>
        </w:rPr>
        <w:t xml:space="preserve">. Używa się też do badania </w:t>
      </w:r>
      <w:proofErr w:type="spellStart"/>
      <w:r>
        <w:rPr>
          <w:rFonts w:ascii="Times New Roman" w:hAnsi="Times New Roman" w:cs="Times New Roman"/>
          <w:color w:val="000000"/>
          <w:sz w:val="24"/>
          <w:szCs w:val="24"/>
        </w:rPr>
        <w:t>regulonów</w:t>
      </w:r>
      <w:proofErr w:type="spellEnd"/>
      <w:r>
        <w:rPr>
          <w:rFonts w:ascii="Times New Roman" w:hAnsi="Times New Roman" w:cs="Times New Roman"/>
          <w:color w:val="000000"/>
          <w:sz w:val="24"/>
          <w:szCs w:val="24"/>
        </w:rPr>
        <w:t xml:space="preserve"> czynników transkrypcyjnych w bakteriach, jak na przykład zidentyfikowanie genów kontrolowanych przez konkretne białko</w:t>
      </w:r>
      <w:r w:rsidR="00BA4754">
        <w:rPr>
          <w:rFonts w:ascii="Times New Roman" w:hAnsi="Times New Roman" w:cs="Times New Roman"/>
          <w:color w:val="000000"/>
          <w:sz w:val="24"/>
          <w:szCs w:val="24"/>
        </w:rPr>
        <w:t xml:space="preserve">. Zbadanie przy użyciu </w:t>
      </w:r>
      <w:proofErr w:type="spellStart"/>
      <w:r w:rsidR="00BA4754">
        <w:rPr>
          <w:rFonts w:ascii="Times New Roman" w:hAnsi="Times New Roman" w:cs="Times New Roman"/>
          <w:color w:val="000000"/>
          <w:sz w:val="24"/>
          <w:szCs w:val="24"/>
        </w:rPr>
        <w:t>ChIP-seq</w:t>
      </w:r>
      <w:proofErr w:type="spellEnd"/>
      <w:r w:rsidR="00BA4754">
        <w:rPr>
          <w:rFonts w:ascii="Times New Roman" w:hAnsi="Times New Roman" w:cs="Times New Roman"/>
          <w:color w:val="000000"/>
          <w:sz w:val="24"/>
          <w:szCs w:val="24"/>
        </w:rPr>
        <w:t xml:space="preserve"> miejsc wiązania się do DNA, konstytutywnego czynnika sigma </w:t>
      </w:r>
      <w:proofErr w:type="spellStart"/>
      <w:r w:rsidR="00BA4754">
        <w:rPr>
          <w:rFonts w:ascii="Times New Roman" w:hAnsi="Times New Roman" w:cs="Times New Roman"/>
          <w:color w:val="000000"/>
          <w:sz w:val="24"/>
          <w:szCs w:val="24"/>
        </w:rPr>
        <w:t>HrdB</w:t>
      </w:r>
      <w:proofErr w:type="spellEnd"/>
      <w:r w:rsidR="00BA4754">
        <w:rPr>
          <w:rFonts w:ascii="Times New Roman" w:hAnsi="Times New Roman" w:cs="Times New Roman"/>
          <w:color w:val="000000"/>
          <w:sz w:val="24"/>
          <w:szCs w:val="24"/>
        </w:rPr>
        <w:t xml:space="preserve">, pozwoliło na zgłębienie wiedzy o działaniu tego czynnika i jego roli w regulacji </w:t>
      </w:r>
      <w:r w:rsidR="00BA4754" w:rsidRPr="00BA4754">
        <w:rPr>
          <w:rFonts w:ascii="Times New Roman" w:hAnsi="Times New Roman" w:cs="Times New Roman"/>
          <w:color w:val="000000"/>
          <w:sz w:val="24"/>
          <w:szCs w:val="24"/>
        </w:rPr>
        <w:t>procesów</w:t>
      </w:r>
      <w:r w:rsidR="00BA4754">
        <w:rPr>
          <w:rFonts w:ascii="Times New Roman" w:hAnsi="Times New Roman" w:cs="Times New Roman"/>
          <w:color w:val="000000"/>
          <w:sz w:val="24"/>
          <w:szCs w:val="24"/>
        </w:rPr>
        <w:t xml:space="preserve"> ważnych dla komórki </w:t>
      </w:r>
      <w:sdt>
        <w:sdtPr>
          <w:rPr>
            <w:color w:val="000000"/>
          </w:rPr>
          <w:tag w:val="MENDELEY_CITATION_v3_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"/>
          <w:id w:val="-1880312879"/>
          <w:placeholder>
            <w:docPart w:val="DefaultPlaceholder_-1854013440"/>
          </w:placeholder>
        </w:sdtPr>
        <w:sdtContent>
          <w:r w:rsidR="00FD77ED" w:rsidRPr="00FD77ED">
            <w:rPr>
              <w:rFonts w:ascii="Times New Roman" w:hAnsi="Times New Roman" w:cs="Times New Roman"/>
              <w:color w:val="000000"/>
              <w:sz w:val="24"/>
              <w:szCs w:val="24"/>
            </w:rPr>
            <w:t>[35]</w:t>
          </w:r>
        </w:sdtContent>
      </w:sdt>
      <w:r>
        <w:rPr>
          <w:rFonts w:ascii="Times New Roman" w:hAnsi="Times New Roman" w:cs="Times New Roman"/>
          <w:color w:val="000000"/>
          <w:sz w:val="24"/>
          <w:szCs w:val="24"/>
        </w:rPr>
        <w:t xml:space="preserve">. </w:t>
      </w:r>
    </w:p>
    <w:p w14:paraId="66E2D576" w14:textId="52459BD2" w:rsidR="000F747A" w:rsidRDefault="00546513" w:rsidP="00546513">
      <w:pPr>
        <w:spacing w:after="0" w:line="360" w:lineRule="auto"/>
        <w:rPr>
          <w:rFonts w:ascii="Times New Roman" w:hAnsi="Times New Roman" w:cs="Times New Roman"/>
          <w:color w:val="000000"/>
          <w:sz w:val="24"/>
          <w:szCs w:val="24"/>
        </w:rPr>
      </w:pPr>
      <w:r>
        <w:rPr>
          <w:noProof/>
        </w:rPr>
        <w:drawing>
          <wp:inline distT="0" distB="0" distL="0" distR="0" wp14:anchorId="53779643" wp14:editId="3BCD01B9">
            <wp:extent cx="5760720" cy="3652582"/>
            <wp:effectExtent l="0" t="0" r="0" b="0"/>
            <wp:docPr id="6" name="Obraz 8"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8" descr="Obraz zawierający tekst, zrzut ekranu, diagram, Czcionka&#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60720" cy="3652582"/>
                    </a:xfrm>
                    <a:prstGeom prst="rect">
                      <a:avLst/>
                    </a:prstGeom>
                    <a:noFill/>
                  </pic:spPr>
                </pic:pic>
              </a:graphicData>
            </a:graphic>
          </wp:inline>
        </w:drawing>
      </w:r>
    </w:p>
    <w:p w14:paraId="2724031C" w14:textId="3E3B0C1C" w:rsidR="000F747A" w:rsidRDefault="00000000">
      <w:pPr>
        <w:pStyle w:val="podobrazkiem"/>
      </w:pPr>
      <w:r>
        <w:rPr>
          <w:b/>
          <w:bCs/>
        </w:rPr>
        <w:t xml:space="preserve">Rysunek </w:t>
      </w:r>
      <w:r w:rsidR="00546513">
        <w:rPr>
          <w:b/>
          <w:bCs/>
        </w:rPr>
        <w:t>7</w:t>
      </w:r>
      <w:r>
        <w:t xml:space="preserve"> Schemat przygotowania preparatu w </w:t>
      </w:r>
      <w:proofErr w:type="spellStart"/>
      <w:r>
        <w:t>ChIP-seq</w:t>
      </w:r>
      <w:proofErr w:type="spellEnd"/>
      <w:r>
        <w:t xml:space="preserve">. Zaadaptowano z </w:t>
      </w:r>
      <w:sdt>
        <w:sdtPr>
          <w:rPr>
            <w:color w:val="000000"/>
          </w:rPr>
          <w:tag w:val="MENDELEY_CITATION_v3_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"/>
          <w:id w:val="-1748577322"/>
          <w:placeholder>
            <w:docPart w:val="DefaultPlaceholder_-1854013440"/>
          </w:placeholder>
        </w:sdtPr>
        <w:sdtContent>
          <w:r w:rsidR="00FD77ED" w:rsidRPr="00FD77ED">
            <w:rPr>
              <w:color w:val="000000"/>
            </w:rPr>
            <w:t>[36]</w:t>
          </w:r>
        </w:sdtContent>
      </w:sdt>
    </w:p>
    <w:p w14:paraId="2B980A96" w14:textId="46CE2175" w:rsidR="000F747A" w:rsidRDefault="004847BC">
      <w:pPr>
        <w:pStyle w:val="Nagwek2"/>
      </w:pPr>
      <w:bookmarkStart w:id="15" w:name="_Toc193801734"/>
      <w:r>
        <w:t>1.4 Bazy danych i narzędzia do analizy danych sekwencjonowania</w:t>
      </w:r>
      <w:bookmarkEnd w:id="15"/>
    </w:p>
    <w:p w14:paraId="02DAE5ED" w14:textId="2AFDD884" w:rsidR="000F747A" w:rsidRDefault="0000000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Ponieważ istniej</w:t>
      </w:r>
      <w:r w:rsidR="00546513">
        <w:rPr>
          <w:rFonts w:ascii="Times New Roman" w:hAnsi="Times New Roman" w:cs="Times New Roman"/>
          <w:sz w:val="24"/>
          <w:szCs w:val="24"/>
        </w:rPr>
        <w:t>ą</w:t>
      </w:r>
      <w:r>
        <w:rPr>
          <w:rFonts w:ascii="Times New Roman" w:hAnsi="Times New Roman" w:cs="Times New Roman"/>
          <w:sz w:val="24"/>
          <w:szCs w:val="24"/>
        </w:rPr>
        <w:t xml:space="preserve"> </w:t>
      </w:r>
      <w:r w:rsidR="00546513">
        <w:rPr>
          <w:rFonts w:ascii="Times New Roman" w:hAnsi="Times New Roman" w:cs="Times New Roman"/>
          <w:sz w:val="24"/>
          <w:szCs w:val="24"/>
        </w:rPr>
        <w:t xml:space="preserve">niezliczone ilości </w:t>
      </w:r>
      <w:r>
        <w:rPr>
          <w:rFonts w:ascii="Times New Roman" w:hAnsi="Times New Roman" w:cs="Times New Roman"/>
          <w:sz w:val="24"/>
          <w:szCs w:val="24"/>
        </w:rPr>
        <w:t xml:space="preserve">dotyczących powyżej wspomnianych zagadnień, powstały strony umożliwiające wgląd w istniejące dane pochodzące z sekwencjonowania bakterii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zawierające cały genom konkretnych gatunków, jak i wyniki z różnego rodzaju eksperymentów.</w:t>
      </w:r>
      <w:r w:rsidR="00E109C7">
        <w:rPr>
          <w:rFonts w:ascii="Times New Roman" w:hAnsi="Times New Roman" w:cs="Times New Roman"/>
          <w:sz w:val="24"/>
          <w:szCs w:val="24"/>
        </w:rPr>
        <w:t xml:space="preserve"> </w:t>
      </w:r>
      <w:r>
        <w:rPr>
          <w:rFonts w:ascii="Times New Roman" w:hAnsi="Times New Roman" w:cs="Times New Roman"/>
          <w:sz w:val="24"/>
          <w:szCs w:val="24"/>
        </w:rPr>
        <w:t xml:space="preserve">Oferują one szeroką gamę możliwości wglądu w genom </w:t>
      </w:r>
      <w:r w:rsidR="00E109C7">
        <w:rPr>
          <w:rFonts w:ascii="Times New Roman" w:hAnsi="Times New Roman" w:cs="Times New Roman"/>
          <w:sz w:val="24"/>
          <w:szCs w:val="24"/>
        </w:rPr>
        <w:t xml:space="preserve">różnych gatunków, jak i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lecz każda z nich ma też swoje ograniczenia.</w:t>
      </w:r>
      <w:r w:rsidR="00F72BD6">
        <w:rPr>
          <w:rFonts w:ascii="Times New Roman" w:hAnsi="Times New Roman" w:cs="Times New Roman"/>
          <w:sz w:val="24"/>
          <w:szCs w:val="24"/>
        </w:rPr>
        <w:t xml:space="preserve"> Przede wszystkim, największe i najbardziej rozbudowywane bazy danych, nie będą dotyczyły konkretnie </w:t>
      </w:r>
      <w:proofErr w:type="spellStart"/>
      <w:r w:rsidR="00F72BD6" w:rsidRPr="00F72BD6">
        <w:rPr>
          <w:rFonts w:ascii="Times New Roman" w:hAnsi="Times New Roman" w:cs="Times New Roman"/>
          <w:i/>
          <w:iCs/>
          <w:sz w:val="24"/>
          <w:szCs w:val="24"/>
        </w:rPr>
        <w:t>Streptomyces</w:t>
      </w:r>
      <w:proofErr w:type="spellEnd"/>
      <w:r w:rsidR="00F72BD6">
        <w:rPr>
          <w:rFonts w:ascii="Times New Roman" w:hAnsi="Times New Roman" w:cs="Times New Roman"/>
          <w:sz w:val="24"/>
          <w:szCs w:val="24"/>
        </w:rPr>
        <w:t xml:space="preserve">, większość baz cieszących się popularnością to bazy ogólne, czyli nie skupiające się na konkretnym gatunku. Jako pierwszą można wymienić </w:t>
      </w:r>
      <w:proofErr w:type="spellStart"/>
      <w:r w:rsidR="00F72BD6">
        <w:rPr>
          <w:rFonts w:ascii="Times New Roman" w:hAnsi="Times New Roman" w:cs="Times New Roman"/>
          <w:sz w:val="24"/>
          <w:szCs w:val="24"/>
        </w:rPr>
        <w:t>Gene</w:t>
      </w:r>
      <w:proofErr w:type="spellEnd"/>
      <w:r w:rsidR="00F72BD6">
        <w:rPr>
          <w:rFonts w:ascii="Times New Roman" w:hAnsi="Times New Roman" w:cs="Times New Roman"/>
          <w:sz w:val="24"/>
          <w:szCs w:val="24"/>
        </w:rPr>
        <w:t xml:space="preserve"> </w:t>
      </w:r>
      <w:proofErr w:type="spellStart"/>
      <w:r w:rsidR="00F72BD6">
        <w:rPr>
          <w:rFonts w:ascii="Times New Roman" w:hAnsi="Times New Roman" w:cs="Times New Roman"/>
          <w:sz w:val="24"/>
          <w:szCs w:val="24"/>
        </w:rPr>
        <w:t>expression</w:t>
      </w:r>
      <w:proofErr w:type="spellEnd"/>
      <w:r w:rsidR="00F72BD6">
        <w:rPr>
          <w:rFonts w:ascii="Times New Roman" w:hAnsi="Times New Roman" w:cs="Times New Roman"/>
          <w:sz w:val="24"/>
          <w:szCs w:val="24"/>
        </w:rPr>
        <w:t xml:space="preserve"> Omnibus (GEO), która jest publiczną bazą danych należącą do </w:t>
      </w:r>
      <w:proofErr w:type="spellStart"/>
      <w:r w:rsidR="00F72BD6">
        <w:rPr>
          <w:rFonts w:ascii="Times New Roman" w:hAnsi="Times New Roman" w:cs="Times New Roman"/>
          <w:sz w:val="24"/>
          <w:szCs w:val="24"/>
        </w:rPr>
        <w:t>National</w:t>
      </w:r>
      <w:proofErr w:type="spellEnd"/>
      <w:r w:rsidR="00F72BD6">
        <w:rPr>
          <w:rFonts w:ascii="Times New Roman" w:hAnsi="Times New Roman" w:cs="Times New Roman"/>
          <w:sz w:val="24"/>
          <w:szCs w:val="24"/>
        </w:rPr>
        <w:t xml:space="preserve"> Center for </w:t>
      </w:r>
      <w:proofErr w:type="spellStart"/>
      <w:r w:rsidR="00F72BD6">
        <w:rPr>
          <w:rFonts w:ascii="Times New Roman" w:hAnsi="Times New Roman" w:cs="Times New Roman"/>
          <w:sz w:val="24"/>
          <w:szCs w:val="24"/>
        </w:rPr>
        <w:lastRenderedPageBreak/>
        <w:t>Biotechnology</w:t>
      </w:r>
      <w:proofErr w:type="spellEnd"/>
      <w:r w:rsidR="00F72BD6">
        <w:rPr>
          <w:rFonts w:ascii="Times New Roman" w:hAnsi="Times New Roman" w:cs="Times New Roman"/>
          <w:sz w:val="24"/>
          <w:szCs w:val="24"/>
        </w:rPr>
        <w:t xml:space="preserve"> </w:t>
      </w:r>
      <w:proofErr w:type="spellStart"/>
      <w:r w:rsidR="00F72BD6">
        <w:rPr>
          <w:rFonts w:ascii="Times New Roman" w:hAnsi="Times New Roman" w:cs="Times New Roman"/>
          <w:sz w:val="24"/>
          <w:szCs w:val="24"/>
        </w:rPr>
        <w:t>Infotmation</w:t>
      </w:r>
      <w:proofErr w:type="spellEnd"/>
      <w:r w:rsidR="00F72BD6">
        <w:rPr>
          <w:rFonts w:ascii="Times New Roman" w:hAnsi="Times New Roman" w:cs="Times New Roman"/>
          <w:sz w:val="24"/>
          <w:szCs w:val="24"/>
        </w:rPr>
        <w:t xml:space="preserve"> (NCBI). GEO przechowuje i udostępnia tysiące danych pochodzących z różnych metod, takich jak RNA-</w:t>
      </w:r>
      <w:proofErr w:type="spellStart"/>
      <w:r w:rsidR="00F72BD6">
        <w:rPr>
          <w:rFonts w:ascii="Times New Roman" w:hAnsi="Times New Roman" w:cs="Times New Roman"/>
          <w:sz w:val="24"/>
          <w:szCs w:val="24"/>
        </w:rPr>
        <w:t>seq</w:t>
      </w:r>
      <w:proofErr w:type="spellEnd"/>
      <w:r w:rsidR="00F72BD6">
        <w:rPr>
          <w:rFonts w:ascii="Times New Roman" w:hAnsi="Times New Roman" w:cs="Times New Roman"/>
          <w:sz w:val="24"/>
          <w:szCs w:val="24"/>
        </w:rPr>
        <w:t xml:space="preserve">, </w:t>
      </w:r>
      <w:proofErr w:type="spellStart"/>
      <w:r w:rsidR="00F72BD6">
        <w:rPr>
          <w:rFonts w:ascii="Times New Roman" w:hAnsi="Times New Roman" w:cs="Times New Roman"/>
          <w:sz w:val="24"/>
          <w:szCs w:val="24"/>
        </w:rPr>
        <w:t>mikromacierze</w:t>
      </w:r>
      <w:proofErr w:type="spellEnd"/>
      <w:r w:rsidR="00F72BD6">
        <w:rPr>
          <w:rFonts w:ascii="Times New Roman" w:hAnsi="Times New Roman" w:cs="Times New Roman"/>
          <w:sz w:val="24"/>
          <w:szCs w:val="24"/>
        </w:rPr>
        <w:t xml:space="preserve">, czy </w:t>
      </w:r>
      <w:proofErr w:type="spellStart"/>
      <w:r w:rsidR="00F72BD6">
        <w:rPr>
          <w:rFonts w:ascii="Times New Roman" w:hAnsi="Times New Roman" w:cs="Times New Roman"/>
          <w:sz w:val="24"/>
          <w:szCs w:val="24"/>
        </w:rPr>
        <w:t>ChIP-seq</w:t>
      </w:r>
      <w:proofErr w:type="spellEnd"/>
      <w:r w:rsidR="00F72BD6">
        <w:rPr>
          <w:rFonts w:ascii="Times New Roman" w:hAnsi="Times New Roman" w:cs="Times New Roman"/>
          <w:sz w:val="24"/>
          <w:szCs w:val="24"/>
        </w:rPr>
        <w:t xml:space="preserve">. W bazie GEO, zawierają się dane surowe jak i przetworzone, a wyszukiwać je, możemy po identyfikatorach eksperymentów lub w wyszukiwarce słownej. Znajdziemy tam również dane dotyczące gatunków </w:t>
      </w:r>
      <w:proofErr w:type="spellStart"/>
      <w:r w:rsidR="00F72BD6">
        <w:rPr>
          <w:rFonts w:ascii="Times New Roman" w:hAnsi="Times New Roman" w:cs="Times New Roman"/>
          <w:i/>
          <w:iCs/>
          <w:sz w:val="24"/>
          <w:szCs w:val="24"/>
        </w:rPr>
        <w:t>Streptomyces</w:t>
      </w:r>
      <w:proofErr w:type="spellEnd"/>
      <w:r w:rsidR="004C631F">
        <w:rPr>
          <w:rFonts w:ascii="Times New Roman" w:hAnsi="Times New Roman" w:cs="Times New Roman"/>
          <w:i/>
          <w:iCs/>
          <w:sz w:val="24"/>
          <w:szCs w:val="24"/>
        </w:rPr>
        <w:t xml:space="preserve"> </w:t>
      </w:r>
      <w:sdt>
        <w:sdtPr>
          <w:rPr>
            <w:rFonts w:ascii="Times New Roman" w:hAnsi="Times New Roman" w:cs="Times New Roman"/>
            <w:i/>
            <w:iCs/>
            <w:color w:val="000000"/>
            <w:sz w:val="24"/>
            <w:szCs w:val="24"/>
          </w:rPr>
          <w:tag w:val="MENDELEY_CITATION_v3_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"/>
          <w:id w:val="-1754968283"/>
          <w:placeholder>
            <w:docPart w:val="DefaultPlaceholder_-1854013440"/>
          </w:placeholder>
        </w:sdtPr>
        <w:sdtContent>
          <w:r w:rsidR="00FD77ED" w:rsidRPr="00FD77ED">
            <w:rPr>
              <w:rFonts w:ascii="Times New Roman" w:hAnsi="Times New Roman" w:cs="Times New Roman"/>
              <w:color w:val="000000"/>
              <w:sz w:val="24"/>
              <w:szCs w:val="24"/>
            </w:rPr>
            <w:t>[37]</w:t>
          </w:r>
        </w:sdtContent>
      </w:sdt>
      <w:r w:rsidR="00F72BD6">
        <w:rPr>
          <w:rFonts w:ascii="Times New Roman" w:hAnsi="Times New Roman" w:cs="Times New Roman"/>
          <w:sz w:val="24"/>
          <w:szCs w:val="24"/>
        </w:rPr>
        <w:t>.</w:t>
      </w:r>
      <w:r w:rsidR="004C631F">
        <w:rPr>
          <w:rFonts w:ascii="Times New Roman" w:hAnsi="Times New Roman" w:cs="Times New Roman"/>
          <w:sz w:val="24"/>
          <w:szCs w:val="24"/>
        </w:rPr>
        <w:t xml:space="preserve"> Strona daje użytkownikowi dostęp do opisu danych, w tym, jego autorów i możliwości pobrania danych, lecz nie znajdziemy na niej żadnej możliwości obejrzenia wyników w formie graficznej. Jest to miejsce zbierające dane, </w:t>
      </w:r>
      <w:r w:rsidR="00B22AB3">
        <w:rPr>
          <w:rFonts w:ascii="Times New Roman" w:hAnsi="Times New Roman" w:cs="Times New Roman"/>
          <w:sz w:val="24"/>
          <w:szCs w:val="24"/>
        </w:rPr>
        <w:t>a nie użytkowe narzędzie do obróbki czy prezentacji wyników.</w:t>
      </w:r>
    </w:p>
    <w:p w14:paraId="01EE700E" w14:textId="77777777" w:rsidR="00A03211" w:rsidRDefault="00A03211">
      <w:pPr>
        <w:spacing w:after="0" w:line="360" w:lineRule="auto"/>
        <w:ind w:firstLine="708"/>
        <w:jc w:val="both"/>
        <w:rPr>
          <w:rFonts w:ascii="Times New Roman" w:hAnsi="Times New Roman" w:cs="Times New Roman"/>
          <w:sz w:val="24"/>
          <w:szCs w:val="24"/>
        </w:rPr>
      </w:pPr>
    </w:p>
    <w:p w14:paraId="47D875D2" w14:textId="1A6E2ED9" w:rsidR="00A03211" w:rsidRDefault="00A03211" w:rsidP="00A0321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391808" wp14:editId="726399F0">
            <wp:extent cx="4999430" cy="3308884"/>
            <wp:effectExtent l="0" t="0" r="0" b="0"/>
            <wp:docPr id="18893420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679" cy="3311696"/>
                    </a:xfrm>
                    <a:prstGeom prst="rect">
                      <a:avLst/>
                    </a:prstGeom>
                    <a:noFill/>
                    <a:ln>
                      <a:noFill/>
                    </a:ln>
                  </pic:spPr>
                </pic:pic>
              </a:graphicData>
            </a:graphic>
          </wp:inline>
        </w:drawing>
      </w:r>
    </w:p>
    <w:p w14:paraId="3D75E425" w14:textId="04D5EC7F" w:rsidR="00A03211" w:rsidRDefault="00A03211" w:rsidP="00A03211">
      <w:pPr>
        <w:pStyle w:val="podobrazkiem"/>
      </w:pPr>
      <w:r w:rsidRPr="00A03211">
        <w:rPr>
          <w:b/>
          <w:bCs/>
        </w:rPr>
        <w:t>Rysunek 8</w:t>
      </w:r>
      <w:r>
        <w:t xml:space="preserve"> Wyszukiwanie dla hasła „</w:t>
      </w:r>
      <w:proofErr w:type="spellStart"/>
      <w:r>
        <w:t>streptomyces</w:t>
      </w:r>
      <w:proofErr w:type="spellEnd"/>
      <w:r>
        <w:t xml:space="preserve"> </w:t>
      </w:r>
      <w:proofErr w:type="spellStart"/>
      <w:r>
        <w:t>rna-seq</w:t>
      </w:r>
      <w:proofErr w:type="spellEnd"/>
      <w:r>
        <w:t>” w bazie danych GEO.</w:t>
      </w:r>
    </w:p>
    <w:p w14:paraId="40BE7A52" w14:textId="77777777" w:rsidR="00A03211" w:rsidRDefault="00A03211" w:rsidP="00A03211">
      <w:pPr>
        <w:pStyle w:val="podobrazkiem"/>
      </w:pPr>
    </w:p>
    <w:p w14:paraId="53B9FD82" w14:textId="3D0965F1" w:rsidR="00F72BD6" w:rsidRDefault="004C631F" w:rsidP="00F72BD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Podobną</w:t>
      </w:r>
      <w:r w:rsidR="00A03211">
        <w:rPr>
          <w:rFonts w:ascii="Times New Roman" w:hAnsi="Times New Roman" w:cs="Times New Roman"/>
          <w:sz w:val="24"/>
          <w:szCs w:val="24"/>
        </w:rPr>
        <w:t xml:space="preserve"> popularną bazą jest </w:t>
      </w:r>
      <w:proofErr w:type="spellStart"/>
      <w:r w:rsidR="00F72BD6" w:rsidRPr="00F72BD6">
        <w:rPr>
          <w:rFonts w:ascii="Times New Roman" w:hAnsi="Times New Roman" w:cs="Times New Roman"/>
          <w:sz w:val="24"/>
          <w:szCs w:val="24"/>
        </w:rPr>
        <w:t>ArrayExpress</w:t>
      </w:r>
      <w:proofErr w:type="spellEnd"/>
      <w:r w:rsidR="00A03211">
        <w:rPr>
          <w:rFonts w:ascii="Times New Roman" w:hAnsi="Times New Roman" w:cs="Times New Roman"/>
          <w:sz w:val="24"/>
          <w:szCs w:val="24"/>
        </w:rPr>
        <w:t>.</w:t>
      </w:r>
      <w:r w:rsidR="00F72BD6" w:rsidRPr="00F72BD6">
        <w:rPr>
          <w:rFonts w:ascii="Times New Roman" w:hAnsi="Times New Roman" w:cs="Times New Roman"/>
          <w:sz w:val="24"/>
          <w:szCs w:val="24"/>
        </w:rPr>
        <w:t xml:space="preserve"> </w:t>
      </w:r>
      <w:r w:rsidR="00A03211">
        <w:rPr>
          <w:rFonts w:ascii="Times New Roman" w:hAnsi="Times New Roman" w:cs="Times New Roman"/>
          <w:sz w:val="24"/>
          <w:szCs w:val="24"/>
        </w:rPr>
        <w:t>J</w:t>
      </w:r>
      <w:r w:rsidR="00F72BD6" w:rsidRPr="00F72BD6">
        <w:rPr>
          <w:rFonts w:ascii="Times New Roman" w:hAnsi="Times New Roman" w:cs="Times New Roman"/>
          <w:sz w:val="24"/>
          <w:szCs w:val="24"/>
        </w:rPr>
        <w:t xml:space="preserve">est </w:t>
      </w:r>
      <w:r w:rsidR="00A03211">
        <w:rPr>
          <w:rFonts w:ascii="Times New Roman" w:hAnsi="Times New Roman" w:cs="Times New Roman"/>
          <w:sz w:val="24"/>
          <w:szCs w:val="24"/>
        </w:rPr>
        <w:t xml:space="preserve">to </w:t>
      </w:r>
      <w:r w:rsidR="00F72BD6" w:rsidRPr="00F72BD6">
        <w:rPr>
          <w:rFonts w:ascii="Times New Roman" w:hAnsi="Times New Roman" w:cs="Times New Roman"/>
          <w:sz w:val="24"/>
          <w:szCs w:val="24"/>
        </w:rPr>
        <w:t>baz</w:t>
      </w:r>
      <w:r w:rsidR="00A03211">
        <w:rPr>
          <w:rFonts w:ascii="Times New Roman" w:hAnsi="Times New Roman" w:cs="Times New Roman"/>
          <w:sz w:val="24"/>
          <w:szCs w:val="24"/>
        </w:rPr>
        <w:t xml:space="preserve">a </w:t>
      </w:r>
      <w:r w:rsidR="00F72BD6" w:rsidRPr="00F72BD6">
        <w:rPr>
          <w:rFonts w:ascii="Times New Roman" w:hAnsi="Times New Roman" w:cs="Times New Roman"/>
          <w:sz w:val="24"/>
          <w:szCs w:val="24"/>
        </w:rPr>
        <w:t xml:space="preserve">danych, która udostępnia dane z eksperymentów z zakresu genomiki, </w:t>
      </w:r>
      <w:proofErr w:type="spellStart"/>
      <w:r w:rsidR="00F72BD6" w:rsidRPr="00F72BD6">
        <w:rPr>
          <w:rFonts w:ascii="Times New Roman" w:hAnsi="Times New Roman" w:cs="Times New Roman"/>
          <w:sz w:val="24"/>
          <w:szCs w:val="24"/>
        </w:rPr>
        <w:t>transkryptomiki</w:t>
      </w:r>
      <w:proofErr w:type="spellEnd"/>
      <w:r w:rsidR="00F72BD6" w:rsidRPr="00F72BD6">
        <w:rPr>
          <w:rFonts w:ascii="Times New Roman" w:hAnsi="Times New Roman" w:cs="Times New Roman"/>
          <w:sz w:val="24"/>
          <w:szCs w:val="24"/>
        </w:rPr>
        <w:t xml:space="preserve"> i innych badań </w:t>
      </w:r>
      <w:proofErr w:type="spellStart"/>
      <w:r w:rsidR="00F72BD6" w:rsidRPr="00F72BD6">
        <w:rPr>
          <w:rFonts w:ascii="Times New Roman" w:hAnsi="Times New Roman" w:cs="Times New Roman"/>
          <w:sz w:val="24"/>
          <w:szCs w:val="24"/>
        </w:rPr>
        <w:t>omicznych</w:t>
      </w:r>
      <w:proofErr w:type="spellEnd"/>
      <w:r w:rsidR="00F72BD6" w:rsidRPr="00F72BD6">
        <w:rPr>
          <w:rFonts w:ascii="Times New Roman" w:hAnsi="Times New Roman" w:cs="Times New Roman"/>
          <w:sz w:val="24"/>
          <w:szCs w:val="24"/>
        </w:rPr>
        <w:t>, w tym danych z RNA-</w:t>
      </w:r>
      <w:proofErr w:type="spellStart"/>
      <w:r w:rsidR="00F72BD6" w:rsidRPr="00F72BD6">
        <w:rPr>
          <w:rFonts w:ascii="Times New Roman" w:hAnsi="Times New Roman" w:cs="Times New Roman"/>
          <w:sz w:val="24"/>
          <w:szCs w:val="24"/>
        </w:rPr>
        <w:t>seq</w:t>
      </w:r>
      <w:proofErr w:type="spellEnd"/>
      <w:r w:rsidR="00F72BD6" w:rsidRPr="00F72BD6">
        <w:rPr>
          <w:rFonts w:ascii="Times New Roman" w:hAnsi="Times New Roman" w:cs="Times New Roman"/>
          <w:sz w:val="24"/>
          <w:szCs w:val="24"/>
        </w:rPr>
        <w:t xml:space="preserve">, czy </w:t>
      </w:r>
      <w:proofErr w:type="spellStart"/>
      <w:r w:rsidR="00F72BD6" w:rsidRPr="00F72BD6">
        <w:rPr>
          <w:rFonts w:ascii="Times New Roman" w:hAnsi="Times New Roman" w:cs="Times New Roman"/>
          <w:sz w:val="24"/>
          <w:szCs w:val="24"/>
        </w:rPr>
        <w:t>mikromacierzy</w:t>
      </w:r>
      <w:proofErr w:type="spellEnd"/>
      <w:r w:rsidR="00F72BD6" w:rsidRPr="00F72BD6">
        <w:rPr>
          <w:rFonts w:ascii="Times New Roman" w:hAnsi="Times New Roman" w:cs="Times New Roman"/>
          <w:sz w:val="24"/>
          <w:szCs w:val="24"/>
        </w:rPr>
        <w:t xml:space="preserve"> </w:t>
      </w:r>
      <w:sdt>
        <w:sdtPr>
          <w:rPr>
            <w:color w:val="000000"/>
          </w:rPr>
          <w:tag w:val="MENDELEY_CITATION_v3_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"/>
          <w:id w:val="233904703"/>
          <w:placeholder>
            <w:docPart w:val="E923F5FDB2CD4610A3A3F2D634ED94E2"/>
          </w:placeholder>
        </w:sdtPr>
        <w:sdtContent>
          <w:r w:rsidR="00FD77ED" w:rsidRPr="00FD77ED">
            <w:rPr>
              <w:rFonts w:ascii="Times New Roman" w:hAnsi="Times New Roman" w:cs="Times New Roman"/>
              <w:color w:val="000000"/>
              <w:sz w:val="24"/>
              <w:szCs w:val="24"/>
            </w:rPr>
            <w:t>[38]</w:t>
          </w:r>
        </w:sdtContent>
      </w:sdt>
      <w:r w:rsidR="00F72BD6" w:rsidRPr="00F72BD6">
        <w:rPr>
          <w:rFonts w:ascii="Times New Roman" w:hAnsi="Times New Roman" w:cs="Times New Roman"/>
          <w:sz w:val="24"/>
          <w:szCs w:val="24"/>
        </w:rPr>
        <w:t xml:space="preserve">. Odnajdziemy tam szeroki zakres danych eksperymentalnych z różnych dziedzin i pozyskanych z różnych organizmów. Pozwala ona również na udostępnianie własnych danych do wglądu przez innych użytkowników, przeglądanie danych już </w:t>
      </w:r>
      <w:r w:rsidRPr="004C631F">
        <w:rPr>
          <w:rFonts w:ascii="Times New Roman" w:hAnsi="Times New Roman" w:cs="Times New Roman"/>
          <w:sz w:val="24"/>
          <w:szCs w:val="24"/>
        </w:rPr>
        <w:t xml:space="preserve">znajdujących się w bazie danych jak i wyszukiwanie danych według różnych kryteriów, takich jak typ danych, organizm, technika, rodzaj próbki, oraz warunki eksperymentalne. Istnieją również narzędzia wyszukiwania umożliwiające łatwe odnalezienie konkretnych danych. Dane również zawierają opisy z jakich eksperymentów pochodzą. Strona ta nie oferuje jednak wglądu do danych w sposób graficzny, są one tam dostępne do </w:t>
      </w:r>
      <w:r w:rsidRPr="004C631F">
        <w:rPr>
          <w:rFonts w:ascii="Times New Roman" w:hAnsi="Times New Roman" w:cs="Times New Roman"/>
          <w:sz w:val="24"/>
          <w:szCs w:val="24"/>
        </w:rPr>
        <w:lastRenderedPageBreak/>
        <w:t>pobrania i zgłębienia wyników samemu, co może okazać się skomplikowane dla niektórych użytkowników ze względu na różnorodność formatów.</w:t>
      </w:r>
    </w:p>
    <w:p w14:paraId="670D2D2E" w14:textId="77777777" w:rsidR="000F143D" w:rsidRPr="00F72BD6" w:rsidRDefault="000F143D" w:rsidP="00F72BD6">
      <w:pPr>
        <w:spacing w:after="0" w:line="360" w:lineRule="auto"/>
        <w:ind w:firstLine="708"/>
        <w:jc w:val="both"/>
        <w:rPr>
          <w:noProof/>
        </w:rPr>
      </w:pPr>
    </w:p>
    <w:p w14:paraId="213F4CAE" w14:textId="77777777" w:rsidR="00F72BD6" w:rsidRPr="00F72BD6" w:rsidRDefault="00F72BD6" w:rsidP="00F72BD6">
      <w:pPr>
        <w:spacing w:after="0" w:line="360" w:lineRule="auto"/>
        <w:ind w:firstLine="708"/>
        <w:jc w:val="both"/>
        <w:rPr>
          <w:rFonts w:ascii="Times New Roman" w:hAnsi="Times New Roman" w:cs="Times New Roman"/>
          <w:sz w:val="24"/>
          <w:szCs w:val="24"/>
        </w:rPr>
      </w:pPr>
      <w:r w:rsidRPr="00F72BD6">
        <w:rPr>
          <w:noProof/>
        </w:rPr>
        <w:drawing>
          <wp:inline distT="0" distB="0" distL="0" distR="0" wp14:anchorId="5C0AD178" wp14:editId="3D49927F">
            <wp:extent cx="4685665" cy="3256280"/>
            <wp:effectExtent l="0" t="0" r="0" b="0"/>
            <wp:docPr id="8" name="Obraz 10" descr="Obraz zawierający tekst, zrzut ekranu, Strona internetow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0" descr="Obraz zawierający tekst, zrzut ekranu, Strona internetowa, oprogramowanie&#10;&#10;Zawartość wygenerowana przez sztuczną inteligencję może być niepoprawna."/>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85665" cy="3256280"/>
                    </a:xfrm>
                    <a:prstGeom prst="rect">
                      <a:avLst/>
                    </a:prstGeom>
                    <a:noFill/>
                  </pic:spPr>
                </pic:pic>
              </a:graphicData>
            </a:graphic>
          </wp:inline>
        </w:drawing>
      </w:r>
    </w:p>
    <w:p w14:paraId="146D6AA2" w14:textId="77777777" w:rsidR="00F72BD6" w:rsidRPr="00F72BD6" w:rsidRDefault="00F72BD6" w:rsidP="00F72BD6">
      <w:pPr>
        <w:spacing w:after="0" w:line="360" w:lineRule="auto"/>
        <w:ind w:firstLine="708"/>
        <w:jc w:val="both"/>
        <w:rPr>
          <w:rFonts w:ascii="Times New Roman" w:hAnsi="Times New Roman" w:cs="Times New Roman"/>
          <w:color w:val="404040" w:themeColor="text1" w:themeTint="BF"/>
          <w:szCs w:val="24"/>
        </w:rPr>
      </w:pPr>
      <w:r w:rsidRPr="00F72BD6">
        <w:rPr>
          <w:rFonts w:ascii="Times New Roman" w:hAnsi="Times New Roman" w:cs="Times New Roman"/>
          <w:b/>
          <w:bCs/>
          <w:color w:val="404040" w:themeColor="text1" w:themeTint="BF"/>
          <w:szCs w:val="24"/>
        </w:rPr>
        <w:t xml:space="preserve">Rysunek 9 </w:t>
      </w:r>
      <w:r w:rsidRPr="00F72BD6">
        <w:rPr>
          <w:rFonts w:ascii="Times New Roman" w:hAnsi="Times New Roman" w:cs="Times New Roman"/>
          <w:color w:val="404040" w:themeColor="text1" w:themeTint="BF"/>
          <w:szCs w:val="24"/>
        </w:rPr>
        <w:t>Wyniki wyszukiwania dla hasła „</w:t>
      </w:r>
      <w:proofErr w:type="spellStart"/>
      <w:r w:rsidRPr="00F72BD6">
        <w:rPr>
          <w:rFonts w:ascii="Times New Roman" w:hAnsi="Times New Roman" w:cs="Times New Roman"/>
          <w:color w:val="404040" w:themeColor="text1" w:themeTint="BF"/>
          <w:szCs w:val="24"/>
        </w:rPr>
        <w:t>rna-seq</w:t>
      </w:r>
      <w:proofErr w:type="spellEnd"/>
      <w:r w:rsidRPr="00F72BD6">
        <w:rPr>
          <w:rFonts w:ascii="Times New Roman" w:hAnsi="Times New Roman" w:cs="Times New Roman"/>
          <w:color w:val="404040" w:themeColor="text1" w:themeTint="BF"/>
          <w:szCs w:val="24"/>
        </w:rPr>
        <w:t xml:space="preserve">” w bazie </w:t>
      </w:r>
      <w:proofErr w:type="spellStart"/>
      <w:r w:rsidRPr="00F72BD6">
        <w:rPr>
          <w:rFonts w:ascii="Times New Roman" w:hAnsi="Times New Roman" w:cs="Times New Roman"/>
          <w:color w:val="404040" w:themeColor="text1" w:themeTint="BF"/>
          <w:szCs w:val="24"/>
        </w:rPr>
        <w:t>ArrayExpress</w:t>
      </w:r>
      <w:proofErr w:type="spellEnd"/>
    </w:p>
    <w:p w14:paraId="15EE1C72" w14:textId="77777777" w:rsidR="00F72BD6" w:rsidRDefault="00F72BD6">
      <w:pPr>
        <w:spacing w:after="0" w:line="360" w:lineRule="auto"/>
        <w:ind w:firstLine="708"/>
        <w:jc w:val="both"/>
        <w:rPr>
          <w:rFonts w:ascii="Times New Roman" w:hAnsi="Times New Roman" w:cs="Times New Roman"/>
          <w:sz w:val="24"/>
          <w:szCs w:val="24"/>
        </w:rPr>
      </w:pPr>
    </w:p>
    <w:p w14:paraId="3ADAC62B" w14:textId="19E92A20" w:rsidR="000F143D" w:rsidRPr="000F143D" w:rsidRDefault="004C631F" w:rsidP="000F143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Istnieją również bazy, które są skoncentrowane na kolekcjonowanie danych z konkretnych przypadków, to znaczy z </w:t>
      </w:r>
      <w:r w:rsidR="00B22AB3">
        <w:rPr>
          <w:rFonts w:ascii="Times New Roman" w:hAnsi="Times New Roman" w:cs="Times New Roman"/>
          <w:sz w:val="24"/>
          <w:szCs w:val="24"/>
        </w:rPr>
        <w:t xml:space="preserve">konkretnych gatunków, bądź chorób. Na przykład The </w:t>
      </w:r>
      <w:proofErr w:type="spellStart"/>
      <w:r w:rsidR="00B22AB3">
        <w:rPr>
          <w:rFonts w:ascii="Times New Roman" w:hAnsi="Times New Roman" w:cs="Times New Roman"/>
          <w:sz w:val="24"/>
          <w:szCs w:val="24"/>
        </w:rPr>
        <w:t>Cancer</w:t>
      </w:r>
      <w:proofErr w:type="spellEnd"/>
      <w:r w:rsidR="00B22AB3">
        <w:rPr>
          <w:rFonts w:ascii="Times New Roman" w:hAnsi="Times New Roman" w:cs="Times New Roman"/>
          <w:sz w:val="24"/>
          <w:szCs w:val="24"/>
        </w:rPr>
        <w:t xml:space="preserve"> </w:t>
      </w:r>
      <w:proofErr w:type="spellStart"/>
      <w:r w:rsidR="00B22AB3">
        <w:rPr>
          <w:rFonts w:ascii="Times New Roman" w:hAnsi="Times New Roman" w:cs="Times New Roman"/>
          <w:sz w:val="24"/>
          <w:szCs w:val="24"/>
        </w:rPr>
        <w:t>Genome</w:t>
      </w:r>
      <w:proofErr w:type="spellEnd"/>
      <w:r w:rsidR="00B22AB3">
        <w:rPr>
          <w:rFonts w:ascii="Times New Roman" w:hAnsi="Times New Roman" w:cs="Times New Roman"/>
          <w:sz w:val="24"/>
          <w:szCs w:val="24"/>
        </w:rPr>
        <w:t xml:space="preserve"> Atlas (TCGA) jest bazą danych genomowych zawierającą szczegółowe informacje o różnego rodzaju nowotworach. Projekt, który spowodował powstanie TCGA, obejmował ponad 11 tysięcy próbek nowotworowych z różnego rodzaju nowotworów i przyczynił się do powstania szerokiej gamy wyników sekwencjonowania genetycznego, i nie tylko, które właśnie składają się na tą bazę. W bazie TCGA również znajdziemy dane surowe jak i po analizach</w:t>
      </w:r>
      <w:r w:rsidR="000F143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"/>
          <w:id w:val="-737634465"/>
          <w:placeholder>
            <w:docPart w:val="DefaultPlaceholder_-1854013440"/>
          </w:placeholder>
        </w:sdtPr>
        <w:sdtContent>
          <w:r w:rsidR="00FD77ED" w:rsidRPr="00FD77ED">
            <w:rPr>
              <w:rFonts w:ascii="Times New Roman" w:hAnsi="Times New Roman" w:cs="Times New Roman"/>
              <w:color w:val="000000"/>
              <w:sz w:val="24"/>
              <w:szCs w:val="24"/>
            </w:rPr>
            <w:t>[39]</w:t>
          </w:r>
        </w:sdtContent>
      </w:sdt>
      <w:r w:rsidR="000F143D">
        <w:rPr>
          <w:rFonts w:ascii="Times New Roman" w:hAnsi="Times New Roman" w:cs="Times New Roman"/>
          <w:color w:val="000000"/>
          <w:sz w:val="24"/>
          <w:szCs w:val="24"/>
        </w:rPr>
        <w:t xml:space="preserve">. Z drugiej strony, są bazą skupiającą się na konkretnych gatunkach jest </w:t>
      </w:r>
      <w:proofErr w:type="spellStart"/>
      <w:r w:rsidR="000F143D" w:rsidRPr="000F143D">
        <w:rPr>
          <w:rFonts w:ascii="Times New Roman" w:hAnsi="Times New Roman" w:cs="Times New Roman"/>
          <w:sz w:val="24"/>
          <w:szCs w:val="24"/>
        </w:rPr>
        <w:t>iModulonDB</w:t>
      </w:r>
      <w:proofErr w:type="spellEnd"/>
      <w:r w:rsidR="000F143D">
        <w:rPr>
          <w:rFonts w:ascii="Times New Roman" w:hAnsi="Times New Roman" w:cs="Times New Roman"/>
          <w:sz w:val="24"/>
          <w:szCs w:val="24"/>
        </w:rPr>
        <w:t>.</w:t>
      </w:r>
      <w:r w:rsidR="000F143D" w:rsidRPr="000F143D">
        <w:rPr>
          <w:rFonts w:ascii="Times New Roman" w:hAnsi="Times New Roman" w:cs="Times New Roman"/>
          <w:sz w:val="24"/>
          <w:szCs w:val="24"/>
        </w:rPr>
        <w:t xml:space="preserve"> </w:t>
      </w:r>
      <w:r w:rsidR="000F143D">
        <w:rPr>
          <w:rFonts w:ascii="Times New Roman" w:hAnsi="Times New Roman" w:cs="Times New Roman"/>
          <w:sz w:val="24"/>
          <w:szCs w:val="24"/>
        </w:rPr>
        <w:t xml:space="preserve">Jest ona </w:t>
      </w:r>
      <w:r w:rsidR="000F143D" w:rsidRPr="000F143D">
        <w:rPr>
          <w:rFonts w:ascii="Times New Roman" w:hAnsi="Times New Roman" w:cs="Times New Roman"/>
          <w:sz w:val="24"/>
          <w:szCs w:val="24"/>
        </w:rPr>
        <w:t xml:space="preserve">dedykowana dla </w:t>
      </w:r>
      <w:proofErr w:type="spellStart"/>
      <w:r w:rsidR="000F143D" w:rsidRPr="000F143D">
        <w:rPr>
          <w:rFonts w:ascii="Times New Roman" w:hAnsi="Times New Roman" w:cs="Times New Roman"/>
          <w:i/>
          <w:iCs/>
          <w:sz w:val="24"/>
          <w:szCs w:val="24"/>
        </w:rPr>
        <w:t>Streptomyces</w:t>
      </w:r>
      <w:proofErr w:type="spellEnd"/>
      <w:r w:rsidR="000F143D" w:rsidRPr="000F143D">
        <w:rPr>
          <w:rFonts w:ascii="Times New Roman" w:hAnsi="Times New Roman" w:cs="Times New Roman"/>
          <w:sz w:val="24"/>
          <w:szCs w:val="24"/>
        </w:rPr>
        <w:t xml:space="preserve"> jak i innych organizmów bakteryjnych, oferująca informacje o regulacji genów i szlaków metabolicznych </w:t>
      </w:r>
      <w:sdt>
        <w:sdtPr>
          <w:rPr>
            <w:color w:val="000000"/>
          </w:rPr>
          <w:tag w:val="MENDELEY_CITATION_v3_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"/>
          <w:id w:val="1282140306"/>
          <w:placeholder>
            <w:docPart w:val="9BF18DB730E242F1B7DDEBAC33355BFB"/>
          </w:placeholder>
        </w:sdtPr>
        <w:sdtContent>
          <w:r w:rsidR="00FD77ED" w:rsidRPr="00FD77ED">
            <w:rPr>
              <w:rFonts w:ascii="Times New Roman" w:hAnsi="Times New Roman" w:cs="Times New Roman"/>
              <w:color w:val="000000"/>
              <w:sz w:val="24"/>
              <w:szCs w:val="24"/>
            </w:rPr>
            <w:t>[40]</w:t>
          </w:r>
        </w:sdtContent>
      </w:sdt>
      <w:r w:rsidR="000F143D" w:rsidRPr="000F143D">
        <w:rPr>
          <w:rFonts w:ascii="Times New Roman" w:hAnsi="Times New Roman" w:cs="Times New Roman"/>
          <w:sz w:val="24"/>
          <w:szCs w:val="24"/>
        </w:rPr>
        <w:t xml:space="preserve">. </w:t>
      </w:r>
      <w:r w:rsidR="000F143D">
        <w:rPr>
          <w:rFonts w:ascii="Times New Roman" w:hAnsi="Times New Roman" w:cs="Times New Roman"/>
          <w:sz w:val="24"/>
          <w:szCs w:val="24"/>
        </w:rPr>
        <w:t>Głównie j</w:t>
      </w:r>
      <w:r w:rsidR="000F143D" w:rsidRPr="000F143D">
        <w:rPr>
          <w:rFonts w:ascii="Times New Roman" w:hAnsi="Times New Roman" w:cs="Times New Roman"/>
          <w:sz w:val="24"/>
          <w:szCs w:val="24"/>
        </w:rPr>
        <w:t xml:space="preserve">est </w:t>
      </w:r>
      <w:r w:rsidR="000F143D">
        <w:rPr>
          <w:rFonts w:ascii="Times New Roman" w:hAnsi="Times New Roman" w:cs="Times New Roman"/>
          <w:sz w:val="24"/>
          <w:szCs w:val="24"/>
        </w:rPr>
        <w:t>skoncentrowana</w:t>
      </w:r>
      <w:r w:rsidR="000F143D" w:rsidRPr="000F143D">
        <w:rPr>
          <w:rFonts w:ascii="Times New Roman" w:hAnsi="Times New Roman" w:cs="Times New Roman"/>
          <w:sz w:val="24"/>
          <w:szCs w:val="24"/>
        </w:rPr>
        <w:t xml:space="preserve"> na tym, jak regulacja ekspresji genów wpływa na procesy biologiczne, takie jak wzrost, produkcja metabolitów czy reakcje na stres i inne bodźce. Oferuje ona estetyczny graficzny wgląd w </w:t>
      </w:r>
      <w:proofErr w:type="spellStart"/>
      <w:r w:rsidR="000F143D" w:rsidRPr="000F143D">
        <w:rPr>
          <w:rFonts w:ascii="Times New Roman" w:hAnsi="Times New Roman" w:cs="Times New Roman"/>
          <w:sz w:val="24"/>
          <w:szCs w:val="24"/>
        </w:rPr>
        <w:t>regulony</w:t>
      </w:r>
      <w:proofErr w:type="spellEnd"/>
      <w:r w:rsidR="000F143D" w:rsidRPr="000F143D">
        <w:rPr>
          <w:rFonts w:ascii="Times New Roman" w:hAnsi="Times New Roman" w:cs="Times New Roman"/>
          <w:sz w:val="24"/>
          <w:szCs w:val="24"/>
        </w:rPr>
        <w:t xml:space="preserve"> i szlaki w niektórych bakteriach z dokładnymi opisami danych i możliwością modyfikacji wyświetlanych wykresów. Niestety nie znajdziemy na niej informacji dotyczących </w:t>
      </w:r>
      <w:proofErr w:type="spellStart"/>
      <w:r w:rsidR="000F143D" w:rsidRPr="000F143D">
        <w:rPr>
          <w:rFonts w:ascii="Times New Roman" w:hAnsi="Times New Roman" w:cs="Times New Roman"/>
          <w:i/>
          <w:iCs/>
          <w:sz w:val="24"/>
          <w:szCs w:val="24"/>
        </w:rPr>
        <w:t>Streptomyces</w:t>
      </w:r>
      <w:proofErr w:type="spellEnd"/>
      <w:r w:rsidR="000F143D" w:rsidRPr="000F143D">
        <w:rPr>
          <w:rFonts w:ascii="Times New Roman" w:hAnsi="Times New Roman" w:cs="Times New Roman"/>
          <w:sz w:val="24"/>
          <w:szCs w:val="24"/>
        </w:rPr>
        <w:t xml:space="preserve"> </w:t>
      </w:r>
      <w:proofErr w:type="spellStart"/>
      <w:r w:rsidR="000F143D" w:rsidRPr="000F143D">
        <w:rPr>
          <w:rFonts w:ascii="Times New Roman" w:hAnsi="Times New Roman" w:cs="Times New Roman"/>
          <w:i/>
          <w:iCs/>
          <w:sz w:val="24"/>
          <w:szCs w:val="24"/>
        </w:rPr>
        <w:t>coelicolor</w:t>
      </w:r>
      <w:proofErr w:type="spellEnd"/>
      <w:r w:rsidR="000F143D" w:rsidRPr="000F143D">
        <w:rPr>
          <w:rFonts w:ascii="Times New Roman" w:hAnsi="Times New Roman" w:cs="Times New Roman"/>
          <w:sz w:val="24"/>
          <w:szCs w:val="24"/>
        </w:rPr>
        <w:t xml:space="preserve"> jak i </w:t>
      </w:r>
      <w:proofErr w:type="spellStart"/>
      <w:r w:rsidR="000F143D" w:rsidRPr="000F143D">
        <w:rPr>
          <w:rFonts w:ascii="Times New Roman" w:hAnsi="Times New Roman" w:cs="Times New Roman"/>
          <w:i/>
          <w:iCs/>
          <w:sz w:val="24"/>
          <w:szCs w:val="24"/>
        </w:rPr>
        <w:t>venezuelae</w:t>
      </w:r>
      <w:proofErr w:type="spellEnd"/>
      <w:r w:rsidR="000F143D" w:rsidRPr="000F143D">
        <w:rPr>
          <w:rFonts w:ascii="Times New Roman" w:hAnsi="Times New Roman" w:cs="Times New Roman"/>
          <w:sz w:val="24"/>
          <w:szCs w:val="24"/>
        </w:rPr>
        <w:t>, w naszym przypadku, gatunków nas interesujących.</w:t>
      </w:r>
    </w:p>
    <w:p w14:paraId="75F139AF" w14:textId="77777777" w:rsidR="000F143D" w:rsidRPr="000F143D" w:rsidRDefault="000F143D" w:rsidP="000F143D">
      <w:pPr>
        <w:spacing w:after="0" w:line="360" w:lineRule="auto"/>
        <w:ind w:firstLine="708"/>
        <w:jc w:val="both"/>
        <w:rPr>
          <w:rFonts w:ascii="Times New Roman" w:hAnsi="Times New Roman" w:cs="Times New Roman"/>
          <w:sz w:val="24"/>
          <w:szCs w:val="24"/>
        </w:rPr>
      </w:pPr>
      <w:r w:rsidRPr="000F143D">
        <w:rPr>
          <w:noProof/>
        </w:rPr>
        <w:lastRenderedPageBreak/>
        <w:drawing>
          <wp:inline distT="0" distB="0" distL="0" distR="0" wp14:anchorId="7F840644" wp14:editId="2C2CA9E4">
            <wp:extent cx="4938395" cy="3695700"/>
            <wp:effectExtent l="0" t="0" r="0" b="0"/>
            <wp:docPr id="9" name="Obraz 1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1" descr="Obraz zawierający tekst, zrzut ekranu, oprogramowanie, Ikona komputerowa&#10;&#10;Zawartość wygenerowana przez sztuczną inteligencję może być niepoprawna."/>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938395" cy="3695700"/>
                    </a:xfrm>
                    <a:prstGeom prst="rect">
                      <a:avLst/>
                    </a:prstGeom>
                    <a:noFill/>
                  </pic:spPr>
                </pic:pic>
              </a:graphicData>
            </a:graphic>
          </wp:inline>
        </w:drawing>
      </w:r>
    </w:p>
    <w:p w14:paraId="423ED527" w14:textId="77777777" w:rsidR="000F143D" w:rsidRPr="000F143D" w:rsidRDefault="000F143D" w:rsidP="000F143D">
      <w:pPr>
        <w:spacing w:after="0" w:line="360" w:lineRule="auto"/>
        <w:ind w:firstLine="708"/>
        <w:jc w:val="both"/>
        <w:rPr>
          <w:rFonts w:ascii="Times New Roman" w:hAnsi="Times New Roman" w:cs="Times New Roman"/>
          <w:color w:val="404040" w:themeColor="text1" w:themeTint="BF"/>
          <w:szCs w:val="24"/>
        </w:rPr>
      </w:pPr>
      <w:r w:rsidRPr="000F143D">
        <w:rPr>
          <w:rFonts w:ascii="Times New Roman" w:hAnsi="Times New Roman" w:cs="Times New Roman"/>
          <w:b/>
          <w:bCs/>
          <w:color w:val="404040" w:themeColor="text1" w:themeTint="BF"/>
          <w:szCs w:val="24"/>
        </w:rPr>
        <w:t>Rysunek 10</w:t>
      </w:r>
      <w:r w:rsidRPr="000F143D">
        <w:rPr>
          <w:rFonts w:ascii="Times New Roman" w:hAnsi="Times New Roman" w:cs="Times New Roman"/>
          <w:color w:val="404040" w:themeColor="text1" w:themeTint="BF"/>
          <w:szCs w:val="24"/>
        </w:rPr>
        <w:t xml:space="preserve"> Prezentacja wyników dla </w:t>
      </w:r>
      <w:proofErr w:type="spellStart"/>
      <w:r w:rsidRPr="000F143D">
        <w:rPr>
          <w:rFonts w:ascii="Times New Roman" w:hAnsi="Times New Roman" w:cs="Times New Roman"/>
          <w:color w:val="404040" w:themeColor="text1" w:themeTint="BF"/>
          <w:szCs w:val="24"/>
        </w:rPr>
        <w:t>WhiH</w:t>
      </w:r>
      <w:proofErr w:type="spellEnd"/>
      <w:r w:rsidRPr="000F143D">
        <w:rPr>
          <w:rFonts w:ascii="Times New Roman" w:hAnsi="Times New Roman" w:cs="Times New Roman"/>
          <w:color w:val="404040" w:themeColor="text1" w:themeTint="BF"/>
          <w:szCs w:val="24"/>
        </w:rPr>
        <w:t xml:space="preserve"> </w:t>
      </w:r>
      <w:proofErr w:type="spellStart"/>
      <w:r w:rsidRPr="000F143D">
        <w:rPr>
          <w:rFonts w:ascii="Times New Roman" w:hAnsi="Times New Roman" w:cs="Times New Roman"/>
          <w:i/>
          <w:iCs/>
          <w:color w:val="404040" w:themeColor="text1" w:themeTint="BF"/>
          <w:szCs w:val="24"/>
        </w:rPr>
        <w:t>Streptomyces</w:t>
      </w:r>
      <w:proofErr w:type="spellEnd"/>
      <w:r w:rsidRPr="000F143D">
        <w:rPr>
          <w:rFonts w:ascii="Times New Roman" w:hAnsi="Times New Roman" w:cs="Times New Roman"/>
          <w:i/>
          <w:iCs/>
          <w:color w:val="404040" w:themeColor="text1" w:themeTint="BF"/>
          <w:szCs w:val="24"/>
        </w:rPr>
        <w:t xml:space="preserve"> </w:t>
      </w:r>
      <w:proofErr w:type="spellStart"/>
      <w:r w:rsidRPr="000F143D">
        <w:rPr>
          <w:rFonts w:ascii="Times New Roman" w:hAnsi="Times New Roman" w:cs="Times New Roman"/>
          <w:i/>
          <w:iCs/>
          <w:color w:val="404040" w:themeColor="text1" w:themeTint="BF"/>
          <w:szCs w:val="24"/>
        </w:rPr>
        <w:t>albidoflavus</w:t>
      </w:r>
      <w:proofErr w:type="spellEnd"/>
      <w:r w:rsidRPr="000F143D">
        <w:rPr>
          <w:rFonts w:ascii="Times New Roman" w:hAnsi="Times New Roman" w:cs="Times New Roman"/>
          <w:color w:val="404040" w:themeColor="text1" w:themeTint="BF"/>
          <w:szCs w:val="24"/>
        </w:rPr>
        <w:t xml:space="preserve"> w bazie </w:t>
      </w:r>
      <w:proofErr w:type="spellStart"/>
      <w:r w:rsidRPr="000F143D">
        <w:rPr>
          <w:rFonts w:ascii="Times New Roman" w:hAnsi="Times New Roman" w:cs="Times New Roman"/>
          <w:color w:val="404040" w:themeColor="text1" w:themeTint="BF"/>
          <w:szCs w:val="24"/>
        </w:rPr>
        <w:t>iModulonDB</w:t>
      </w:r>
      <w:proofErr w:type="spellEnd"/>
    </w:p>
    <w:p w14:paraId="5FDC6A74" w14:textId="77777777" w:rsidR="000F143D" w:rsidRPr="00F72BD6" w:rsidRDefault="000F143D">
      <w:pPr>
        <w:spacing w:after="0" w:line="360" w:lineRule="auto"/>
        <w:ind w:firstLine="708"/>
        <w:jc w:val="both"/>
        <w:rPr>
          <w:rFonts w:ascii="Times New Roman" w:hAnsi="Times New Roman" w:cs="Times New Roman"/>
          <w:sz w:val="24"/>
          <w:szCs w:val="24"/>
        </w:rPr>
      </w:pPr>
    </w:p>
    <w:p w14:paraId="532DD794" w14:textId="64C4DAAE" w:rsidR="000F747A" w:rsidRDefault="000F143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Bazą najbardziej interesującą w temacie samego </w:t>
      </w:r>
      <w:proofErr w:type="spellStart"/>
      <w:r w:rsidRPr="000F143D">
        <w:rPr>
          <w:rFonts w:ascii="Times New Roman" w:hAnsi="Times New Roman" w:cs="Times New Roman"/>
          <w:sz w:val="24"/>
          <w:szCs w:val="24"/>
        </w:rPr>
        <w:t>Streptomyces</w:t>
      </w:r>
      <w:proofErr w:type="spellEnd"/>
      <w:r>
        <w:rPr>
          <w:rFonts w:ascii="Times New Roman" w:hAnsi="Times New Roman" w:cs="Times New Roman"/>
          <w:sz w:val="24"/>
          <w:szCs w:val="24"/>
        </w:rPr>
        <w:t xml:space="preserve"> jest </w:t>
      </w:r>
      <w:proofErr w:type="spellStart"/>
      <w:r w:rsidR="00000000" w:rsidRPr="000F143D">
        <w:rPr>
          <w:rFonts w:ascii="Times New Roman" w:hAnsi="Times New Roman" w:cs="Times New Roman"/>
          <w:sz w:val="24"/>
          <w:szCs w:val="24"/>
        </w:rPr>
        <w:t>StrepDB</w:t>
      </w:r>
      <w:proofErr w:type="spellEnd"/>
      <w:r>
        <w:rPr>
          <w:rFonts w:ascii="Times New Roman" w:hAnsi="Times New Roman" w:cs="Times New Roman"/>
          <w:sz w:val="24"/>
          <w:szCs w:val="24"/>
        </w:rPr>
        <w:t>. O</w:t>
      </w:r>
      <w:r w:rsidR="00000000">
        <w:rPr>
          <w:rFonts w:ascii="Times New Roman" w:hAnsi="Times New Roman" w:cs="Times New Roman"/>
          <w:sz w:val="24"/>
          <w:szCs w:val="24"/>
        </w:rPr>
        <w:t xml:space="preserve">feruje </w:t>
      </w:r>
      <w:r>
        <w:rPr>
          <w:rFonts w:ascii="Times New Roman" w:hAnsi="Times New Roman" w:cs="Times New Roman"/>
          <w:sz w:val="24"/>
          <w:szCs w:val="24"/>
        </w:rPr>
        <w:t xml:space="preserve">ona </w:t>
      </w:r>
      <w:r w:rsidR="00000000">
        <w:rPr>
          <w:rFonts w:ascii="Times New Roman" w:hAnsi="Times New Roman" w:cs="Times New Roman"/>
          <w:sz w:val="24"/>
          <w:szCs w:val="24"/>
        </w:rPr>
        <w:t xml:space="preserve">szeroki zakres zasobów związany z badaniami nad </w:t>
      </w:r>
      <w:proofErr w:type="spellStart"/>
      <w:r w:rsidR="00000000">
        <w:rPr>
          <w:rFonts w:ascii="Times New Roman" w:hAnsi="Times New Roman" w:cs="Times New Roman"/>
          <w:i/>
          <w:iCs/>
          <w:sz w:val="24"/>
          <w:szCs w:val="24"/>
        </w:rPr>
        <w:t>Streptomyces</w:t>
      </w:r>
      <w:proofErr w:type="spellEnd"/>
      <w:r w:rsidR="00000000">
        <w:rPr>
          <w:rFonts w:ascii="Times New Roman" w:hAnsi="Times New Roman" w:cs="Times New Roman"/>
          <w:sz w:val="24"/>
          <w:szCs w:val="24"/>
        </w:rPr>
        <w:t xml:space="preserve">, jest to baza zawierająca genomy różnych gatunków, metabolitów, BGC, genów czy szlaków biosyntezy. Strona udostępnia narzędzia do analizy danych takie jak BLAST jak i dokładne opisy genów znajdujących się na wykresach i domen. Natomiast na </w:t>
      </w:r>
      <w:proofErr w:type="spellStart"/>
      <w:r w:rsidR="00000000">
        <w:rPr>
          <w:rFonts w:ascii="Times New Roman" w:hAnsi="Times New Roman" w:cs="Times New Roman"/>
          <w:sz w:val="24"/>
          <w:szCs w:val="24"/>
        </w:rPr>
        <w:t>StrepDB</w:t>
      </w:r>
      <w:proofErr w:type="spellEnd"/>
      <w:r w:rsidR="00000000">
        <w:rPr>
          <w:rFonts w:ascii="Times New Roman" w:hAnsi="Times New Roman" w:cs="Times New Roman"/>
          <w:sz w:val="24"/>
          <w:szCs w:val="24"/>
        </w:rPr>
        <w:t xml:space="preserve"> nie dostaniemy możliwości obejrzenia najnowszych danych wraz poziomami ekspresji, a tym bardziej nie znajdziemy na niej opcji obejrzenia własnych danych, raczej służy ona do dokładnego wglądu w istniejące już, pełne, genomy gatunków </w:t>
      </w:r>
      <w:proofErr w:type="spellStart"/>
      <w:r w:rsidR="00000000">
        <w:rPr>
          <w:rFonts w:ascii="Times New Roman" w:hAnsi="Times New Roman" w:cs="Times New Roman"/>
          <w:i/>
          <w:iCs/>
          <w:sz w:val="24"/>
          <w:szCs w:val="24"/>
        </w:rPr>
        <w:t>Streptomyces</w:t>
      </w:r>
      <w:proofErr w:type="spellEnd"/>
      <w:r w:rsidR="00000000">
        <w:rPr>
          <w:rFonts w:ascii="Times New Roman" w:hAnsi="Times New Roman" w:cs="Times New Roman"/>
          <w:sz w:val="24"/>
          <w:szCs w:val="24"/>
        </w:rPr>
        <w:t xml:space="preserve">. </w:t>
      </w:r>
    </w:p>
    <w:p w14:paraId="20B42D9F" w14:textId="4E2E4A51" w:rsidR="000F747A" w:rsidRDefault="000F143D">
      <w:pPr>
        <w:spacing w:after="0" w:line="360" w:lineRule="auto"/>
        <w:jc w:val="both"/>
        <w:rPr>
          <w:rFonts w:ascii="Times New Roman" w:hAnsi="Times New Roman" w:cs="Times New Roman"/>
          <w:sz w:val="24"/>
          <w:szCs w:val="24"/>
        </w:rPr>
      </w:pPr>
      <w:r>
        <w:rPr>
          <w:noProof/>
        </w:rPr>
        <w:drawing>
          <wp:inline distT="0" distB="0" distL="0" distR="0" wp14:anchorId="60E5DFDD" wp14:editId="51B87350">
            <wp:extent cx="5752465" cy="2179955"/>
            <wp:effectExtent l="0" t="0" r="0" b="0"/>
            <wp:docPr id="7" name="Obraz 9"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9" descr="Obraz zawierający tekst, zrzut ekranu, oprogramowanie, Strona internetowa&#10;&#10;Zawartość wygenerowana przez sztuczną inteligencję może być niepoprawna."/>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52465" cy="2179955"/>
                    </a:xfrm>
                    <a:prstGeom prst="rect">
                      <a:avLst/>
                    </a:prstGeom>
                    <a:noFill/>
                  </pic:spPr>
                </pic:pic>
              </a:graphicData>
            </a:graphic>
          </wp:inline>
        </w:drawing>
      </w:r>
    </w:p>
    <w:p w14:paraId="3B46F2F8" w14:textId="0741B516" w:rsidR="000F747A" w:rsidRDefault="00000000">
      <w:pPr>
        <w:pStyle w:val="podobrazkiem"/>
      </w:pPr>
      <w:r>
        <w:rPr>
          <w:b/>
          <w:bCs/>
        </w:rPr>
        <w:t xml:space="preserve">Rysunek </w:t>
      </w:r>
      <w:r w:rsidR="000F143D">
        <w:rPr>
          <w:b/>
          <w:bCs/>
        </w:rPr>
        <w:t>11</w:t>
      </w:r>
      <w:r>
        <w:t xml:space="preserve"> Klaster biosyntezy </w:t>
      </w:r>
      <w:proofErr w:type="spellStart"/>
      <w:r>
        <w:t>aktynorodyny</w:t>
      </w:r>
      <w:proofErr w:type="spellEnd"/>
      <w:r>
        <w:t xml:space="preserve"> wyświetlony w bazie </w:t>
      </w:r>
      <w:proofErr w:type="spellStart"/>
      <w:r>
        <w:t>StrepDB</w:t>
      </w:r>
      <w:proofErr w:type="spellEnd"/>
    </w:p>
    <w:p w14:paraId="2BE3F581" w14:textId="77777777" w:rsidR="000F747A" w:rsidRDefault="000F747A">
      <w:pPr>
        <w:spacing w:after="0" w:line="360" w:lineRule="auto"/>
        <w:jc w:val="both"/>
        <w:rPr>
          <w:rFonts w:ascii="Times New Roman" w:hAnsi="Times New Roman" w:cs="Times New Roman"/>
          <w:sz w:val="24"/>
          <w:szCs w:val="24"/>
        </w:rPr>
      </w:pPr>
    </w:p>
    <w:p w14:paraId="7AEC1663" w14:textId="77777777" w:rsidR="000F747A" w:rsidRDefault="000F747A">
      <w:pPr>
        <w:spacing w:after="0" w:line="360" w:lineRule="auto"/>
        <w:ind w:firstLine="708"/>
        <w:jc w:val="both"/>
        <w:rPr>
          <w:rFonts w:ascii="Times New Roman" w:hAnsi="Times New Roman" w:cs="Times New Roman"/>
          <w:sz w:val="24"/>
          <w:szCs w:val="24"/>
        </w:rPr>
      </w:pPr>
    </w:p>
    <w:p w14:paraId="10036D24" w14:textId="37375AA7" w:rsidR="000F143D" w:rsidRDefault="000F143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Same bazy danych są nie wystarczające w analizie wyników dotyczących sekwencjonowania genetycznego czy innego typu eksperymentów. Istnieje wiele programów i stron, służących jako narzędzia do analiz danych pozyskanych samemu, czy też zaczerpniętych z wyżej wymienionych baz danych. Dzięki zastosowaniu takich narzędzi możemy przeanalizować matematycznie, czy zwizualizować nasze dane w sposób graficzny, co zdecydowanie ułatwia ich zrozumienie. </w:t>
      </w:r>
      <w:r w:rsidR="00B24C34">
        <w:rPr>
          <w:rFonts w:ascii="Times New Roman" w:hAnsi="Times New Roman" w:cs="Times New Roman"/>
          <w:sz w:val="24"/>
          <w:szCs w:val="24"/>
        </w:rPr>
        <w:t>W przypadku danych z sekwencjonowania, narzędzia te posiadają specjalne funkcje przystosowane właśnie do takiego typu wyników, takie jak usuwanie adapterów z odczytanych sekwencji, czy mapowanie odczytów do genomu.</w:t>
      </w:r>
    </w:p>
    <w:p w14:paraId="173EB21B" w14:textId="59230F4D" w:rsidR="00B24C34" w:rsidRDefault="00B24C3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Jedną z </w:t>
      </w:r>
      <w:proofErr w:type="spellStart"/>
      <w:r>
        <w:rPr>
          <w:rFonts w:ascii="Times New Roman" w:hAnsi="Times New Roman" w:cs="Times New Roman"/>
          <w:sz w:val="24"/>
          <w:szCs w:val="24"/>
        </w:rPr>
        <w:t>cześciej</w:t>
      </w:r>
      <w:proofErr w:type="spellEnd"/>
      <w:r>
        <w:rPr>
          <w:rFonts w:ascii="Times New Roman" w:hAnsi="Times New Roman" w:cs="Times New Roman"/>
          <w:sz w:val="24"/>
          <w:szCs w:val="24"/>
        </w:rPr>
        <w:t xml:space="preserve"> używanych platform dostępnych za darmo jest Galaxy. Jest to platforma </w:t>
      </w:r>
      <w:proofErr w:type="spellStart"/>
      <w:r>
        <w:rPr>
          <w:rFonts w:ascii="Times New Roman" w:hAnsi="Times New Roman" w:cs="Times New Roman"/>
          <w:sz w:val="24"/>
          <w:szCs w:val="24"/>
        </w:rPr>
        <w:t>bioinformatyczna</w:t>
      </w:r>
      <w:proofErr w:type="spellEnd"/>
      <w:r>
        <w:rPr>
          <w:rFonts w:ascii="Times New Roman" w:hAnsi="Times New Roman" w:cs="Times New Roman"/>
          <w:sz w:val="24"/>
          <w:szCs w:val="24"/>
        </w:rPr>
        <w:t xml:space="preserve"> pozwalająca na analizę danych biologicznych, a jej działanie i to co oferuje, jest specjalnie zaprojektowane dla naukowców, którzy nie mają doświadczenia w programowaniu. </w:t>
      </w:r>
      <w:proofErr w:type="spellStart"/>
      <w:r>
        <w:rPr>
          <w:rFonts w:ascii="Times New Roman" w:hAnsi="Times New Roman" w:cs="Times New Roman"/>
          <w:sz w:val="24"/>
          <w:szCs w:val="24"/>
        </w:rPr>
        <w:t>Galxy</w:t>
      </w:r>
      <w:proofErr w:type="spellEnd"/>
      <w:r>
        <w:rPr>
          <w:rFonts w:ascii="Times New Roman" w:hAnsi="Times New Roman" w:cs="Times New Roman"/>
          <w:sz w:val="24"/>
          <w:szCs w:val="24"/>
        </w:rPr>
        <w:t xml:space="preserve"> jest dostępne przez przeglądarkę internetową. </w:t>
      </w:r>
      <w:r w:rsidR="00D809EE">
        <w:rPr>
          <w:rFonts w:ascii="Times New Roman" w:hAnsi="Times New Roman" w:cs="Times New Roman"/>
          <w:sz w:val="24"/>
          <w:szCs w:val="24"/>
        </w:rPr>
        <w:t>Platforma Galaxy zawiera</w:t>
      </w:r>
      <w:r>
        <w:rPr>
          <w:rFonts w:ascii="Times New Roman" w:hAnsi="Times New Roman" w:cs="Times New Roman"/>
          <w:sz w:val="24"/>
          <w:szCs w:val="24"/>
        </w:rPr>
        <w:t xml:space="preserve"> dziesiątki różnego rodzaju </w:t>
      </w:r>
      <w:r w:rsidR="00D809EE">
        <w:rPr>
          <w:rFonts w:ascii="Times New Roman" w:hAnsi="Times New Roman" w:cs="Times New Roman"/>
          <w:sz w:val="24"/>
          <w:szCs w:val="24"/>
        </w:rPr>
        <w:t xml:space="preserve">narzędzi do analizy </w:t>
      </w:r>
      <w:proofErr w:type="spellStart"/>
      <w:r w:rsidR="00D809EE">
        <w:rPr>
          <w:rFonts w:ascii="Times New Roman" w:hAnsi="Times New Roman" w:cs="Times New Roman"/>
          <w:sz w:val="24"/>
          <w:szCs w:val="24"/>
        </w:rPr>
        <w:t>bionformatycznej</w:t>
      </w:r>
      <w:proofErr w:type="spellEnd"/>
      <w:r w:rsidR="00D809EE">
        <w:rPr>
          <w:rFonts w:ascii="Times New Roman" w:hAnsi="Times New Roman" w:cs="Times New Roman"/>
          <w:sz w:val="24"/>
          <w:szCs w:val="24"/>
        </w:rPr>
        <w:t xml:space="preserve">, między innymi do analizy sekwencjonowania, takich jak </w:t>
      </w:r>
      <w:proofErr w:type="spellStart"/>
      <w:r w:rsidR="00D809EE">
        <w:rPr>
          <w:rFonts w:ascii="Times New Roman" w:hAnsi="Times New Roman" w:cs="Times New Roman"/>
          <w:sz w:val="24"/>
          <w:szCs w:val="24"/>
        </w:rPr>
        <w:t>FastQC</w:t>
      </w:r>
      <w:proofErr w:type="spellEnd"/>
      <w:r w:rsidR="00D809EE">
        <w:rPr>
          <w:rFonts w:ascii="Times New Roman" w:hAnsi="Times New Roman" w:cs="Times New Roman"/>
          <w:sz w:val="24"/>
          <w:szCs w:val="24"/>
        </w:rPr>
        <w:t xml:space="preserve"> (ocena jakości surowych odczytów), </w:t>
      </w:r>
      <w:proofErr w:type="spellStart"/>
      <w:r w:rsidR="00D809EE">
        <w:rPr>
          <w:rFonts w:ascii="Times New Roman" w:hAnsi="Times New Roman" w:cs="Times New Roman"/>
          <w:sz w:val="24"/>
          <w:szCs w:val="24"/>
        </w:rPr>
        <w:t>Trimmomatic</w:t>
      </w:r>
      <w:proofErr w:type="spellEnd"/>
      <w:r w:rsidR="00D809EE">
        <w:rPr>
          <w:rFonts w:ascii="Times New Roman" w:hAnsi="Times New Roman" w:cs="Times New Roman"/>
          <w:sz w:val="24"/>
          <w:szCs w:val="24"/>
        </w:rPr>
        <w:t xml:space="preserve"> (usuwanie adapterów), czy </w:t>
      </w:r>
      <w:proofErr w:type="spellStart"/>
      <w:r w:rsidR="00D809EE">
        <w:rPr>
          <w:rFonts w:ascii="Times New Roman" w:hAnsi="Times New Roman" w:cs="Times New Roman"/>
          <w:sz w:val="24"/>
          <w:szCs w:val="24"/>
        </w:rPr>
        <w:t>edgeR</w:t>
      </w:r>
      <w:proofErr w:type="spellEnd"/>
      <w:r w:rsidR="00D809EE">
        <w:rPr>
          <w:rFonts w:ascii="Times New Roman" w:hAnsi="Times New Roman" w:cs="Times New Roman"/>
          <w:sz w:val="24"/>
          <w:szCs w:val="24"/>
        </w:rPr>
        <w:t xml:space="preserve"> (analiza różnicowej ekspresji). Galaxy umożliwia użytkownikowi wygodę pracy w różnych ułatwieniach dostępnych na platformie. Możemy zapisać i ponownie uruchomić przepływ pracy (</w:t>
      </w:r>
      <w:proofErr w:type="spellStart"/>
      <w:r w:rsidR="00D809EE">
        <w:rPr>
          <w:rFonts w:ascii="Times New Roman" w:hAnsi="Times New Roman" w:cs="Times New Roman"/>
          <w:sz w:val="24"/>
          <w:szCs w:val="24"/>
        </w:rPr>
        <w:t>workflow</w:t>
      </w:r>
      <w:proofErr w:type="spellEnd"/>
      <w:r w:rsidR="00D809EE">
        <w:rPr>
          <w:rFonts w:ascii="Times New Roman" w:hAnsi="Times New Roman" w:cs="Times New Roman"/>
          <w:sz w:val="24"/>
          <w:szCs w:val="24"/>
        </w:rPr>
        <w:t xml:space="preserve">), nad którym pracujemy, a także współpracować z innymi użytkownikami. Każdy krok wykonany na Galaxy jest rejestrowany i może być odtworzony, co zapewnia </w:t>
      </w:r>
      <w:proofErr w:type="spellStart"/>
      <w:r w:rsidR="00D809EE">
        <w:rPr>
          <w:rFonts w:ascii="Times New Roman" w:hAnsi="Times New Roman" w:cs="Times New Roman"/>
          <w:sz w:val="24"/>
          <w:szCs w:val="24"/>
        </w:rPr>
        <w:t>reproduktywność</w:t>
      </w:r>
      <w:proofErr w:type="spellEnd"/>
      <w:r w:rsidR="00D809EE">
        <w:rPr>
          <w:rFonts w:ascii="Times New Roman" w:hAnsi="Times New Roman" w:cs="Times New Roman"/>
          <w:sz w:val="24"/>
          <w:szCs w:val="24"/>
        </w:rPr>
        <w:t xml:space="preserve"> badań. W gamie narzędzi dostępnych na Galaxy, znajdziemy również takie, które pozwalają na prezentację wyników w formie graficznej</w:t>
      </w:r>
      <w:r w:rsidR="00712E4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"/>
          <w:id w:val="-1791883543"/>
          <w:placeholder>
            <w:docPart w:val="DefaultPlaceholder_-1854013440"/>
          </w:placeholder>
        </w:sdtPr>
        <w:sdtContent>
          <w:r w:rsidR="00FD77ED" w:rsidRPr="00FD77ED">
            <w:rPr>
              <w:rFonts w:ascii="Times New Roman" w:hAnsi="Times New Roman" w:cs="Times New Roman"/>
              <w:color w:val="000000"/>
              <w:sz w:val="24"/>
              <w:szCs w:val="24"/>
            </w:rPr>
            <w:t>[41]</w:t>
          </w:r>
        </w:sdtContent>
      </w:sdt>
      <w:r w:rsidR="00D809EE">
        <w:rPr>
          <w:rFonts w:ascii="Times New Roman" w:hAnsi="Times New Roman" w:cs="Times New Roman"/>
          <w:sz w:val="24"/>
          <w:szCs w:val="24"/>
        </w:rPr>
        <w:t xml:space="preserve">. Należy jednak podkreślić, że jest to narzędzie </w:t>
      </w:r>
      <w:proofErr w:type="spellStart"/>
      <w:r w:rsidR="00D809EE">
        <w:rPr>
          <w:rFonts w:ascii="Times New Roman" w:hAnsi="Times New Roman" w:cs="Times New Roman"/>
          <w:sz w:val="24"/>
          <w:szCs w:val="24"/>
        </w:rPr>
        <w:t>bioinformatyczne</w:t>
      </w:r>
      <w:proofErr w:type="spellEnd"/>
      <w:r w:rsidR="00406C94">
        <w:rPr>
          <w:rFonts w:ascii="Times New Roman" w:hAnsi="Times New Roman" w:cs="Times New Roman"/>
          <w:sz w:val="24"/>
          <w:szCs w:val="24"/>
        </w:rPr>
        <w:t xml:space="preserve">, więc musimy mieć dane gotowe do analizy, bo na stronie Galaxy nie znajdziemy dostępnych danych. </w:t>
      </w:r>
    </w:p>
    <w:p w14:paraId="4142C47C" w14:textId="77777777" w:rsidR="00712E41" w:rsidRDefault="00712E41">
      <w:pPr>
        <w:spacing w:after="0" w:line="360" w:lineRule="auto"/>
        <w:ind w:firstLine="708"/>
        <w:jc w:val="both"/>
        <w:rPr>
          <w:rFonts w:ascii="Times New Roman" w:hAnsi="Times New Roman" w:cs="Times New Roman"/>
          <w:sz w:val="24"/>
          <w:szCs w:val="24"/>
        </w:rPr>
      </w:pPr>
    </w:p>
    <w:p w14:paraId="0EB69CBF" w14:textId="3B0AE0E3" w:rsidR="00712E41" w:rsidRDefault="00712E41" w:rsidP="00712E4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27EB0E" wp14:editId="35E0572B">
            <wp:extent cx="5712031" cy="3360269"/>
            <wp:effectExtent l="0" t="0" r="0" b="0"/>
            <wp:docPr id="110272546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139" cy="3371510"/>
                    </a:xfrm>
                    <a:prstGeom prst="rect">
                      <a:avLst/>
                    </a:prstGeom>
                    <a:noFill/>
                    <a:ln>
                      <a:noFill/>
                    </a:ln>
                  </pic:spPr>
                </pic:pic>
              </a:graphicData>
            </a:graphic>
          </wp:inline>
        </w:drawing>
      </w:r>
    </w:p>
    <w:p w14:paraId="3DB9824B" w14:textId="7C69D4B5" w:rsidR="00712E41" w:rsidRDefault="00712E41" w:rsidP="00712E41">
      <w:pPr>
        <w:pStyle w:val="podobrazkiem"/>
      </w:pPr>
      <w:r w:rsidRPr="00712E41">
        <w:rPr>
          <w:b/>
          <w:bCs/>
        </w:rPr>
        <w:t xml:space="preserve">Rysunek 12 </w:t>
      </w:r>
      <w:r>
        <w:t>Interfejs platformy Galaxy z rozwiniętymi narzędziami do modyfikacji plików genomowych.</w:t>
      </w:r>
    </w:p>
    <w:p w14:paraId="6D186A7A" w14:textId="77777777" w:rsidR="00712E41" w:rsidRDefault="00712E41" w:rsidP="00712E41">
      <w:pPr>
        <w:spacing w:after="0" w:line="360" w:lineRule="auto"/>
        <w:jc w:val="center"/>
        <w:rPr>
          <w:rFonts w:ascii="Times New Roman" w:hAnsi="Times New Roman" w:cs="Times New Roman"/>
          <w:sz w:val="24"/>
          <w:szCs w:val="24"/>
        </w:rPr>
      </w:pPr>
    </w:p>
    <w:p w14:paraId="50CE5916" w14:textId="69153478" w:rsidR="000F747A" w:rsidRDefault="00712E41" w:rsidP="00712E4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Podobnym narzędziem do Galaxy jest </w:t>
      </w:r>
      <w:proofErr w:type="spellStart"/>
      <w:r w:rsidR="00000000">
        <w:rPr>
          <w:rFonts w:ascii="Times New Roman" w:hAnsi="Times New Roman" w:cs="Times New Roman"/>
          <w:sz w:val="24"/>
          <w:szCs w:val="24"/>
        </w:rPr>
        <w:t>iDEP</w:t>
      </w:r>
      <w:proofErr w:type="spellEnd"/>
      <w:r>
        <w:rPr>
          <w:rFonts w:ascii="Times New Roman" w:hAnsi="Times New Roman" w:cs="Times New Roman"/>
          <w:sz w:val="24"/>
          <w:szCs w:val="24"/>
        </w:rPr>
        <w:t>. J</w:t>
      </w:r>
      <w:r w:rsidR="00000000">
        <w:rPr>
          <w:rFonts w:ascii="Times New Roman" w:hAnsi="Times New Roman" w:cs="Times New Roman"/>
          <w:sz w:val="24"/>
          <w:szCs w:val="24"/>
        </w:rPr>
        <w:t xml:space="preserve">est </w:t>
      </w:r>
      <w:r>
        <w:rPr>
          <w:rFonts w:ascii="Times New Roman" w:hAnsi="Times New Roman" w:cs="Times New Roman"/>
          <w:sz w:val="24"/>
          <w:szCs w:val="24"/>
        </w:rPr>
        <w:t xml:space="preserve">również </w:t>
      </w:r>
      <w:r w:rsidR="00000000">
        <w:rPr>
          <w:rFonts w:ascii="Times New Roman" w:hAnsi="Times New Roman" w:cs="Times New Roman"/>
          <w:sz w:val="24"/>
          <w:szCs w:val="24"/>
        </w:rPr>
        <w:t xml:space="preserve">stroną, która funkcjonuje raczej jako narzędzie </w:t>
      </w:r>
      <w:proofErr w:type="spellStart"/>
      <w:r w:rsidR="00000000">
        <w:rPr>
          <w:rFonts w:ascii="Times New Roman" w:hAnsi="Times New Roman" w:cs="Times New Roman"/>
          <w:sz w:val="24"/>
          <w:szCs w:val="24"/>
        </w:rPr>
        <w:t>bioinformatyczne</w:t>
      </w:r>
      <w:proofErr w:type="spellEnd"/>
      <w:r w:rsidR="00000000">
        <w:rPr>
          <w:rFonts w:ascii="Times New Roman" w:hAnsi="Times New Roman" w:cs="Times New Roman"/>
          <w:sz w:val="24"/>
          <w:szCs w:val="24"/>
        </w:rPr>
        <w:t xml:space="preserve"> aniżeli baza danych</w:t>
      </w:r>
      <w:r>
        <w:rPr>
          <w:rFonts w:ascii="Times New Roman" w:hAnsi="Times New Roman" w:cs="Times New Roman"/>
          <w:sz w:val="24"/>
          <w:szCs w:val="24"/>
        </w:rPr>
        <w:t>, a do tego kładzie nacisk głównie na przedstawianie graficzne wyników</w:t>
      </w:r>
      <w:r w:rsidR="00000000">
        <w:rPr>
          <w:rFonts w:ascii="Times New Roman" w:hAnsi="Times New Roman" w:cs="Times New Roman"/>
          <w:sz w:val="24"/>
          <w:szCs w:val="24"/>
        </w:rPr>
        <w:t xml:space="preserve"> </w:t>
      </w:r>
      <w:sdt>
        <w:sdtPr>
          <w:rPr>
            <w:color w:val="000000"/>
          </w:rPr>
          <w:tag w:val="MENDELEY_CITATION_v3_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"/>
          <w:id w:val="-27256897"/>
          <w:placeholder>
            <w:docPart w:val="DefaultPlaceholder_-1854013440"/>
          </w:placeholder>
        </w:sdtPr>
        <w:sdtContent>
          <w:r w:rsidR="00FD77ED" w:rsidRPr="00FD77ED">
            <w:rPr>
              <w:rFonts w:ascii="Times New Roman" w:hAnsi="Times New Roman" w:cs="Times New Roman"/>
              <w:color w:val="000000"/>
              <w:sz w:val="24"/>
              <w:szCs w:val="24"/>
            </w:rPr>
            <w:t>[42]</w:t>
          </w:r>
        </w:sdtContent>
      </w:sdt>
      <w:r w:rsidR="00000000">
        <w:rPr>
          <w:rFonts w:ascii="Times New Roman" w:hAnsi="Times New Roman" w:cs="Times New Roman"/>
          <w:sz w:val="24"/>
          <w:szCs w:val="24"/>
        </w:rPr>
        <w:t xml:space="preserve">. Na </w:t>
      </w:r>
      <w:proofErr w:type="spellStart"/>
      <w:r w:rsidR="00000000">
        <w:rPr>
          <w:rFonts w:ascii="Times New Roman" w:hAnsi="Times New Roman" w:cs="Times New Roman"/>
          <w:sz w:val="24"/>
          <w:szCs w:val="24"/>
        </w:rPr>
        <w:t>iDEP</w:t>
      </w:r>
      <w:proofErr w:type="spellEnd"/>
      <w:r w:rsidR="00000000">
        <w:rPr>
          <w:rFonts w:ascii="Times New Roman" w:hAnsi="Times New Roman" w:cs="Times New Roman"/>
          <w:sz w:val="24"/>
          <w:szCs w:val="24"/>
        </w:rPr>
        <w:t xml:space="preserve"> jesteśmy wstanie przeanalizować dane z RNA-</w:t>
      </w:r>
      <w:proofErr w:type="spellStart"/>
      <w:r w:rsidR="00000000">
        <w:rPr>
          <w:rFonts w:ascii="Times New Roman" w:hAnsi="Times New Roman" w:cs="Times New Roman"/>
          <w:sz w:val="24"/>
          <w:szCs w:val="24"/>
        </w:rPr>
        <w:t>seq</w:t>
      </w:r>
      <w:proofErr w:type="spellEnd"/>
      <w:r w:rsidR="00000000">
        <w:rPr>
          <w:rFonts w:ascii="Times New Roman" w:hAnsi="Times New Roman" w:cs="Times New Roman"/>
          <w:sz w:val="24"/>
          <w:szCs w:val="24"/>
        </w:rPr>
        <w:t xml:space="preserve"> i </w:t>
      </w:r>
      <w:proofErr w:type="spellStart"/>
      <w:r w:rsidR="00000000">
        <w:rPr>
          <w:rFonts w:ascii="Times New Roman" w:hAnsi="Times New Roman" w:cs="Times New Roman"/>
          <w:sz w:val="24"/>
          <w:szCs w:val="24"/>
        </w:rPr>
        <w:t>mikromacierzy</w:t>
      </w:r>
      <w:proofErr w:type="spellEnd"/>
      <w:r w:rsidR="00000000">
        <w:rPr>
          <w:rFonts w:ascii="Times New Roman" w:hAnsi="Times New Roman" w:cs="Times New Roman"/>
          <w:sz w:val="24"/>
          <w:szCs w:val="24"/>
        </w:rPr>
        <w:t xml:space="preserve">, a następnie wyświetlić przeanalizowane dane w formie wykresów i tabel, które są modyfikowalne. Jest to narzędzie dostępne online bez potrzeby pobierania oprogramowania i umożliwia użytkownikowi analizę różnicowej ekspresji genów oraz powiązanych szlaków metabolicznych i funkcjonalnych. Niestety, jak już zostało wspomniane, </w:t>
      </w:r>
      <w:proofErr w:type="spellStart"/>
      <w:r w:rsidR="00000000">
        <w:rPr>
          <w:rFonts w:ascii="Times New Roman" w:hAnsi="Times New Roman" w:cs="Times New Roman"/>
          <w:sz w:val="24"/>
          <w:szCs w:val="24"/>
        </w:rPr>
        <w:t>iDEP</w:t>
      </w:r>
      <w:proofErr w:type="spellEnd"/>
      <w:r w:rsidR="00000000">
        <w:rPr>
          <w:rFonts w:ascii="Times New Roman" w:hAnsi="Times New Roman" w:cs="Times New Roman"/>
          <w:sz w:val="24"/>
          <w:szCs w:val="24"/>
        </w:rPr>
        <w:t xml:space="preserve"> nie jest bazą danych, co oznacza, że poza plikiem „demo” nie znajdziemy tam innych danych, które będziemy mogli obejrzeć, jedynie te, które sami załadujemy na stronę.</w:t>
      </w:r>
    </w:p>
    <w:p w14:paraId="10BA0413" w14:textId="5106FF86" w:rsidR="00712E41" w:rsidRDefault="00712E41" w:rsidP="00297FA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Istotne w analizach sekwencjonowania na przykład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jest końcowe mapowanie odczytów do genomu. Bez tego procesu nie bylibyśmy w stanie określić, jak wyglądała ekspresja poszczególnych genów. Przykładem narzędzia do mapowania odczytów jest </w:t>
      </w:r>
      <w:proofErr w:type="spellStart"/>
      <w:r>
        <w:rPr>
          <w:rFonts w:ascii="Times New Roman" w:hAnsi="Times New Roman" w:cs="Times New Roman"/>
          <w:sz w:val="24"/>
          <w:szCs w:val="24"/>
        </w:rPr>
        <w:t>Integrative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Genomics</w:t>
      </w:r>
      <w:proofErr w:type="spellEnd"/>
      <w:r>
        <w:rPr>
          <w:rFonts w:ascii="Times New Roman" w:hAnsi="Times New Roman" w:cs="Times New Roman"/>
          <w:sz w:val="24"/>
          <w:szCs w:val="24"/>
        </w:rPr>
        <w:t xml:space="preserve"> Viewer (IGV). Jest to interaktywna przeglądarka genomowa, która pozwala na wizualizacją i analizę danych. Możemy na IGV oglądać dane, które mogą zostać załadowane w różnego rodzaju formatach takich BAM,FASTQ, czy BED,  a do tego korzystać z obecnych już na IGV genomów referencyjnych lub załadować własny w formacie </w:t>
      </w:r>
      <w:r>
        <w:rPr>
          <w:rFonts w:ascii="Times New Roman" w:hAnsi="Times New Roman" w:cs="Times New Roman"/>
          <w:sz w:val="24"/>
          <w:szCs w:val="24"/>
        </w:rPr>
        <w:lastRenderedPageBreak/>
        <w:t xml:space="preserve">FASTA, co pozwoli na analizę odczytów u interesującego nas gatunku. </w:t>
      </w:r>
      <w:r w:rsidR="00297FAE">
        <w:rPr>
          <w:rFonts w:ascii="Times New Roman" w:hAnsi="Times New Roman" w:cs="Times New Roman"/>
          <w:sz w:val="24"/>
          <w:szCs w:val="24"/>
        </w:rPr>
        <w:t xml:space="preserve">Jest to program łatwy w użyciu i dostępny za darmo w wersji przeglądarkowej jak i desktopowej </w:t>
      </w:r>
      <w:sdt>
        <w:sdtPr>
          <w:rPr>
            <w:rFonts w:ascii="Times New Roman" w:hAnsi="Times New Roman" w:cs="Times New Roman"/>
            <w:color w:val="000000"/>
            <w:sz w:val="24"/>
            <w:szCs w:val="24"/>
          </w:rPr>
          <w:tag w:val="MENDELEY_CITATION_v3_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"/>
          <w:id w:val="-184912197"/>
          <w:placeholder>
            <w:docPart w:val="DefaultPlaceholder_-1854013440"/>
          </w:placeholder>
        </w:sdtPr>
        <w:sdtContent>
          <w:r w:rsidR="00FD77ED" w:rsidRPr="00FD77ED">
            <w:rPr>
              <w:rFonts w:ascii="Times New Roman" w:hAnsi="Times New Roman" w:cs="Times New Roman"/>
              <w:color w:val="000000"/>
              <w:sz w:val="24"/>
              <w:szCs w:val="24"/>
            </w:rPr>
            <w:t>[43]</w:t>
          </w:r>
        </w:sdtContent>
      </w:sdt>
      <w:r w:rsidR="00297FAE">
        <w:rPr>
          <w:rFonts w:ascii="Times New Roman" w:hAnsi="Times New Roman" w:cs="Times New Roman"/>
          <w:sz w:val="24"/>
          <w:szCs w:val="24"/>
        </w:rPr>
        <w:t>.</w:t>
      </w:r>
    </w:p>
    <w:p w14:paraId="173C8B3E" w14:textId="77777777" w:rsidR="000F747A" w:rsidRDefault="00000000">
      <w:pPr>
        <w:pStyle w:val="Nagwek1"/>
      </w:pPr>
      <w:bookmarkStart w:id="16" w:name="_Toc193801735"/>
      <w:r>
        <w:t>Cel pracy</w:t>
      </w:r>
      <w:bookmarkEnd w:id="16"/>
    </w:p>
    <w:p w14:paraId="1A60F0E0" w14:textId="6E6B8777" w:rsidR="00297FAE" w:rsidRPr="00297FAE" w:rsidRDefault="00297FAE" w:rsidP="00297FA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Celem pracy jest </w:t>
      </w:r>
      <w:r w:rsidRPr="00297FAE">
        <w:rPr>
          <w:rFonts w:ascii="Times New Roman" w:hAnsi="Times New Roman" w:cs="Times New Roman"/>
          <w:sz w:val="24"/>
          <w:szCs w:val="24"/>
        </w:rPr>
        <w:t>stworzeni</w:t>
      </w:r>
      <w:r>
        <w:rPr>
          <w:rFonts w:ascii="Times New Roman" w:hAnsi="Times New Roman" w:cs="Times New Roman"/>
          <w:sz w:val="24"/>
          <w:szCs w:val="24"/>
        </w:rPr>
        <w:t xml:space="preserve">e </w:t>
      </w:r>
      <w:r w:rsidRPr="00297FAE">
        <w:rPr>
          <w:rFonts w:ascii="Times New Roman" w:hAnsi="Times New Roman" w:cs="Times New Roman"/>
          <w:sz w:val="24"/>
          <w:szCs w:val="24"/>
        </w:rPr>
        <w:t>własnej bazy danych przechowującej dane z RNA-</w:t>
      </w:r>
      <w:proofErr w:type="spellStart"/>
      <w:r w:rsidRPr="00297FAE">
        <w:rPr>
          <w:rFonts w:ascii="Times New Roman" w:hAnsi="Times New Roman" w:cs="Times New Roman"/>
          <w:sz w:val="24"/>
          <w:szCs w:val="24"/>
        </w:rPr>
        <w:t>seq</w:t>
      </w:r>
      <w:proofErr w:type="spellEnd"/>
      <w:r w:rsidRPr="00297FAE">
        <w:rPr>
          <w:rFonts w:ascii="Times New Roman" w:hAnsi="Times New Roman" w:cs="Times New Roman"/>
          <w:sz w:val="24"/>
          <w:szCs w:val="24"/>
        </w:rPr>
        <w:t xml:space="preserve">, </w:t>
      </w:r>
      <w:proofErr w:type="spellStart"/>
      <w:r w:rsidRPr="00297FAE">
        <w:rPr>
          <w:rFonts w:ascii="Times New Roman" w:hAnsi="Times New Roman" w:cs="Times New Roman"/>
          <w:sz w:val="24"/>
          <w:szCs w:val="24"/>
        </w:rPr>
        <w:t>mikromacierzy</w:t>
      </w:r>
      <w:proofErr w:type="spellEnd"/>
      <w:r w:rsidRPr="00297FAE">
        <w:rPr>
          <w:rFonts w:ascii="Times New Roman" w:hAnsi="Times New Roman" w:cs="Times New Roman"/>
          <w:sz w:val="24"/>
          <w:szCs w:val="24"/>
        </w:rPr>
        <w:t xml:space="preserve"> i </w:t>
      </w:r>
      <w:proofErr w:type="spellStart"/>
      <w:r w:rsidRPr="00297FAE">
        <w:rPr>
          <w:rFonts w:ascii="Times New Roman" w:hAnsi="Times New Roman" w:cs="Times New Roman"/>
          <w:sz w:val="24"/>
          <w:szCs w:val="24"/>
        </w:rPr>
        <w:t>ChIP-seq</w:t>
      </w:r>
      <w:proofErr w:type="spellEnd"/>
      <w:r w:rsidRPr="00297FAE">
        <w:rPr>
          <w:rFonts w:ascii="Times New Roman" w:hAnsi="Times New Roman" w:cs="Times New Roman"/>
          <w:sz w:val="24"/>
          <w:szCs w:val="24"/>
        </w:rPr>
        <w:t xml:space="preserve"> dla </w:t>
      </w:r>
      <w:r w:rsidRPr="00297FAE">
        <w:rPr>
          <w:rFonts w:ascii="Times New Roman" w:hAnsi="Times New Roman" w:cs="Times New Roman"/>
          <w:i/>
          <w:iCs/>
          <w:sz w:val="24"/>
          <w:szCs w:val="24"/>
        </w:rPr>
        <w:t xml:space="preserve">S. </w:t>
      </w:r>
      <w:proofErr w:type="spellStart"/>
      <w:r w:rsidRPr="00297FAE">
        <w:rPr>
          <w:rFonts w:ascii="Times New Roman" w:hAnsi="Times New Roman" w:cs="Times New Roman"/>
          <w:i/>
          <w:iCs/>
          <w:sz w:val="24"/>
          <w:szCs w:val="24"/>
        </w:rPr>
        <w:t>coelicolor</w:t>
      </w:r>
      <w:proofErr w:type="spellEnd"/>
      <w:r w:rsidRPr="00297FAE">
        <w:rPr>
          <w:rFonts w:ascii="Times New Roman" w:hAnsi="Times New Roman" w:cs="Times New Roman"/>
          <w:sz w:val="24"/>
          <w:szCs w:val="24"/>
        </w:rPr>
        <w:t xml:space="preserve"> i </w:t>
      </w:r>
      <w:r w:rsidRPr="00297FAE">
        <w:rPr>
          <w:rFonts w:ascii="Times New Roman" w:hAnsi="Times New Roman" w:cs="Times New Roman"/>
          <w:i/>
          <w:iCs/>
          <w:sz w:val="24"/>
          <w:szCs w:val="24"/>
        </w:rPr>
        <w:t xml:space="preserve">S. </w:t>
      </w:r>
      <w:proofErr w:type="spellStart"/>
      <w:r w:rsidRPr="00297FAE">
        <w:rPr>
          <w:rFonts w:ascii="Times New Roman" w:hAnsi="Times New Roman" w:cs="Times New Roman"/>
          <w:i/>
          <w:iCs/>
          <w:sz w:val="24"/>
          <w:szCs w:val="24"/>
        </w:rPr>
        <w:t>venezuelae</w:t>
      </w:r>
      <w:proofErr w:type="spellEnd"/>
      <w:r w:rsidRPr="00297FAE">
        <w:rPr>
          <w:rFonts w:ascii="Times New Roman" w:hAnsi="Times New Roman" w:cs="Times New Roman"/>
          <w:sz w:val="24"/>
          <w:szCs w:val="24"/>
        </w:rPr>
        <w:t xml:space="preserve">. Program miałby nie tylko gromadzić dane, ale również umożliwiać ich analizę, porównanie oraz wizualizację różnic w ekspresji. </w:t>
      </w:r>
      <w:r>
        <w:rPr>
          <w:rFonts w:ascii="Times New Roman" w:hAnsi="Times New Roman" w:cs="Times New Roman"/>
          <w:sz w:val="24"/>
          <w:szCs w:val="24"/>
        </w:rPr>
        <w:t>Jedną z funkcji</w:t>
      </w:r>
      <w:r w:rsidRPr="00297FAE">
        <w:rPr>
          <w:rFonts w:ascii="Times New Roman" w:hAnsi="Times New Roman" w:cs="Times New Roman"/>
          <w:sz w:val="24"/>
          <w:szCs w:val="24"/>
        </w:rPr>
        <w:t xml:space="preserve"> byłaby możliwość dodawania nowych danych oraz wgrywania własnych wyników. Aplikacja miałaby zapewniać interaktywną nawigację po genomie, filtrację danych oraz generowanie wykresów. Dodatkowo przewidziano opcję pobierania wyników i dokumentację użytkownika.</w:t>
      </w:r>
    </w:p>
    <w:p w14:paraId="1405936D" w14:textId="77777777" w:rsidR="00297FAE" w:rsidRPr="00297FAE" w:rsidRDefault="00297FAE" w:rsidP="00297FAE">
      <w:p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Cele aplikacji:</w:t>
      </w:r>
    </w:p>
    <w:p w14:paraId="34F56C1A" w14:textId="77777777" w:rsidR="00297FAE" w:rsidRPr="00297FAE" w:rsidRDefault="00297FAE" w:rsidP="00297FAE">
      <w:pPr>
        <w:numPr>
          <w:ilvl w:val="0"/>
          <w:numId w:val="3"/>
        </w:num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Gromadzenie danych z RNA-</w:t>
      </w:r>
      <w:proofErr w:type="spellStart"/>
      <w:r w:rsidRPr="00297FAE">
        <w:rPr>
          <w:rFonts w:ascii="Times New Roman" w:hAnsi="Times New Roman" w:cs="Times New Roman"/>
          <w:sz w:val="24"/>
          <w:szCs w:val="24"/>
        </w:rPr>
        <w:t>seq</w:t>
      </w:r>
      <w:proofErr w:type="spellEnd"/>
      <w:r w:rsidRPr="00297FAE">
        <w:rPr>
          <w:rFonts w:ascii="Times New Roman" w:hAnsi="Times New Roman" w:cs="Times New Roman"/>
          <w:sz w:val="24"/>
          <w:szCs w:val="24"/>
        </w:rPr>
        <w:t xml:space="preserve">, </w:t>
      </w:r>
      <w:proofErr w:type="spellStart"/>
      <w:r w:rsidRPr="00297FAE">
        <w:rPr>
          <w:rFonts w:ascii="Times New Roman" w:hAnsi="Times New Roman" w:cs="Times New Roman"/>
          <w:sz w:val="24"/>
          <w:szCs w:val="24"/>
        </w:rPr>
        <w:t>mikromacierzy</w:t>
      </w:r>
      <w:proofErr w:type="spellEnd"/>
      <w:r w:rsidRPr="00297FAE">
        <w:rPr>
          <w:rFonts w:ascii="Times New Roman" w:hAnsi="Times New Roman" w:cs="Times New Roman"/>
          <w:sz w:val="24"/>
          <w:szCs w:val="24"/>
        </w:rPr>
        <w:t xml:space="preserve"> i </w:t>
      </w:r>
      <w:proofErr w:type="spellStart"/>
      <w:r w:rsidRPr="00297FAE">
        <w:rPr>
          <w:rFonts w:ascii="Times New Roman" w:hAnsi="Times New Roman" w:cs="Times New Roman"/>
          <w:sz w:val="24"/>
          <w:szCs w:val="24"/>
        </w:rPr>
        <w:t>ChIP-seq</w:t>
      </w:r>
      <w:proofErr w:type="spellEnd"/>
      <w:r w:rsidRPr="00297FAE">
        <w:rPr>
          <w:rFonts w:ascii="Times New Roman" w:hAnsi="Times New Roman" w:cs="Times New Roman"/>
          <w:sz w:val="24"/>
          <w:szCs w:val="24"/>
        </w:rPr>
        <w:t xml:space="preserve"> dla </w:t>
      </w:r>
      <w:r w:rsidRPr="00297FAE">
        <w:rPr>
          <w:rFonts w:ascii="Times New Roman" w:hAnsi="Times New Roman" w:cs="Times New Roman"/>
          <w:i/>
          <w:iCs/>
          <w:sz w:val="24"/>
          <w:szCs w:val="24"/>
        </w:rPr>
        <w:t xml:space="preserve">S. </w:t>
      </w:r>
      <w:proofErr w:type="spellStart"/>
      <w:r w:rsidRPr="00297FAE">
        <w:rPr>
          <w:rFonts w:ascii="Times New Roman" w:hAnsi="Times New Roman" w:cs="Times New Roman"/>
          <w:i/>
          <w:iCs/>
          <w:sz w:val="24"/>
          <w:szCs w:val="24"/>
        </w:rPr>
        <w:t>coelicolor</w:t>
      </w:r>
      <w:proofErr w:type="spellEnd"/>
      <w:r w:rsidRPr="00297FAE">
        <w:rPr>
          <w:rFonts w:ascii="Times New Roman" w:hAnsi="Times New Roman" w:cs="Times New Roman"/>
          <w:sz w:val="24"/>
          <w:szCs w:val="24"/>
        </w:rPr>
        <w:t xml:space="preserve"> i </w:t>
      </w:r>
      <w:r w:rsidRPr="00297FAE">
        <w:rPr>
          <w:rFonts w:ascii="Times New Roman" w:hAnsi="Times New Roman" w:cs="Times New Roman"/>
          <w:i/>
          <w:iCs/>
          <w:sz w:val="24"/>
          <w:szCs w:val="24"/>
        </w:rPr>
        <w:t xml:space="preserve">S. </w:t>
      </w:r>
      <w:proofErr w:type="spellStart"/>
      <w:r w:rsidRPr="00297FAE">
        <w:rPr>
          <w:rFonts w:ascii="Times New Roman" w:hAnsi="Times New Roman" w:cs="Times New Roman"/>
          <w:i/>
          <w:iCs/>
          <w:sz w:val="24"/>
          <w:szCs w:val="24"/>
        </w:rPr>
        <w:t>venezuelae</w:t>
      </w:r>
      <w:proofErr w:type="spellEnd"/>
      <w:r w:rsidRPr="00297FAE">
        <w:rPr>
          <w:rFonts w:ascii="Times New Roman" w:hAnsi="Times New Roman" w:cs="Times New Roman"/>
          <w:sz w:val="24"/>
          <w:szCs w:val="24"/>
        </w:rPr>
        <w:t>.</w:t>
      </w:r>
    </w:p>
    <w:p w14:paraId="4641016E" w14:textId="77777777" w:rsidR="00297FAE" w:rsidRPr="00297FAE" w:rsidRDefault="00297FAE" w:rsidP="00297FAE">
      <w:pPr>
        <w:numPr>
          <w:ilvl w:val="0"/>
          <w:numId w:val="3"/>
        </w:num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Udostępnianie i wizualizacja danych z możliwością analizy różnic w ekspresji.</w:t>
      </w:r>
    </w:p>
    <w:p w14:paraId="46E0A696" w14:textId="77777777" w:rsidR="00297FAE" w:rsidRPr="00297FAE" w:rsidRDefault="00297FAE" w:rsidP="00297FAE">
      <w:pPr>
        <w:numPr>
          <w:ilvl w:val="0"/>
          <w:numId w:val="3"/>
        </w:num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Możliwość wgrywania własnych danych i ich porównania z bazą.</w:t>
      </w:r>
    </w:p>
    <w:p w14:paraId="3363A93A" w14:textId="77777777" w:rsidR="00297FAE" w:rsidRPr="00297FAE" w:rsidRDefault="00297FAE" w:rsidP="00297FAE">
      <w:pPr>
        <w:numPr>
          <w:ilvl w:val="0"/>
          <w:numId w:val="3"/>
        </w:num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Interaktywne przeglądanie genomu jako referencji dla danych.</w:t>
      </w:r>
    </w:p>
    <w:p w14:paraId="115FDCA8" w14:textId="77777777" w:rsidR="00297FAE" w:rsidRPr="00297FAE" w:rsidRDefault="00297FAE" w:rsidP="00297FAE">
      <w:pPr>
        <w:numPr>
          <w:ilvl w:val="0"/>
          <w:numId w:val="3"/>
        </w:num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Opcja filtrowania wyników według określonych kryteriów.</w:t>
      </w:r>
    </w:p>
    <w:p w14:paraId="25A0D08E" w14:textId="550F2396" w:rsidR="00297FAE" w:rsidRPr="00297FAE" w:rsidRDefault="00297FAE" w:rsidP="00297FAE">
      <w:pPr>
        <w:numPr>
          <w:ilvl w:val="0"/>
          <w:numId w:val="3"/>
        </w:num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Porównywanie różnych zbiorów danych w celu wykrywania podobieństw</w:t>
      </w:r>
      <w:r>
        <w:rPr>
          <w:rFonts w:ascii="Times New Roman" w:hAnsi="Times New Roman" w:cs="Times New Roman"/>
          <w:sz w:val="24"/>
          <w:szCs w:val="24"/>
        </w:rPr>
        <w:t xml:space="preserve"> i różnic</w:t>
      </w:r>
      <w:r w:rsidRPr="00297FAE">
        <w:rPr>
          <w:rFonts w:ascii="Times New Roman" w:hAnsi="Times New Roman" w:cs="Times New Roman"/>
          <w:sz w:val="24"/>
          <w:szCs w:val="24"/>
        </w:rPr>
        <w:t>.</w:t>
      </w:r>
    </w:p>
    <w:p w14:paraId="256DA1EB" w14:textId="77777777" w:rsidR="00297FAE" w:rsidRPr="00297FAE" w:rsidRDefault="00297FAE" w:rsidP="00297FAE">
      <w:pPr>
        <w:numPr>
          <w:ilvl w:val="0"/>
          <w:numId w:val="3"/>
        </w:num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Możliwość pobrania wizualizacji wyników do publikacji.</w:t>
      </w:r>
    </w:p>
    <w:p w14:paraId="79E96F09" w14:textId="77777777" w:rsidR="00297FAE" w:rsidRPr="00297FAE" w:rsidRDefault="00297FAE" w:rsidP="00297FAE">
      <w:pPr>
        <w:numPr>
          <w:ilvl w:val="0"/>
          <w:numId w:val="3"/>
        </w:num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Stałe rozszerzanie bazy o nowe dane nawet po zakończeniu projektu.</w:t>
      </w:r>
    </w:p>
    <w:p w14:paraId="6BAF74B9" w14:textId="6553086F" w:rsidR="00297FAE" w:rsidRDefault="00297FAE" w:rsidP="00297FAE">
      <w:pPr>
        <w:numPr>
          <w:ilvl w:val="0"/>
          <w:numId w:val="3"/>
        </w:num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Udostępnienie instrukcji obsługi oraz opisu zebranych danych.</w:t>
      </w:r>
    </w:p>
    <w:p w14:paraId="2CE7DBC7" w14:textId="77777777" w:rsidR="00297FAE" w:rsidRPr="00297FAE" w:rsidRDefault="00297FAE" w:rsidP="00297FAE">
      <w:pPr>
        <w:spacing w:after="0" w:line="360" w:lineRule="auto"/>
        <w:jc w:val="both"/>
        <w:rPr>
          <w:rFonts w:ascii="Times New Roman" w:hAnsi="Times New Roman" w:cs="Times New Roman"/>
          <w:sz w:val="24"/>
          <w:szCs w:val="24"/>
        </w:rPr>
      </w:pPr>
    </w:p>
    <w:p w14:paraId="16AC8F4D" w14:textId="721100E7" w:rsidR="00297FAE" w:rsidRDefault="00000000" w:rsidP="00297F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DO MATERIAŁY I METODY</w:t>
      </w:r>
      <w:r>
        <w:rPr>
          <w:rFonts w:ascii="Times New Roman" w:hAnsi="Times New Roman" w:cs="Times New Roman"/>
          <w:sz w:val="24"/>
          <w:szCs w:val="24"/>
        </w:rPr>
        <w:tab/>
      </w:r>
    </w:p>
    <w:p w14:paraId="4BCF54B5" w14:textId="346899C3" w:rsidR="000F747A" w:rsidRDefault="00297FAE">
      <w:pPr>
        <w:spacing w:after="0" w:line="360" w:lineRule="auto"/>
        <w:jc w:val="both"/>
        <w:rPr>
          <w:rFonts w:ascii="Times New Roman" w:hAnsi="Times New Roman" w:cs="Times New Roman"/>
          <w:sz w:val="24"/>
          <w:szCs w:val="24"/>
        </w:rPr>
      </w:pPr>
      <w:r w:rsidRPr="00297FAE">
        <w:rPr>
          <w:rFonts w:ascii="Times New Roman" w:hAnsi="Times New Roman" w:cs="Times New Roman"/>
          <w:sz w:val="24"/>
          <w:szCs w:val="24"/>
        </w:rPr>
        <w:t xml:space="preserve">Dane zostały zgromadzone z publikacji, które wybierane były na podstawie opisywanych w nich eksperymentów i interesujących nas gatunków. Wszystkie dane załączone w aplikacji pochodzą z eksperymentów dotyczących </w:t>
      </w:r>
      <w:proofErr w:type="spellStart"/>
      <w:r w:rsidRPr="00297FAE">
        <w:rPr>
          <w:rFonts w:ascii="Times New Roman" w:hAnsi="Times New Roman" w:cs="Times New Roman"/>
          <w:sz w:val="24"/>
          <w:szCs w:val="24"/>
        </w:rPr>
        <w:t>Streptomyces</w:t>
      </w:r>
      <w:proofErr w:type="spellEnd"/>
      <w:r w:rsidRPr="00297FAE">
        <w:rPr>
          <w:rFonts w:ascii="Times New Roman" w:hAnsi="Times New Roman" w:cs="Times New Roman"/>
          <w:sz w:val="24"/>
          <w:szCs w:val="24"/>
        </w:rPr>
        <w:t xml:space="preserve"> </w:t>
      </w:r>
      <w:proofErr w:type="spellStart"/>
      <w:r w:rsidRPr="00297FAE">
        <w:rPr>
          <w:rFonts w:ascii="Times New Roman" w:hAnsi="Times New Roman" w:cs="Times New Roman"/>
          <w:sz w:val="24"/>
          <w:szCs w:val="24"/>
        </w:rPr>
        <w:t>coelicolor</w:t>
      </w:r>
      <w:proofErr w:type="spellEnd"/>
      <w:r w:rsidRPr="00297FAE">
        <w:rPr>
          <w:rFonts w:ascii="Times New Roman" w:hAnsi="Times New Roman" w:cs="Times New Roman"/>
          <w:sz w:val="24"/>
          <w:szCs w:val="24"/>
        </w:rPr>
        <w:t xml:space="preserve"> i </w:t>
      </w:r>
      <w:proofErr w:type="spellStart"/>
      <w:r w:rsidRPr="00297FAE">
        <w:rPr>
          <w:rFonts w:ascii="Times New Roman" w:hAnsi="Times New Roman" w:cs="Times New Roman"/>
          <w:sz w:val="24"/>
          <w:szCs w:val="24"/>
        </w:rPr>
        <w:t>Streptomyces</w:t>
      </w:r>
      <w:proofErr w:type="spellEnd"/>
      <w:r w:rsidRPr="00297FAE">
        <w:rPr>
          <w:rFonts w:ascii="Times New Roman" w:hAnsi="Times New Roman" w:cs="Times New Roman"/>
          <w:sz w:val="24"/>
          <w:szCs w:val="24"/>
        </w:rPr>
        <w:t xml:space="preserve"> </w:t>
      </w:r>
      <w:proofErr w:type="spellStart"/>
      <w:r w:rsidRPr="00297FAE">
        <w:rPr>
          <w:rFonts w:ascii="Times New Roman" w:hAnsi="Times New Roman" w:cs="Times New Roman"/>
          <w:sz w:val="24"/>
          <w:szCs w:val="24"/>
        </w:rPr>
        <w:t>venezuelae</w:t>
      </w:r>
      <w:proofErr w:type="spellEnd"/>
      <w:r w:rsidRPr="00297FAE">
        <w:rPr>
          <w:rFonts w:ascii="Times New Roman" w:hAnsi="Times New Roman" w:cs="Times New Roman"/>
          <w:sz w:val="24"/>
          <w:szCs w:val="24"/>
        </w:rPr>
        <w:t xml:space="preserve">, i wykonywanych na nich badań z zakresu NGS. Oczywiście dane te są dostępne dla każdego, lecz problem techniczny pojawia się w momencie, gdy próbujemy porównywać ze sobą wyniki zaprezentowane w artykułach. Często autorzy skupiają się tylko na konkretnych genach interesujących ich w swoich badaniach, dlatego w samym tekście publikacji trudno o szczegółowy wynik z całego sekwencjonowania. Bardziej rozbudowane dane można znaleźć w suplemencie znajdowanych publikacji. Powoduje to, że dla badacza, skomplikowane może </w:t>
      </w:r>
      <w:r w:rsidRPr="00297FAE">
        <w:rPr>
          <w:rFonts w:ascii="Times New Roman" w:hAnsi="Times New Roman" w:cs="Times New Roman"/>
          <w:sz w:val="24"/>
          <w:szCs w:val="24"/>
        </w:rPr>
        <w:lastRenderedPageBreak/>
        <w:t>się okazać zestawienie danych występujących w tak dużej ilości różnych formatów. Spotkać można się z wynikami w postaci tabeli w arkuszu kalkulacyjnym Excel, tabeli zapisanej w formacie PDF, z której ciężko nawet o przekopiowanie danych do innego oprogramowania z zachowaniem ich sensu, czy też tabele w programie Word. Zdarzają się również dane w plikach o rozszerzeniach, których nie jest się w stanie otworzyć bez zainstalowania dodatkowych programów, ewentualnie część jest otwieralna za pomocą edytora tekstu obecnego na systemach komputerowych, ale tu też może się okazać, że plik jest zapisany w sposób binarny i otwarcie go jako tekst nie umożliwi nam do niego wglądu. Niestety z takim kompletowaniem danych pojawia się problem, gdy przychodzi do ich porównywania. Autorzy praktycznie nie udostępniają danych, przed ich przeliczeniem przez programy do tego służące, czyli w tak zwanej wersji surowej („</w:t>
      </w:r>
      <w:proofErr w:type="spellStart"/>
      <w:r w:rsidRPr="00297FAE">
        <w:rPr>
          <w:rFonts w:ascii="Times New Roman" w:hAnsi="Times New Roman" w:cs="Times New Roman"/>
          <w:sz w:val="24"/>
          <w:szCs w:val="24"/>
        </w:rPr>
        <w:t>raw</w:t>
      </w:r>
      <w:proofErr w:type="spellEnd"/>
      <w:r w:rsidRPr="00297FAE">
        <w:rPr>
          <w:rFonts w:ascii="Times New Roman" w:hAnsi="Times New Roman" w:cs="Times New Roman"/>
          <w:sz w:val="24"/>
          <w:szCs w:val="24"/>
        </w:rPr>
        <w:t>”), dlatego nie jesteśmy w stanie zagwarantować, że wszystkie zebrane do programu dane zostały znormalizowane w ten sam sposób, a nawet możemy stwierdzić, że na pewno nie były. Jest to problem, na który nie ma rozwiązania, jeśli chcemy zbierać dane dostępne publicznie.</w:t>
      </w:r>
      <w:r w:rsidR="00C51A68">
        <w:rPr>
          <w:rFonts w:ascii="Times New Roman" w:hAnsi="Times New Roman" w:cs="Times New Roman"/>
          <w:sz w:val="24"/>
          <w:szCs w:val="24"/>
        </w:rPr>
        <w:t xml:space="preserve"> </w:t>
      </w:r>
      <w:r w:rsidR="00000000">
        <w:rPr>
          <w:rFonts w:ascii="Times New Roman" w:hAnsi="Times New Roman" w:cs="Times New Roman"/>
          <w:sz w:val="24"/>
          <w:szCs w:val="24"/>
        </w:rPr>
        <w:t xml:space="preserve">Program powstał przy użyciu języka programowania R [1, a dokładniej oprogramowania </w:t>
      </w:r>
      <w:proofErr w:type="spellStart"/>
      <w:r w:rsidR="00000000">
        <w:rPr>
          <w:rFonts w:ascii="Times New Roman" w:hAnsi="Times New Roman" w:cs="Times New Roman"/>
          <w:sz w:val="24"/>
          <w:szCs w:val="24"/>
        </w:rPr>
        <w:t>RStudio</w:t>
      </w:r>
      <w:proofErr w:type="spellEnd"/>
      <w:r w:rsidR="00000000">
        <w:rPr>
          <w:rFonts w:ascii="Times New Roman" w:hAnsi="Times New Roman" w:cs="Times New Roman"/>
          <w:sz w:val="24"/>
          <w:szCs w:val="24"/>
        </w:rPr>
        <w:t xml:space="preserve"> [1. R to język programowania i środowisko obliczeniowe głównie do analizy statystycznej, wizualizacji danych oraz obliczeń naukowych. Jest on szeroko stosowany w </w:t>
      </w:r>
      <w:proofErr w:type="spellStart"/>
      <w:r w:rsidR="00000000">
        <w:rPr>
          <w:rFonts w:ascii="Times New Roman" w:hAnsi="Times New Roman" w:cs="Times New Roman"/>
          <w:sz w:val="24"/>
          <w:szCs w:val="24"/>
        </w:rPr>
        <w:t>bioinformatyce</w:t>
      </w:r>
      <w:proofErr w:type="spellEnd"/>
      <w:r w:rsidR="00000000">
        <w:rPr>
          <w:rFonts w:ascii="Times New Roman" w:hAnsi="Times New Roman" w:cs="Times New Roman"/>
          <w:sz w:val="24"/>
          <w:szCs w:val="24"/>
        </w:rPr>
        <w:t>. Pozwala on na obsługę dużych zbiorów danych, dzięki czemu idealnie nadaje się do pracy z danymi eksperymentalnymi, jak w tym przypadku, danych z sekwencjonowania. Pozwala on na tworzenie zaawansowanych wykresów i wizualizacji danych, szczególnie dzięki pakietom, czyli dodatkowym zestawom funkcji, do niego dostępnych, takich jak ggplot2 [1. Język R jest też oprogramowaniem open-</w:t>
      </w:r>
      <w:proofErr w:type="spellStart"/>
      <w:r w:rsidR="00000000">
        <w:rPr>
          <w:rFonts w:ascii="Times New Roman" w:hAnsi="Times New Roman" w:cs="Times New Roman"/>
          <w:sz w:val="24"/>
          <w:szCs w:val="24"/>
        </w:rPr>
        <w:t>source</w:t>
      </w:r>
      <w:proofErr w:type="spellEnd"/>
      <w:r w:rsidR="00000000">
        <w:rPr>
          <w:rFonts w:ascii="Times New Roman" w:hAnsi="Times New Roman" w:cs="Times New Roman"/>
          <w:sz w:val="24"/>
          <w:szCs w:val="24"/>
        </w:rPr>
        <w:t xml:space="preserve"> i ma ogromną społeczność rozwijającą dodatkowe pakiety, a ze względu na zainteresowanie ze strony dziedziny </w:t>
      </w:r>
      <w:proofErr w:type="spellStart"/>
      <w:r w:rsidR="00000000">
        <w:rPr>
          <w:rFonts w:ascii="Times New Roman" w:hAnsi="Times New Roman" w:cs="Times New Roman"/>
          <w:sz w:val="24"/>
          <w:szCs w:val="24"/>
        </w:rPr>
        <w:t>bioinformatyki</w:t>
      </w:r>
      <w:proofErr w:type="spellEnd"/>
      <w:r w:rsidR="00000000">
        <w:rPr>
          <w:rFonts w:ascii="Times New Roman" w:hAnsi="Times New Roman" w:cs="Times New Roman"/>
          <w:sz w:val="24"/>
          <w:szCs w:val="24"/>
        </w:rPr>
        <w:t xml:space="preserve">, powstają takie, które są dedykowane do danych biologicznych, na przykład </w:t>
      </w:r>
      <w:proofErr w:type="spellStart"/>
      <w:r w:rsidR="00000000">
        <w:rPr>
          <w:rFonts w:ascii="Times New Roman" w:hAnsi="Times New Roman" w:cs="Times New Roman"/>
          <w:sz w:val="24"/>
          <w:szCs w:val="24"/>
        </w:rPr>
        <w:t>gggenes</w:t>
      </w:r>
      <w:proofErr w:type="spellEnd"/>
      <w:r w:rsidR="00000000">
        <w:rPr>
          <w:rFonts w:ascii="Times New Roman" w:hAnsi="Times New Roman" w:cs="Times New Roman"/>
          <w:sz w:val="24"/>
          <w:szCs w:val="24"/>
        </w:rPr>
        <w:t xml:space="preserve"> [1, czyli rozszerzenie ggplot2, umożliwiające tworzenie wykresów strzałkowych obrazujących geny. Natomiast </w:t>
      </w:r>
      <w:proofErr w:type="spellStart"/>
      <w:r w:rsidR="00000000">
        <w:rPr>
          <w:rFonts w:ascii="Times New Roman" w:hAnsi="Times New Roman" w:cs="Times New Roman"/>
          <w:sz w:val="24"/>
          <w:szCs w:val="24"/>
        </w:rPr>
        <w:t>RStudio</w:t>
      </w:r>
      <w:proofErr w:type="spellEnd"/>
      <w:r w:rsidR="00000000">
        <w:rPr>
          <w:rFonts w:ascii="Times New Roman" w:hAnsi="Times New Roman" w:cs="Times New Roman"/>
          <w:sz w:val="24"/>
          <w:szCs w:val="24"/>
        </w:rPr>
        <w:t xml:space="preserve"> to zintegrowane środowisko programistyczne dla R, które ułatwia pracę w tym języku. Pozwala ono na lepszą organizację kodu i danych, autouzupełnianie kodu, debugowanie i podgląd danych czy zarządzanie pakietami. Nasza aplikacja powstała przy użyciu pakietu </w:t>
      </w:r>
      <w:proofErr w:type="spellStart"/>
      <w:r w:rsidR="00000000">
        <w:rPr>
          <w:rFonts w:ascii="Times New Roman" w:hAnsi="Times New Roman" w:cs="Times New Roman"/>
          <w:sz w:val="24"/>
          <w:szCs w:val="24"/>
        </w:rPr>
        <w:t>Shiny</w:t>
      </w:r>
      <w:proofErr w:type="spellEnd"/>
      <w:r w:rsidR="00000000">
        <w:rPr>
          <w:rFonts w:ascii="Times New Roman" w:hAnsi="Times New Roman" w:cs="Times New Roman"/>
          <w:sz w:val="24"/>
          <w:szCs w:val="24"/>
        </w:rPr>
        <w:t xml:space="preserve"> [1. Jest to pakiet, który powstał, by pozwolić na tworzenie interaktywnych aplikacji webowych, czyli takich, które uruchamia się w przeglądarce. </w:t>
      </w:r>
      <w:proofErr w:type="spellStart"/>
      <w:r w:rsidR="00000000">
        <w:rPr>
          <w:rFonts w:ascii="Times New Roman" w:hAnsi="Times New Roman" w:cs="Times New Roman"/>
          <w:sz w:val="24"/>
          <w:szCs w:val="24"/>
        </w:rPr>
        <w:t>Shiny</w:t>
      </w:r>
      <w:proofErr w:type="spellEnd"/>
      <w:r w:rsidR="00000000">
        <w:rPr>
          <w:rFonts w:ascii="Times New Roman" w:hAnsi="Times New Roman" w:cs="Times New Roman"/>
          <w:sz w:val="24"/>
          <w:szCs w:val="24"/>
        </w:rPr>
        <w:t xml:space="preserve"> ułatwia tworzenie aplikacji bez potrzeby znajomości HTML czy JavaScript. Aplikacje powstałe przy użyciu tego pakietu pozwalają na wgląd do udostępnionych danych i interakcje z nimi, w tym ich wizualizację. </w:t>
      </w:r>
    </w:p>
    <w:p w14:paraId="3812427B" w14:textId="504110DE" w:rsidR="00C51A68" w:rsidRDefault="00000000" w:rsidP="00FB024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Tak jak człowiek nie jest w stanie łatwo poradzić sobie z wieloma plikami w różnych formatach, podobnie jest z programem komputerowym. Aby aplikacja w </w:t>
      </w:r>
      <w:proofErr w:type="spellStart"/>
      <w:r>
        <w:rPr>
          <w:rFonts w:ascii="Times New Roman" w:hAnsi="Times New Roman" w:cs="Times New Roman"/>
          <w:sz w:val="24"/>
          <w:szCs w:val="24"/>
        </w:rPr>
        <w:t>Shiny</w:t>
      </w:r>
      <w:proofErr w:type="spellEnd"/>
      <w:r>
        <w:rPr>
          <w:rFonts w:ascii="Times New Roman" w:hAnsi="Times New Roman" w:cs="Times New Roman"/>
          <w:sz w:val="24"/>
          <w:szCs w:val="24"/>
        </w:rPr>
        <w:t xml:space="preserve"> w R działała, dane muszą być ujednolicone w jednym formacie, najlepiej zgodnymi z zasadami „</w:t>
      </w:r>
      <w:proofErr w:type="spellStart"/>
      <w:r>
        <w:rPr>
          <w:rFonts w:ascii="Times New Roman" w:hAnsi="Times New Roman" w:cs="Times New Roman"/>
          <w:sz w:val="24"/>
          <w:szCs w:val="24"/>
        </w:rPr>
        <w:t>tidy</w:t>
      </w:r>
      <w:proofErr w:type="spellEnd"/>
      <w:r>
        <w:rPr>
          <w:rFonts w:ascii="Times New Roman" w:hAnsi="Times New Roman" w:cs="Times New Roman"/>
          <w:sz w:val="24"/>
          <w:szCs w:val="24"/>
        </w:rPr>
        <w:t xml:space="preserve"> data” [1. Dane „</w:t>
      </w:r>
      <w:proofErr w:type="spellStart"/>
      <w:r>
        <w:rPr>
          <w:rFonts w:ascii="Times New Roman" w:hAnsi="Times New Roman" w:cs="Times New Roman"/>
          <w:sz w:val="24"/>
          <w:szCs w:val="24"/>
        </w:rPr>
        <w:t>tidy</w:t>
      </w:r>
      <w:proofErr w:type="spellEnd"/>
      <w:r>
        <w:rPr>
          <w:rFonts w:ascii="Times New Roman" w:hAnsi="Times New Roman" w:cs="Times New Roman"/>
          <w:sz w:val="24"/>
          <w:szCs w:val="24"/>
        </w:rPr>
        <w:t>” charakteryzują się głównie trzema zasadami, każda kolumna to jedna zmienna (temperatura, czas, kontrast), każdy wiersz to jedna obserwacja (gen, chromosom), każda komórka zawiera jedną wartość. Mimo tego co by się mogło wydawać, jak może wyglądać format „</w:t>
      </w:r>
      <w:proofErr w:type="spellStart"/>
      <w:r>
        <w:rPr>
          <w:rFonts w:ascii="Times New Roman" w:hAnsi="Times New Roman" w:cs="Times New Roman"/>
          <w:sz w:val="24"/>
          <w:szCs w:val="24"/>
        </w:rPr>
        <w:t>tidy</w:t>
      </w:r>
      <w:proofErr w:type="spellEnd"/>
      <w:r>
        <w:rPr>
          <w:rFonts w:ascii="Times New Roman" w:hAnsi="Times New Roman" w:cs="Times New Roman"/>
          <w:sz w:val="24"/>
          <w:szCs w:val="24"/>
        </w:rPr>
        <w:t>”, okazuje się, że zdecydowana większość danych, które można znaleźć w suplementach publikacjach czy bazach danych nie są w tym formacie. Dlatego należało przeformatować wszystkie zebrane dane na „</w:t>
      </w:r>
      <w:proofErr w:type="spellStart"/>
      <w:r>
        <w:rPr>
          <w:rFonts w:ascii="Times New Roman" w:hAnsi="Times New Roman" w:cs="Times New Roman"/>
          <w:sz w:val="24"/>
          <w:szCs w:val="24"/>
        </w:rPr>
        <w:t>tidy</w:t>
      </w:r>
      <w:proofErr w:type="spellEnd"/>
      <w:r>
        <w:rPr>
          <w:rFonts w:ascii="Times New Roman" w:hAnsi="Times New Roman" w:cs="Times New Roman"/>
          <w:sz w:val="24"/>
          <w:szCs w:val="24"/>
        </w:rPr>
        <w:t>”, a aby to osiągnąć należało wymyśleć ujednolicony układ/format danych do aplikacji.</w:t>
      </w:r>
      <w:bookmarkStart w:id="17" w:name="_Toc193801736"/>
    </w:p>
    <w:p w14:paraId="3F2D8481" w14:textId="344CB8F3" w:rsidR="00FB0245" w:rsidRDefault="00C51A68" w:rsidP="009959A1">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4606"/>
        <w:gridCol w:w="4606"/>
      </w:tblGrid>
      <w:tr w:rsidR="00DF58DD" w14:paraId="1E10B752" w14:textId="77777777" w:rsidTr="00B32CF0">
        <w:tc>
          <w:tcPr>
            <w:tcW w:w="9212" w:type="dxa"/>
            <w:gridSpan w:val="2"/>
          </w:tcPr>
          <w:p w14:paraId="0F4D2853" w14:textId="4326484E" w:rsidR="00DF58DD" w:rsidRDefault="00DF58DD" w:rsidP="00DF58DD">
            <w:pPr>
              <w:tabs>
                <w:tab w:val="left" w:pos="511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Pakiety użyte w </w:t>
            </w:r>
            <w:proofErr w:type="spellStart"/>
            <w:r>
              <w:rPr>
                <w:rFonts w:ascii="Times New Roman" w:hAnsi="Times New Roman" w:cs="Times New Roman"/>
                <w:sz w:val="24"/>
                <w:szCs w:val="24"/>
              </w:rPr>
              <w:t>RStudio</w:t>
            </w:r>
            <w:proofErr w:type="spellEnd"/>
          </w:p>
        </w:tc>
      </w:tr>
      <w:tr w:rsidR="00DF58DD" w14:paraId="76CA3D60" w14:textId="77777777" w:rsidTr="00DF58DD">
        <w:tc>
          <w:tcPr>
            <w:tcW w:w="4606" w:type="dxa"/>
          </w:tcPr>
          <w:p w14:paraId="02557CFD" w14:textId="26DAA6B0" w:rsidR="00DF58DD" w:rsidRPr="00DF58DD" w:rsidRDefault="00DF58DD" w:rsidP="00DF58DD">
            <w:pPr>
              <w:spacing w:after="0" w:line="360" w:lineRule="auto"/>
              <w:jc w:val="center"/>
              <w:rPr>
                <w:rFonts w:ascii="Times New Roman" w:hAnsi="Times New Roman" w:cs="Times New Roman"/>
                <w:b/>
                <w:bCs/>
                <w:sz w:val="24"/>
                <w:szCs w:val="24"/>
              </w:rPr>
            </w:pPr>
            <w:r w:rsidRPr="00DF58DD">
              <w:rPr>
                <w:rFonts w:ascii="Times New Roman" w:hAnsi="Times New Roman" w:cs="Times New Roman"/>
                <w:b/>
                <w:bCs/>
                <w:sz w:val="24"/>
                <w:szCs w:val="24"/>
              </w:rPr>
              <w:t>Nazwa pakietu</w:t>
            </w:r>
          </w:p>
        </w:tc>
        <w:tc>
          <w:tcPr>
            <w:tcW w:w="4606" w:type="dxa"/>
          </w:tcPr>
          <w:p w14:paraId="24A8B23B" w14:textId="08408141" w:rsidR="00DF58DD" w:rsidRPr="00DF58DD" w:rsidRDefault="00DF58DD" w:rsidP="00DF58DD">
            <w:pPr>
              <w:spacing w:after="0" w:line="360" w:lineRule="auto"/>
              <w:jc w:val="center"/>
              <w:rPr>
                <w:rFonts w:ascii="Times New Roman" w:hAnsi="Times New Roman" w:cs="Times New Roman"/>
                <w:b/>
                <w:bCs/>
                <w:sz w:val="24"/>
                <w:szCs w:val="24"/>
              </w:rPr>
            </w:pPr>
            <w:r w:rsidRPr="00DF58DD">
              <w:rPr>
                <w:rFonts w:ascii="Times New Roman" w:hAnsi="Times New Roman" w:cs="Times New Roman"/>
                <w:b/>
                <w:bCs/>
                <w:sz w:val="24"/>
                <w:szCs w:val="24"/>
              </w:rPr>
              <w:t>Funkcja</w:t>
            </w:r>
          </w:p>
        </w:tc>
      </w:tr>
      <w:tr w:rsidR="00DF58DD" w14:paraId="5CA76F3D" w14:textId="77777777" w:rsidTr="00DF58DD">
        <w:tc>
          <w:tcPr>
            <w:tcW w:w="4606" w:type="dxa"/>
          </w:tcPr>
          <w:p w14:paraId="47A188B5" w14:textId="5841F081" w:rsidR="00DF58DD" w:rsidRDefault="00DF58DD" w:rsidP="00FB0245">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shiny</w:t>
            </w:r>
            <w:proofErr w:type="spellEnd"/>
          </w:p>
        </w:tc>
        <w:tc>
          <w:tcPr>
            <w:tcW w:w="4606" w:type="dxa"/>
          </w:tcPr>
          <w:p w14:paraId="1B0652E9" w14:textId="117F0D0C" w:rsidR="00DF58DD" w:rsidRPr="007C115A" w:rsidRDefault="007C115A" w:rsidP="00FB0245">
            <w:pPr>
              <w:spacing w:after="0" w:line="360" w:lineRule="auto"/>
              <w:jc w:val="both"/>
              <w:rPr>
                <w:rFonts w:ascii="Times New Roman" w:hAnsi="Times New Roman" w:cs="Times New Roman"/>
              </w:rPr>
            </w:pPr>
            <w:r w:rsidRPr="007C115A">
              <w:rPr>
                <w:rFonts w:ascii="Times New Roman" w:hAnsi="Times New Roman" w:cs="Times New Roman"/>
              </w:rPr>
              <w:t>Umożliwia stworzenie aplikacji webowych</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"/>
                <w:id w:val="1481661725"/>
                <w:placeholder>
                  <w:docPart w:val="DefaultPlaceholder_-1854013440"/>
                </w:placeholder>
              </w:sdtPr>
              <w:sdtContent>
                <w:r w:rsidR="00FD77ED" w:rsidRPr="00FD77ED">
                  <w:rPr>
                    <w:rFonts w:ascii="Times New Roman" w:hAnsi="Times New Roman" w:cs="Times New Roman"/>
                    <w:color w:val="000000"/>
                  </w:rPr>
                  <w:t>[44]</w:t>
                </w:r>
              </w:sdtContent>
            </w:sdt>
          </w:p>
        </w:tc>
      </w:tr>
      <w:tr w:rsidR="00DF58DD" w14:paraId="6DA93F77" w14:textId="77777777" w:rsidTr="00DF58DD">
        <w:tc>
          <w:tcPr>
            <w:tcW w:w="4606" w:type="dxa"/>
          </w:tcPr>
          <w:p w14:paraId="1E6352A6" w14:textId="406AB7CE" w:rsidR="00DF58DD" w:rsidRDefault="00DF58DD" w:rsidP="00FB0245">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shinythemes</w:t>
            </w:r>
            <w:proofErr w:type="spellEnd"/>
          </w:p>
        </w:tc>
        <w:tc>
          <w:tcPr>
            <w:tcW w:w="4606" w:type="dxa"/>
          </w:tcPr>
          <w:p w14:paraId="63667BD3" w14:textId="52B95A82" w:rsidR="00DF58DD" w:rsidRPr="007C115A" w:rsidRDefault="007C115A" w:rsidP="00FB0245">
            <w:pPr>
              <w:spacing w:after="0" w:line="360" w:lineRule="auto"/>
              <w:jc w:val="both"/>
              <w:rPr>
                <w:rFonts w:ascii="Times New Roman" w:hAnsi="Times New Roman" w:cs="Times New Roman"/>
              </w:rPr>
            </w:pPr>
            <w:r w:rsidRPr="007C115A">
              <w:rPr>
                <w:rFonts w:ascii="Times New Roman" w:hAnsi="Times New Roman" w:cs="Times New Roman"/>
              </w:rPr>
              <w:t xml:space="preserve">Dodaje gotowe motywy do aplikacji </w:t>
            </w:r>
            <w:proofErr w:type="spellStart"/>
            <w:r w:rsidRPr="007C115A">
              <w:rPr>
                <w:rFonts w:ascii="Times New Roman" w:hAnsi="Times New Roman" w:cs="Times New Roman"/>
              </w:rPr>
              <w:t>Shiny</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"/>
                <w:id w:val="578641719"/>
                <w:placeholder>
                  <w:docPart w:val="DefaultPlaceholder_-1854013440"/>
                </w:placeholder>
              </w:sdtPr>
              <w:sdtContent>
                <w:r w:rsidR="00FD77ED" w:rsidRPr="00FD77ED">
                  <w:rPr>
                    <w:rFonts w:ascii="Times New Roman" w:hAnsi="Times New Roman" w:cs="Times New Roman"/>
                    <w:color w:val="000000"/>
                  </w:rPr>
                  <w:t>[45]</w:t>
                </w:r>
              </w:sdtContent>
            </w:sdt>
          </w:p>
        </w:tc>
      </w:tr>
      <w:tr w:rsidR="00DF58DD" w14:paraId="359971B0" w14:textId="77777777" w:rsidTr="00DF58DD">
        <w:tc>
          <w:tcPr>
            <w:tcW w:w="4606" w:type="dxa"/>
          </w:tcPr>
          <w:p w14:paraId="10F4B510" w14:textId="17EC3ED5" w:rsidR="00DF58DD" w:rsidRDefault="00DF58DD" w:rsidP="00FB024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ggplot2</w:t>
            </w:r>
          </w:p>
        </w:tc>
        <w:tc>
          <w:tcPr>
            <w:tcW w:w="4606" w:type="dxa"/>
          </w:tcPr>
          <w:p w14:paraId="16D2F1F8" w14:textId="34C1B933" w:rsidR="00DF58DD" w:rsidRPr="007C115A" w:rsidRDefault="007C115A" w:rsidP="00FB0245">
            <w:pPr>
              <w:spacing w:after="0" w:line="360" w:lineRule="auto"/>
              <w:jc w:val="both"/>
              <w:rPr>
                <w:rFonts w:ascii="Times New Roman" w:hAnsi="Times New Roman" w:cs="Times New Roman"/>
              </w:rPr>
            </w:pPr>
            <w:r w:rsidRPr="007C115A">
              <w:rPr>
                <w:rFonts w:ascii="Times New Roman" w:hAnsi="Times New Roman" w:cs="Times New Roman"/>
              </w:rPr>
              <w:t>Tworzenie wykresów</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"/>
                <w:id w:val="-1356038283"/>
                <w:placeholder>
                  <w:docPart w:val="DefaultPlaceholder_-1854013440"/>
                </w:placeholder>
              </w:sdtPr>
              <w:sdtContent>
                <w:r w:rsidR="00FD77ED" w:rsidRPr="00FD77ED">
                  <w:rPr>
                    <w:rFonts w:ascii="Times New Roman" w:hAnsi="Times New Roman" w:cs="Times New Roman"/>
                    <w:color w:val="000000"/>
                  </w:rPr>
                  <w:t>[46]</w:t>
                </w:r>
              </w:sdtContent>
            </w:sdt>
          </w:p>
        </w:tc>
      </w:tr>
      <w:tr w:rsidR="00DF58DD" w14:paraId="251623B7" w14:textId="77777777" w:rsidTr="00DF58DD">
        <w:tc>
          <w:tcPr>
            <w:tcW w:w="4606" w:type="dxa"/>
          </w:tcPr>
          <w:p w14:paraId="5AAB486C" w14:textId="4FAB2CE1" w:rsidR="00DF58DD" w:rsidRDefault="00DF58DD" w:rsidP="00FB0245">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gggenes</w:t>
            </w:r>
            <w:proofErr w:type="spellEnd"/>
          </w:p>
        </w:tc>
        <w:tc>
          <w:tcPr>
            <w:tcW w:w="4606" w:type="dxa"/>
          </w:tcPr>
          <w:p w14:paraId="78064F1E" w14:textId="74E18F77" w:rsidR="00DF58DD" w:rsidRPr="007C115A" w:rsidRDefault="007C115A" w:rsidP="00FB0245">
            <w:pPr>
              <w:spacing w:after="0" w:line="360" w:lineRule="auto"/>
              <w:jc w:val="both"/>
              <w:rPr>
                <w:rFonts w:ascii="Times New Roman" w:hAnsi="Times New Roman" w:cs="Times New Roman"/>
              </w:rPr>
            </w:pPr>
            <w:r w:rsidRPr="007C115A">
              <w:rPr>
                <w:rFonts w:ascii="Times New Roman" w:hAnsi="Times New Roman" w:cs="Times New Roman"/>
              </w:rPr>
              <w:t>Rozszerzenie ggplot2, służące do wizualizacji struktur genowych</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"/>
                <w:id w:val="749626395"/>
                <w:placeholder>
                  <w:docPart w:val="DefaultPlaceholder_-1854013440"/>
                </w:placeholder>
              </w:sdtPr>
              <w:sdtContent>
                <w:r w:rsidR="00FD77ED" w:rsidRPr="00FD77ED">
                  <w:rPr>
                    <w:rFonts w:ascii="Times New Roman" w:hAnsi="Times New Roman" w:cs="Times New Roman"/>
                    <w:color w:val="000000"/>
                  </w:rPr>
                  <w:t>[47]</w:t>
                </w:r>
              </w:sdtContent>
            </w:sdt>
          </w:p>
        </w:tc>
      </w:tr>
      <w:tr w:rsidR="00DF58DD" w14:paraId="5F38C911" w14:textId="77777777" w:rsidTr="00DF58DD">
        <w:tc>
          <w:tcPr>
            <w:tcW w:w="4606" w:type="dxa"/>
          </w:tcPr>
          <w:p w14:paraId="5D64FA05" w14:textId="688C1BC4" w:rsidR="00DF58DD" w:rsidRDefault="00DF58DD" w:rsidP="00FB0245">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dplyr</w:t>
            </w:r>
            <w:proofErr w:type="spellEnd"/>
          </w:p>
        </w:tc>
        <w:tc>
          <w:tcPr>
            <w:tcW w:w="4606" w:type="dxa"/>
          </w:tcPr>
          <w:p w14:paraId="05D88A28" w14:textId="02E09B6D" w:rsidR="00DF58DD" w:rsidRPr="007C115A" w:rsidRDefault="007C115A" w:rsidP="00FB0245">
            <w:pPr>
              <w:spacing w:after="0" w:line="360" w:lineRule="auto"/>
              <w:jc w:val="both"/>
              <w:rPr>
                <w:rFonts w:ascii="Times New Roman" w:hAnsi="Times New Roman" w:cs="Times New Roman"/>
              </w:rPr>
            </w:pPr>
            <w:r w:rsidRPr="007C115A">
              <w:rPr>
                <w:rFonts w:ascii="Times New Roman" w:hAnsi="Times New Roman" w:cs="Times New Roman"/>
              </w:rPr>
              <w:t>Rozszerza funkcje służące do manipulacji danymi</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"/>
                <w:id w:val="429850341"/>
                <w:placeholder>
                  <w:docPart w:val="DefaultPlaceholder_-1854013440"/>
                </w:placeholder>
              </w:sdtPr>
              <w:sdtContent>
                <w:r w:rsidR="00FD77ED" w:rsidRPr="00FD77ED">
                  <w:rPr>
                    <w:rFonts w:ascii="Times New Roman" w:hAnsi="Times New Roman" w:cs="Times New Roman"/>
                    <w:color w:val="000000"/>
                  </w:rPr>
                  <w:t>[48]</w:t>
                </w:r>
              </w:sdtContent>
            </w:sdt>
          </w:p>
        </w:tc>
      </w:tr>
      <w:tr w:rsidR="00DF58DD" w14:paraId="0C0B320A" w14:textId="77777777" w:rsidTr="00DF58DD">
        <w:tc>
          <w:tcPr>
            <w:tcW w:w="4606" w:type="dxa"/>
          </w:tcPr>
          <w:p w14:paraId="20867548" w14:textId="4444A7B0" w:rsidR="00DF58DD" w:rsidRDefault="00DF58DD" w:rsidP="00FB0245">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tidyr</w:t>
            </w:r>
            <w:proofErr w:type="spellEnd"/>
          </w:p>
        </w:tc>
        <w:tc>
          <w:tcPr>
            <w:tcW w:w="4606" w:type="dxa"/>
          </w:tcPr>
          <w:p w14:paraId="614E1868" w14:textId="7E41BC7F" w:rsidR="00DF58DD" w:rsidRPr="007C115A" w:rsidRDefault="007C115A" w:rsidP="00FB0245">
            <w:pPr>
              <w:spacing w:after="0" w:line="360" w:lineRule="auto"/>
              <w:jc w:val="both"/>
              <w:rPr>
                <w:rFonts w:ascii="Times New Roman" w:hAnsi="Times New Roman" w:cs="Times New Roman"/>
              </w:rPr>
            </w:pPr>
            <w:r w:rsidRPr="007C115A">
              <w:rPr>
                <w:rFonts w:ascii="Times New Roman" w:hAnsi="Times New Roman" w:cs="Times New Roman"/>
              </w:rPr>
              <w:t>Rozszerza funkcje do przekształcania danych</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"/>
                <w:id w:val="-347179418"/>
                <w:placeholder>
                  <w:docPart w:val="DefaultPlaceholder_-1854013440"/>
                </w:placeholder>
              </w:sdtPr>
              <w:sdtContent>
                <w:r w:rsidR="00FD77ED" w:rsidRPr="00FD77ED">
                  <w:rPr>
                    <w:rFonts w:ascii="Times New Roman" w:hAnsi="Times New Roman" w:cs="Times New Roman"/>
                    <w:color w:val="000000"/>
                  </w:rPr>
                  <w:t>[49]</w:t>
                </w:r>
              </w:sdtContent>
            </w:sdt>
          </w:p>
        </w:tc>
      </w:tr>
      <w:tr w:rsidR="00DF58DD" w14:paraId="2FD5C5E4" w14:textId="77777777" w:rsidTr="00DF58DD">
        <w:tc>
          <w:tcPr>
            <w:tcW w:w="4606" w:type="dxa"/>
          </w:tcPr>
          <w:p w14:paraId="248B5E76" w14:textId="6494F7ED" w:rsidR="00DF58DD" w:rsidRDefault="00DF58DD" w:rsidP="00DF58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patchwork</w:t>
            </w:r>
          </w:p>
        </w:tc>
        <w:tc>
          <w:tcPr>
            <w:tcW w:w="4606" w:type="dxa"/>
          </w:tcPr>
          <w:p w14:paraId="11B38A85" w14:textId="21AEFDE0" w:rsidR="00DF58DD" w:rsidRPr="007C115A" w:rsidRDefault="007C115A" w:rsidP="00DF58DD">
            <w:pPr>
              <w:spacing w:after="0" w:line="360" w:lineRule="auto"/>
              <w:jc w:val="both"/>
              <w:rPr>
                <w:rFonts w:ascii="Times New Roman" w:hAnsi="Times New Roman" w:cs="Times New Roman"/>
              </w:rPr>
            </w:pPr>
            <w:r w:rsidRPr="007C115A">
              <w:rPr>
                <w:rFonts w:ascii="Times New Roman" w:hAnsi="Times New Roman" w:cs="Times New Roman"/>
              </w:rPr>
              <w:t>Umożliwia łączenie wielu wykresów ggplot2 w jeden układ</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"/>
                <w:id w:val="526461031"/>
                <w:placeholder>
                  <w:docPart w:val="DefaultPlaceholder_-1854013440"/>
                </w:placeholder>
              </w:sdtPr>
              <w:sdtContent>
                <w:r w:rsidR="00FD77ED" w:rsidRPr="00FD77ED">
                  <w:rPr>
                    <w:rFonts w:ascii="Times New Roman" w:hAnsi="Times New Roman" w:cs="Times New Roman"/>
                    <w:color w:val="000000"/>
                  </w:rPr>
                  <w:t>[50]</w:t>
                </w:r>
              </w:sdtContent>
            </w:sdt>
          </w:p>
        </w:tc>
      </w:tr>
      <w:tr w:rsidR="00DF58DD" w14:paraId="06FA6C3F" w14:textId="77777777" w:rsidTr="00DF58DD">
        <w:tc>
          <w:tcPr>
            <w:tcW w:w="4606" w:type="dxa"/>
          </w:tcPr>
          <w:p w14:paraId="371590CC" w14:textId="313C1CF6" w:rsidR="00DF58DD" w:rsidRDefault="00DF58DD" w:rsidP="00DF58D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tidyHeatmap</w:t>
            </w:r>
            <w:proofErr w:type="spellEnd"/>
          </w:p>
        </w:tc>
        <w:tc>
          <w:tcPr>
            <w:tcW w:w="4606" w:type="dxa"/>
          </w:tcPr>
          <w:p w14:paraId="5160BB33" w14:textId="42415356" w:rsidR="00DF58DD" w:rsidRPr="007C115A" w:rsidRDefault="007C115A" w:rsidP="00DF58DD">
            <w:pPr>
              <w:spacing w:after="0" w:line="360" w:lineRule="auto"/>
              <w:jc w:val="both"/>
              <w:rPr>
                <w:rFonts w:ascii="Times New Roman" w:hAnsi="Times New Roman" w:cs="Times New Roman"/>
              </w:rPr>
            </w:pPr>
            <w:r w:rsidRPr="007C115A">
              <w:rPr>
                <w:rFonts w:ascii="Times New Roman" w:hAnsi="Times New Roman" w:cs="Times New Roman"/>
              </w:rPr>
              <w:t xml:space="preserve">Tworzenie </w:t>
            </w:r>
            <w:proofErr w:type="spellStart"/>
            <w:r w:rsidRPr="007C115A">
              <w:rPr>
                <w:rFonts w:ascii="Times New Roman" w:hAnsi="Times New Roman" w:cs="Times New Roman"/>
              </w:rPr>
              <w:t>heatmap</w:t>
            </w:r>
            <w:proofErr w:type="spellEnd"/>
            <w:r w:rsidRPr="007C115A">
              <w:rPr>
                <w:rFonts w:ascii="Times New Roman" w:hAnsi="Times New Roman" w:cs="Times New Roman"/>
              </w:rPr>
              <w:t xml:space="preserve"> w stylu </w:t>
            </w:r>
            <w:proofErr w:type="spellStart"/>
            <w:r w:rsidRPr="007C115A">
              <w:rPr>
                <w:rFonts w:ascii="Times New Roman" w:hAnsi="Times New Roman" w:cs="Times New Roman"/>
              </w:rPr>
              <w:t>tidyverse</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"/>
                <w:id w:val="31932141"/>
                <w:placeholder>
                  <w:docPart w:val="DefaultPlaceholder_-1854013440"/>
                </w:placeholder>
              </w:sdtPr>
              <w:sdtContent>
                <w:r w:rsidR="00FD77ED" w:rsidRPr="00FD77ED">
                  <w:rPr>
                    <w:rFonts w:ascii="Times New Roman" w:hAnsi="Times New Roman" w:cs="Times New Roman"/>
                    <w:color w:val="000000"/>
                  </w:rPr>
                  <w:t>[51]</w:t>
                </w:r>
              </w:sdtContent>
            </w:sdt>
          </w:p>
        </w:tc>
      </w:tr>
      <w:tr w:rsidR="00DF58DD" w14:paraId="79841B64" w14:textId="77777777" w:rsidTr="00DF58DD">
        <w:tc>
          <w:tcPr>
            <w:tcW w:w="4606" w:type="dxa"/>
          </w:tcPr>
          <w:p w14:paraId="501762C2" w14:textId="158955AB" w:rsidR="00DF58DD" w:rsidRDefault="00DF58DD" w:rsidP="00DF58D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BiocMenager</w:t>
            </w:r>
            <w:proofErr w:type="spellEnd"/>
          </w:p>
        </w:tc>
        <w:tc>
          <w:tcPr>
            <w:tcW w:w="4606" w:type="dxa"/>
          </w:tcPr>
          <w:p w14:paraId="2C349D52" w14:textId="73CC16FE" w:rsidR="00DF58DD" w:rsidRPr="007C115A" w:rsidRDefault="007C115A" w:rsidP="00DF58DD">
            <w:pPr>
              <w:spacing w:after="0" w:line="360" w:lineRule="auto"/>
              <w:jc w:val="both"/>
              <w:rPr>
                <w:rFonts w:ascii="Times New Roman" w:hAnsi="Times New Roman" w:cs="Times New Roman"/>
              </w:rPr>
            </w:pPr>
            <w:r w:rsidRPr="007C115A">
              <w:rPr>
                <w:rFonts w:ascii="Times New Roman" w:hAnsi="Times New Roman" w:cs="Times New Roman"/>
              </w:rPr>
              <w:t xml:space="preserve">Umożliwia instalacje i zarządzanie pakietami </w:t>
            </w:r>
            <w:proofErr w:type="spellStart"/>
            <w:r w:rsidRPr="007C115A">
              <w:rPr>
                <w:rFonts w:ascii="Times New Roman" w:hAnsi="Times New Roman" w:cs="Times New Roman"/>
              </w:rPr>
              <w:t>Bioconductor</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"/>
                <w:id w:val="836656915"/>
                <w:placeholder>
                  <w:docPart w:val="DefaultPlaceholder_-1854013440"/>
                </w:placeholder>
              </w:sdtPr>
              <w:sdtContent>
                <w:r w:rsidR="00FD77ED" w:rsidRPr="00FD77ED">
                  <w:rPr>
                    <w:rFonts w:ascii="Times New Roman" w:hAnsi="Times New Roman" w:cs="Times New Roman"/>
                    <w:color w:val="000000"/>
                  </w:rPr>
                  <w:t>[52]</w:t>
                </w:r>
              </w:sdtContent>
            </w:sdt>
          </w:p>
        </w:tc>
      </w:tr>
      <w:tr w:rsidR="00DF58DD" w14:paraId="56C2D41B" w14:textId="77777777" w:rsidTr="00DF58DD">
        <w:tc>
          <w:tcPr>
            <w:tcW w:w="4606" w:type="dxa"/>
          </w:tcPr>
          <w:p w14:paraId="5C1BCBE7" w14:textId="75BFCA34" w:rsidR="00DF58DD" w:rsidRDefault="00DF58DD" w:rsidP="00DF58D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plotly</w:t>
            </w:r>
            <w:proofErr w:type="spellEnd"/>
          </w:p>
        </w:tc>
        <w:tc>
          <w:tcPr>
            <w:tcW w:w="4606" w:type="dxa"/>
          </w:tcPr>
          <w:p w14:paraId="316A516F" w14:textId="133C47FF" w:rsidR="00DF58DD" w:rsidRPr="007C115A" w:rsidRDefault="007C115A" w:rsidP="00DF58DD">
            <w:pPr>
              <w:spacing w:after="0" w:line="360" w:lineRule="auto"/>
              <w:jc w:val="both"/>
              <w:rPr>
                <w:rFonts w:ascii="Times New Roman" w:hAnsi="Times New Roman" w:cs="Times New Roman"/>
              </w:rPr>
            </w:pPr>
            <w:r w:rsidRPr="007C115A">
              <w:rPr>
                <w:rFonts w:ascii="Times New Roman" w:hAnsi="Times New Roman" w:cs="Times New Roman"/>
              </w:rPr>
              <w:t>Umożliwia tworzenie interaktywnych wykresów</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"/>
                <w:id w:val="923542830"/>
                <w:placeholder>
                  <w:docPart w:val="DefaultPlaceholder_-1854013440"/>
                </w:placeholder>
              </w:sdtPr>
              <w:sdtContent>
                <w:r w:rsidR="00FD77ED" w:rsidRPr="00FD77ED">
                  <w:rPr>
                    <w:rFonts w:ascii="Times New Roman" w:hAnsi="Times New Roman" w:cs="Times New Roman"/>
                    <w:color w:val="000000"/>
                  </w:rPr>
                  <w:t>[53]</w:t>
                </w:r>
              </w:sdtContent>
            </w:sdt>
          </w:p>
        </w:tc>
      </w:tr>
      <w:tr w:rsidR="00DF58DD" w14:paraId="54FE9071" w14:textId="77777777" w:rsidTr="00DF58DD">
        <w:tc>
          <w:tcPr>
            <w:tcW w:w="4606" w:type="dxa"/>
          </w:tcPr>
          <w:p w14:paraId="0B500646" w14:textId="1DFF97EC" w:rsidR="00DF58DD" w:rsidRDefault="00DF58DD" w:rsidP="00DF58D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bslib</w:t>
            </w:r>
            <w:proofErr w:type="spellEnd"/>
          </w:p>
        </w:tc>
        <w:tc>
          <w:tcPr>
            <w:tcW w:w="4606" w:type="dxa"/>
          </w:tcPr>
          <w:p w14:paraId="180D6594" w14:textId="22694469" w:rsidR="00DF58DD" w:rsidRPr="007C115A" w:rsidRDefault="007C115A" w:rsidP="00DF58DD">
            <w:pPr>
              <w:spacing w:after="0" w:line="360" w:lineRule="auto"/>
              <w:jc w:val="both"/>
              <w:rPr>
                <w:rFonts w:ascii="Times New Roman" w:hAnsi="Times New Roman" w:cs="Times New Roman"/>
              </w:rPr>
            </w:pPr>
            <w:r w:rsidRPr="007C115A">
              <w:rPr>
                <w:rFonts w:ascii="Times New Roman" w:hAnsi="Times New Roman" w:cs="Times New Roman"/>
              </w:rPr>
              <w:t xml:space="preserve">Stylizowanie aplikacji w </w:t>
            </w:r>
            <w:proofErr w:type="spellStart"/>
            <w:r w:rsidRPr="007C115A">
              <w:rPr>
                <w:rFonts w:ascii="Times New Roman" w:hAnsi="Times New Roman" w:cs="Times New Roman"/>
              </w:rPr>
              <w:t>Shiny</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"/>
                <w:id w:val="-1344775206"/>
                <w:placeholder>
                  <w:docPart w:val="DefaultPlaceholder_-1854013440"/>
                </w:placeholder>
              </w:sdtPr>
              <w:sdtContent>
                <w:r w:rsidR="00FD77ED" w:rsidRPr="00FD77ED">
                  <w:rPr>
                    <w:rFonts w:ascii="Times New Roman" w:hAnsi="Times New Roman" w:cs="Times New Roman"/>
                    <w:color w:val="000000"/>
                  </w:rPr>
                  <w:t>[54], [55]</w:t>
                </w:r>
              </w:sdtContent>
            </w:sdt>
          </w:p>
        </w:tc>
      </w:tr>
      <w:tr w:rsidR="00DF58DD" w14:paraId="035901F3" w14:textId="77777777" w:rsidTr="00DF58DD">
        <w:tc>
          <w:tcPr>
            <w:tcW w:w="4606" w:type="dxa"/>
          </w:tcPr>
          <w:p w14:paraId="44F8294D" w14:textId="7042323D" w:rsidR="00DF58DD" w:rsidRDefault="00DF58DD" w:rsidP="00DF58D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ggvenn</w:t>
            </w:r>
            <w:proofErr w:type="spellEnd"/>
          </w:p>
        </w:tc>
        <w:tc>
          <w:tcPr>
            <w:tcW w:w="4606" w:type="dxa"/>
          </w:tcPr>
          <w:p w14:paraId="7F55382D" w14:textId="292E6A00" w:rsidR="00DF58DD" w:rsidRPr="007C115A" w:rsidRDefault="007C115A" w:rsidP="00DF58DD">
            <w:pPr>
              <w:spacing w:after="0" w:line="360" w:lineRule="auto"/>
              <w:jc w:val="both"/>
              <w:rPr>
                <w:rFonts w:ascii="Times New Roman" w:hAnsi="Times New Roman" w:cs="Times New Roman"/>
              </w:rPr>
            </w:pPr>
            <w:r w:rsidRPr="007C115A">
              <w:rPr>
                <w:rFonts w:ascii="Times New Roman" w:hAnsi="Times New Roman" w:cs="Times New Roman"/>
              </w:rPr>
              <w:t xml:space="preserve">Rozszerzenie ggplot2, umożliwia rysowanie wykresów </w:t>
            </w:r>
            <w:proofErr w:type="spellStart"/>
            <w:r w:rsidRPr="007C115A">
              <w:rPr>
                <w:rFonts w:ascii="Times New Roman" w:hAnsi="Times New Roman" w:cs="Times New Roman"/>
              </w:rPr>
              <w:t>Venn’a</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"/>
                <w:id w:val="-286746146"/>
                <w:placeholder>
                  <w:docPart w:val="DefaultPlaceholder_-1854013440"/>
                </w:placeholder>
              </w:sdtPr>
              <w:sdtContent>
                <w:r w:rsidR="00FD77ED" w:rsidRPr="00FD77ED">
                  <w:rPr>
                    <w:rFonts w:ascii="Times New Roman" w:hAnsi="Times New Roman" w:cs="Times New Roman"/>
                    <w:color w:val="000000"/>
                  </w:rPr>
                  <w:t>[55]</w:t>
                </w:r>
              </w:sdtContent>
            </w:sdt>
          </w:p>
        </w:tc>
      </w:tr>
      <w:tr w:rsidR="00DF58DD" w14:paraId="27C5AC98" w14:textId="77777777" w:rsidTr="00DF58DD">
        <w:tc>
          <w:tcPr>
            <w:tcW w:w="4606" w:type="dxa"/>
          </w:tcPr>
          <w:p w14:paraId="08AC7476" w14:textId="55B6946C" w:rsidR="00DF58DD" w:rsidRDefault="00DF58DD" w:rsidP="00DF58D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ggupset</w:t>
            </w:r>
            <w:proofErr w:type="spellEnd"/>
          </w:p>
        </w:tc>
        <w:tc>
          <w:tcPr>
            <w:tcW w:w="4606" w:type="dxa"/>
          </w:tcPr>
          <w:p w14:paraId="5AFC9AA6" w14:textId="018B54CA" w:rsidR="00DF58DD" w:rsidRPr="007C115A" w:rsidRDefault="007C115A" w:rsidP="00DF58DD">
            <w:pPr>
              <w:spacing w:after="0" w:line="360" w:lineRule="auto"/>
              <w:jc w:val="both"/>
              <w:rPr>
                <w:rFonts w:ascii="Times New Roman" w:hAnsi="Times New Roman" w:cs="Times New Roman"/>
              </w:rPr>
            </w:pPr>
            <w:r w:rsidRPr="007C115A">
              <w:rPr>
                <w:rFonts w:ascii="Times New Roman" w:hAnsi="Times New Roman" w:cs="Times New Roman"/>
              </w:rPr>
              <w:t xml:space="preserve">Rozszerzenie ggplot2, umożliwia rysowanie wykresów </w:t>
            </w:r>
            <w:proofErr w:type="spellStart"/>
            <w:r w:rsidRPr="007C115A">
              <w:rPr>
                <w:rFonts w:ascii="Times New Roman" w:hAnsi="Times New Roman" w:cs="Times New Roman"/>
              </w:rPr>
              <w:t>upset</w:t>
            </w:r>
            <w:proofErr w:type="spellEnd"/>
            <w:r w:rsidR="007449E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"/>
                <w:id w:val="-200863635"/>
                <w:placeholder>
                  <w:docPart w:val="DefaultPlaceholder_-1854013440"/>
                </w:placeholder>
              </w:sdtPr>
              <w:sdtContent>
                <w:r w:rsidR="00FD77ED" w:rsidRPr="00FD77ED">
                  <w:rPr>
                    <w:rFonts w:ascii="Times New Roman" w:hAnsi="Times New Roman" w:cs="Times New Roman"/>
                    <w:color w:val="000000"/>
                  </w:rPr>
                  <w:t>[56]</w:t>
                </w:r>
              </w:sdtContent>
            </w:sdt>
          </w:p>
        </w:tc>
      </w:tr>
      <w:tr w:rsidR="00DF58DD" w14:paraId="3DCF618A" w14:textId="77777777" w:rsidTr="00DF58DD">
        <w:tc>
          <w:tcPr>
            <w:tcW w:w="4606" w:type="dxa"/>
          </w:tcPr>
          <w:p w14:paraId="657B1856" w14:textId="78C7E6CB" w:rsidR="00DF58DD" w:rsidRDefault="00DF58DD" w:rsidP="00DF58D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pdftools</w:t>
            </w:r>
            <w:proofErr w:type="spellEnd"/>
          </w:p>
        </w:tc>
        <w:tc>
          <w:tcPr>
            <w:tcW w:w="4606" w:type="dxa"/>
          </w:tcPr>
          <w:p w14:paraId="3E618245" w14:textId="19116076" w:rsidR="00DF58DD" w:rsidRPr="007C115A" w:rsidRDefault="007C115A" w:rsidP="00DF58DD">
            <w:pPr>
              <w:spacing w:after="0" w:line="360" w:lineRule="auto"/>
              <w:jc w:val="both"/>
              <w:rPr>
                <w:rFonts w:ascii="Times New Roman" w:hAnsi="Times New Roman" w:cs="Times New Roman"/>
              </w:rPr>
            </w:pPr>
            <w:proofErr w:type="spellStart"/>
            <w:r w:rsidRPr="007C115A">
              <w:rPr>
                <w:rFonts w:ascii="Times New Roman" w:hAnsi="Times New Roman" w:cs="Times New Roman"/>
              </w:rPr>
              <w:t>Umozliwia</w:t>
            </w:r>
            <w:proofErr w:type="spellEnd"/>
            <w:r w:rsidRPr="007C115A">
              <w:rPr>
                <w:rFonts w:ascii="Times New Roman" w:hAnsi="Times New Roman" w:cs="Times New Roman"/>
              </w:rPr>
              <w:t xml:space="preserve"> czytanie i </w:t>
            </w:r>
            <w:proofErr w:type="spellStart"/>
            <w:r w:rsidRPr="007C115A">
              <w:rPr>
                <w:rFonts w:ascii="Times New Roman" w:hAnsi="Times New Roman" w:cs="Times New Roman"/>
              </w:rPr>
              <w:t>przetważanie</w:t>
            </w:r>
            <w:proofErr w:type="spellEnd"/>
            <w:r w:rsidRPr="007C115A">
              <w:rPr>
                <w:rFonts w:ascii="Times New Roman" w:hAnsi="Times New Roman" w:cs="Times New Roman"/>
              </w:rPr>
              <w:t xml:space="preserve"> plików PDF w R</w:t>
            </w:r>
            <w:r w:rsidR="007449E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"/>
                <w:id w:val="-1828972041"/>
                <w:placeholder>
                  <w:docPart w:val="DefaultPlaceholder_-1854013440"/>
                </w:placeholder>
              </w:sdtPr>
              <w:sdtContent>
                <w:r w:rsidR="00FD77ED" w:rsidRPr="00FD77ED">
                  <w:rPr>
                    <w:rFonts w:ascii="Times New Roman" w:hAnsi="Times New Roman" w:cs="Times New Roman"/>
                    <w:color w:val="000000"/>
                  </w:rPr>
                  <w:t>[57]</w:t>
                </w:r>
              </w:sdtContent>
            </w:sdt>
          </w:p>
        </w:tc>
      </w:tr>
      <w:tr w:rsidR="00DF58DD" w14:paraId="77B468C8" w14:textId="77777777" w:rsidTr="00DF58DD">
        <w:tc>
          <w:tcPr>
            <w:tcW w:w="4606" w:type="dxa"/>
          </w:tcPr>
          <w:p w14:paraId="57DDC81E" w14:textId="6E7E1DC0" w:rsidR="00DF58DD" w:rsidRDefault="00DF58DD" w:rsidP="00DF58D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png</w:t>
            </w:r>
            <w:proofErr w:type="spellEnd"/>
          </w:p>
        </w:tc>
        <w:tc>
          <w:tcPr>
            <w:tcW w:w="4606" w:type="dxa"/>
          </w:tcPr>
          <w:p w14:paraId="725310B2" w14:textId="1BFD0715" w:rsidR="00DF58DD" w:rsidRPr="007C115A" w:rsidRDefault="007C115A" w:rsidP="00DF58DD">
            <w:pPr>
              <w:spacing w:after="0" w:line="360" w:lineRule="auto"/>
              <w:jc w:val="both"/>
              <w:rPr>
                <w:rFonts w:ascii="Times New Roman" w:hAnsi="Times New Roman" w:cs="Times New Roman"/>
              </w:rPr>
            </w:pPr>
            <w:r w:rsidRPr="007C115A">
              <w:rPr>
                <w:rFonts w:ascii="Times New Roman" w:hAnsi="Times New Roman" w:cs="Times New Roman"/>
              </w:rPr>
              <w:t>Obsługa plików graficznych PNG</w:t>
            </w:r>
            <w:r w:rsidR="007449E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"/>
                <w:id w:val="1064377677"/>
                <w:placeholder>
                  <w:docPart w:val="DefaultPlaceholder_-1854013440"/>
                </w:placeholder>
              </w:sdtPr>
              <w:sdtContent>
                <w:r w:rsidR="00FD77ED" w:rsidRPr="00FD77ED">
                  <w:rPr>
                    <w:rFonts w:ascii="Times New Roman" w:hAnsi="Times New Roman" w:cs="Times New Roman"/>
                    <w:color w:val="000000"/>
                  </w:rPr>
                  <w:t>[58]</w:t>
                </w:r>
              </w:sdtContent>
            </w:sdt>
          </w:p>
        </w:tc>
      </w:tr>
    </w:tbl>
    <w:p w14:paraId="58F8E374" w14:textId="77777777" w:rsidR="00FB0245" w:rsidRDefault="00FB0245" w:rsidP="00FB0245">
      <w:pPr>
        <w:spacing w:after="0" w:line="360" w:lineRule="auto"/>
        <w:jc w:val="both"/>
        <w:rPr>
          <w:rFonts w:ascii="Times New Roman" w:hAnsi="Times New Roman" w:cs="Times New Roman"/>
          <w:sz w:val="24"/>
          <w:szCs w:val="24"/>
        </w:rPr>
      </w:pPr>
    </w:p>
    <w:p w14:paraId="3697BA1F" w14:textId="7C6B1D37" w:rsidR="009959A1" w:rsidRPr="009959A1" w:rsidRDefault="00FB0245">
      <w:pPr>
        <w:spacing w:after="0" w:line="240" w:lineRule="auto"/>
      </w:pPr>
      <w:r>
        <w:br w:type="page"/>
      </w:r>
    </w:p>
    <w:tbl>
      <w:tblPr>
        <w:tblStyle w:val="Tabela-Siatka"/>
        <w:tblW w:w="10031" w:type="dxa"/>
        <w:tblLayout w:type="fixed"/>
        <w:tblLook w:val="04A0" w:firstRow="1" w:lastRow="0" w:firstColumn="1" w:lastColumn="0" w:noHBand="0" w:noVBand="1"/>
      </w:tblPr>
      <w:tblGrid>
        <w:gridCol w:w="2543"/>
        <w:gridCol w:w="2101"/>
        <w:gridCol w:w="1701"/>
        <w:gridCol w:w="3686"/>
      </w:tblGrid>
      <w:tr w:rsidR="0020066B" w14:paraId="4A5F1DCC" w14:textId="4A4366F3" w:rsidTr="0020066B">
        <w:tc>
          <w:tcPr>
            <w:tcW w:w="10031" w:type="dxa"/>
            <w:gridSpan w:val="4"/>
          </w:tcPr>
          <w:p w14:paraId="16D1526B" w14:textId="7E6AD677" w:rsidR="0020066B" w:rsidRPr="009959A1" w:rsidRDefault="0020066B">
            <w:pPr>
              <w:spacing w:after="0" w:line="240" w:lineRule="auto"/>
              <w:rPr>
                <w:rFonts w:ascii="Times New Roman" w:eastAsiaTheme="majorEastAsia" w:hAnsi="Times New Roman" w:cs="Times New Roman"/>
                <w:sz w:val="24"/>
                <w:szCs w:val="24"/>
              </w:rPr>
            </w:pPr>
            <w:r w:rsidRPr="009959A1">
              <w:rPr>
                <w:rFonts w:ascii="Times New Roman" w:eastAsiaTheme="majorEastAsia" w:hAnsi="Times New Roman" w:cs="Times New Roman"/>
                <w:sz w:val="24"/>
                <w:szCs w:val="24"/>
              </w:rPr>
              <w:lastRenderedPageBreak/>
              <w:t>Dane dostępne w aplikacji</w:t>
            </w:r>
          </w:p>
        </w:tc>
      </w:tr>
      <w:tr w:rsidR="0020066B" w14:paraId="00328C38" w14:textId="77539A0D" w:rsidTr="001C18DF">
        <w:tc>
          <w:tcPr>
            <w:tcW w:w="2543" w:type="dxa"/>
          </w:tcPr>
          <w:p w14:paraId="3E06F805" w14:textId="0785726D" w:rsidR="0020066B" w:rsidRPr="009959A1" w:rsidRDefault="0020066B" w:rsidP="009959A1">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Tytuł publikacji</w:t>
            </w:r>
          </w:p>
        </w:tc>
        <w:tc>
          <w:tcPr>
            <w:tcW w:w="2101" w:type="dxa"/>
          </w:tcPr>
          <w:p w14:paraId="2C65BAA6" w14:textId="2B549EA0" w:rsidR="0020066B" w:rsidRPr="009959A1" w:rsidRDefault="0020066B" w:rsidP="009959A1">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Typ eksperymentu</w:t>
            </w:r>
          </w:p>
        </w:tc>
        <w:tc>
          <w:tcPr>
            <w:tcW w:w="1701" w:type="dxa"/>
          </w:tcPr>
          <w:p w14:paraId="55B63C2F" w14:textId="56B1771D" w:rsidR="0020066B" w:rsidRPr="009959A1" w:rsidRDefault="001C18DF" w:rsidP="009959A1">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gatunek</w:t>
            </w:r>
          </w:p>
        </w:tc>
        <w:tc>
          <w:tcPr>
            <w:tcW w:w="3686" w:type="dxa"/>
          </w:tcPr>
          <w:p w14:paraId="5D49D3FD" w14:textId="19D9A7CA" w:rsidR="0020066B" w:rsidRDefault="0020066B" w:rsidP="009959A1">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Nazwa w aplikacji</w:t>
            </w:r>
          </w:p>
        </w:tc>
      </w:tr>
      <w:tr w:rsidR="00911BD9" w14:paraId="095BA3BF" w14:textId="74568712" w:rsidTr="001C18DF">
        <w:tc>
          <w:tcPr>
            <w:tcW w:w="2543" w:type="dxa"/>
          </w:tcPr>
          <w:p w14:paraId="1EA952E6" w14:textId="5F52D55B" w:rsidR="00911BD9" w:rsidRPr="009959A1" w:rsidRDefault="00911BD9" w:rsidP="00911BD9">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Data_hupAS</w:t>
            </w:r>
            <w:proofErr w:type="spellEnd"/>
          </w:p>
        </w:tc>
        <w:tc>
          <w:tcPr>
            <w:tcW w:w="2101" w:type="dxa"/>
          </w:tcPr>
          <w:p w14:paraId="60DE0464" w14:textId="3A5FF6E3" w:rsidR="00911BD9" w:rsidRPr="009959A1" w:rsidRDefault="00911BD9" w:rsidP="00911BD9">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405B4B11" w14:textId="23CDA082" w:rsidR="00911BD9" w:rsidRPr="001C18DF" w:rsidRDefault="00911BD9" w:rsidP="00911BD9">
            <w:pPr>
              <w:spacing w:after="0" w:line="240" w:lineRule="auto"/>
              <w:rPr>
                <w:rFonts w:ascii="Times New Roman" w:eastAsiaTheme="majorEastAsia" w:hAnsi="Times New Roman" w:cs="Times New Roman"/>
                <w:i/>
                <w:iCs/>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3688A88A" w14:textId="4A17A2D1"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hupAS_Strzalka_2024</w:t>
            </w:r>
          </w:p>
        </w:tc>
      </w:tr>
      <w:tr w:rsidR="00911BD9" w14:paraId="1EF5266B" w14:textId="33B6784C" w:rsidTr="001C18DF">
        <w:tc>
          <w:tcPr>
            <w:tcW w:w="2543" w:type="dxa"/>
          </w:tcPr>
          <w:p w14:paraId="3B93C13C" w14:textId="77777777" w:rsidR="00911BD9" w:rsidRPr="009959A1" w:rsidRDefault="00911BD9" w:rsidP="00911BD9">
            <w:pPr>
              <w:spacing w:after="0" w:line="240" w:lineRule="auto"/>
              <w:rPr>
                <w:rFonts w:ascii="Times New Roman" w:eastAsiaTheme="majorEastAsia" w:hAnsi="Times New Roman" w:cs="Times New Roman"/>
                <w:sz w:val="24"/>
                <w:szCs w:val="24"/>
              </w:rPr>
            </w:pPr>
          </w:p>
        </w:tc>
        <w:tc>
          <w:tcPr>
            <w:tcW w:w="2101" w:type="dxa"/>
          </w:tcPr>
          <w:p w14:paraId="2E68F024" w14:textId="77777777" w:rsidR="00911BD9" w:rsidRPr="009959A1" w:rsidRDefault="00911BD9" w:rsidP="00911BD9">
            <w:pPr>
              <w:spacing w:after="0" w:line="240" w:lineRule="auto"/>
              <w:rPr>
                <w:rFonts w:ascii="Times New Roman" w:eastAsiaTheme="majorEastAsia" w:hAnsi="Times New Roman" w:cs="Times New Roman"/>
                <w:sz w:val="24"/>
                <w:szCs w:val="24"/>
              </w:rPr>
            </w:pPr>
          </w:p>
        </w:tc>
        <w:tc>
          <w:tcPr>
            <w:tcW w:w="1701" w:type="dxa"/>
          </w:tcPr>
          <w:p w14:paraId="0AD16AA6" w14:textId="2A8F1B4F"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7A31BDFE" w14:textId="66A3E767"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TopA_Szafran_2019</w:t>
            </w:r>
          </w:p>
        </w:tc>
      </w:tr>
      <w:tr w:rsidR="00911BD9" w14:paraId="25BC948C" w14:textId="6152B6ED" w:rsidTr="001C18DF">
        <w:tc>
          <w:tcPr>
            <w:tcW w:w="2543" w:type="dxa"/>
          </w:tcPr>
          <w:p w14:paraId="19045474" w14:textId="77777777" w:rsidR="00911BD9" w:rsidRPr="009959A1" w:rsidRDefault="00911BD9" w:rsidP="00911BD9">
            <w:pPr>
              <w:spacing w:after="0" w:line="240" w:lineRule="auto"/>
              <w:rPr>
                <w:rFonts w:ascii="Times New Roman" w:eastAsiaTheme="majorEastAsia" w:hAnsi="Times New Roman" w:cs="Times New Roman"/>
                <w:sz w:val="24"/>
                <w:szCs w:val="24"/>
              </w:rPr>
            </w:pPr>
          </w:p>
        </w:tc>
        <w:tc>
          <w:tcPr>
            <w:tcW w:w="2101" w:type="dxa"/>
          </w:tcPr>
          <w:p w14:paraId="5628A587" w14:textId="77777777" w:rsidR="00911BD9" w:rsidRPr="009959A1" w:rsidRDefault="00911BD9" w:rsidP="00911BD9">
            <w:pPr>
              <w:spacing w:after="0" w:line="240" w:lineRule="auto"/>
              <w:rPr>
                <w:rFonts w:ascii="Times New Roman" w:eastAsiaTheme="majorEastAsia" w:hAnsi="Times New Roman" w:cs="Times New Roman"/>
                <w:sz w:val="24"/>
                <w:szCs w:val="24"/>
              </w:rPr>
            </w:pPr>
          </w:p>
        </w:tc>
        <w:tc>
          <w:tcPr>
            <w:tcW w:w="1701" w:type="dxa"/>
          </w:tcPr>
          <w:p w14:paraId="70631F81" w14:textId="7429DAE1"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vAlign w:val="bottom"/>
          </w:tcPr>
          <w:p w14:paraId="3D409377" w14:textId="6608C7B7" w:rsidR="00911BD9" w:rsidRPr="009959A1" w:rsidRDefault="00911BD9" w:rsidP="00911BD9">
            <w:pPr>
              <w:spacing w:after="0" w:line="240" w:lineRule="auto"/>
              <w:rPr>
                <w:rFonts w:ascii="Times New Roman" w:eastAsiaTheme="majorEastAsia" w:hAnsi="Times New Roman" w:cs="Times New Roman"/>
                <w:sz w:val="24"/>
                <w:szCs w:val="24"/>
              </w:rPr>
            </w:pPr>
            <w:r>
              <w:rPr>
                <w:rFonts w:ascii="Calibri" w:hAnsi="Calibri" w:cs="Calibri"/>
                <w:color w:val="000000"/>
              </w:rPr>
              <w:t>SatKR_Gongerowska_2021</w:t>
            </w:r>
          </w:p>
        </w:tc>
      </w:tr>
      <w:tr w:rsidR="00911BD9" w14:paraId="4B55971E" w14:textId="71660F40" w:rsidTr="001C18DF">
        <w:sdt>
          <w:sdtPr>
            <w:rPr>
              <w:rFonts w:ascii="Times New Roman" w:eastAsiaTheme="majorEastAsia" w:hAnsi="Times New Roman" w:cs="Times New Roman"/>
              <w:color w:val="000000"/>
              <w:sz w:val="24"/>
              <w:szCs w:val="24"/>
            </w:rPr>
            <w:tag w:val="MENDELEY_CITATION_v3_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IwLjU4Nzc1MCIsIklTU04iOiIxNjY0LTMwMlgiLCJVUkwiOiJodHRwczovL3d3dy5mcm9udGllcnNpbi5vcmcvYXJ0aWNsZS8xMC4zMzg5L2ZtaWNiLjIwMjAuNTg3NzUwL2Z1bGwiLCJpc3N1ZWQiOnsiZGF0ZS1wYXJ0cyI6W1syMDIwLDEwLDldXX0sInZvbHVtZSI6IjExIn0sImlzVGVtcG9yYXJ5IjpmYWxzZX1dfQ=="/>
            <w:id w:val="2103994730"/>
            <w:placeholder>
              <w:docPart w:val="43BA63AA610F47B18E4731D5D09B199A"/>
            </w:placeholder>
          </w:sdtPr>
          <w:sdtContent>
            <w:tc>
              <w:tcPr>
                <w:tcW w:w="2543" w:type="dxa"/>
              </w:tcPr>
              <w:p w14:paraId="14EB3125" w14:textId="4A57178F" w:rsidR="00911BD9" w:rsidRPr="009959A1" w:rsidRDefault="00FD77ED" w:rsidP="00911BD9">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[59]</w:t>
                </w:r>
              </w:p>
            </w:tc>
          </w:sdtContent>
        </w:sdt>
        <w:tc>
          <w:tcPr>
            <w:tcW w:w="2101" w:type="dxa"/>
          </w:tcPr>
          <w:p w14:paraId="1DC90540" w14:textId="179262DE" w:rsidR="00911BD9" w:rsidRPr="009959A1" w:rsidRDefault="00911BD9" w:rsidP="00911BD9">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43DB338E" w14:textId="7A90C559"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vAlign w:val="bottom"/>
          </w:tcPr>
          <w:p w14:paraId="7363EDFA" w14:textId="79E29B35" w:rsidR="00911BD9" w:rsidRPr="009959A1" w:rsidRDefault="00911BD9" w:rsidP="00911BD9">
            <w:pPr>
              <w:spacing w:after="0" w:line="240" w:lineRule="auto"/>
              <w:rPr>
                <w:rFonts w:ascii="Times New Roman" w:eastAsiaTheme="majorEastAsia" w:hAnsi="Times New Roman" w:cs="Times New Roman"/>
                <w:sz w:val="24"/>
                <w:szCs w:val="24"/>
              </w:rPr>
            </w:pPr>
            <w:r>
              <w:rPr>
                <w:rFonts w:ascii="Calibri" w:hAnsi="Calibri" w:cs="Calibri"/>
                <w:color w:val="000000"/>
              </w:rPr>
              <w:t>AbrB1_Nieta_2020,</w:t>
            </w:r>
          </w:p>
        </w:tc>
      </w:tr>
      <w:tr w:rsidR="00911BD9" w14:paraId="570AB7DA" w14:textId="5BAD8708" w:rsidTr="001C18DF">
        <w:sdt>
          <w:sdtPr>
            <w:rPr>
              <w:rFonts w:ascii="Times New Roman" w:eastAsiaTheme="majorEastAsia" w:hAnsi="Times New Roman" w:cs="Times New Roman"/>
              <w:color w:val="000000"/>
              <w:sz w:val="24"/>
              <w:szCs w:val="24"/>
            </w:rPr>
            <w:tag w:val="MENDELEY_CITATION_v3_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"/>
            <w:id w:val="1784915635"/>
            <w:placeholder>
              <w:docPart w:val="C8F10EA4352D49A38A324C61347A4750"/>
            </w:placeholder>
          </w:sdtPr>
          <w:sdtContent>
            <w:tc>
              <w:tcPr>
                <w:tcW w:w="2543" w:type="dxa"/>
              </w:tcPr>
              <w:p w14:paraId="35BEDF18" w14:textId="60BB8E99" w:rsidR="00911BD9" w:rsidRPr="009959A1" w:rsidRDefault="00FD77ED" w:rsidP="00911BD9">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[60]</w:t>
                </w:r>
              </w:p>
            </w:tc>
          </w:sdtContent>
        </w:sdt>
        <w:tc>
          <w:tcPr>
            <w:tcW w:w="2101" w:type="dxa"/>
          </w:tcPr>
          <w:p w14:paraId="76815DE1" w14:textId="317592C2" w:rsidR="00911BD9" w:rsidRPr="009959A1" w:rsidRDefault="00911BD9" w:rsidP="00911BD9">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Mikromacierz</w:t>
            </w:r>
            <w:proofErr w:type="spellEnd"/>
          </w:p>
        </w:tc>
        <w:tc>
          <w:tcPr>
            <w:tcW w:w="1701" w:type="dxa"/>
          </w:tcPr>
          <w:p w14:paraId="5BFB697D" w14:textId="4F62CD36"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2B221772" w14:textId="5D0A9721"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AbrC3_rico_2014</w:t>
            </w:r>
          </w:p>
        </w:tc>
      </w:tr>
      <w:tr w:rsidR="00911BD9" w14:paraId="61823F0E" w14:textId="55EA4C93" w:rsidTr="001C18DF">
        <w:sdt>
          <w:sdtPr>
            <w:rPr>
              <w:rFonts w:ascii="Times New Roman" w:eastAsiaTheme="majorEastAsia" w:hAnsi="Times New Roman" w:cs="Times New Roman"/>
              <w:color w:val="000000"/>
              <w:sz w:val="24"/>
              <w:szCs w:val="24"/>
            </w:rPr>
            <w:tag w:val="MENDELEY_CITATION_v3_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E3LjAyNDQ0IiwiSVNTTiI6IjE2NjQtMzAyWCIsIlVSTCI6Imh0dHA6Ly9qb3VybmFsLmZyb250aWVyc2luLm9yZy9hcnRpY2xlLzEwLjMzODkvZm1pY2IuMjAxNy4wMjQ0NC9mdWxsIiwiaXNzdWVkIjp7ImRhdGUtcGFydHMiOltbMjAxNywxMiwxMl1dfSwidm9sdW1lIjoiOCJ9LCJpc1RlbXBvcmFyeSI6ZmFsc2V9XX0="/>
            <w:id w:val="1428000076"/>
            <w:placeholder>
              <w:docPart w:val="43BA63AA610F47B18E4731D5D09B199A"/>
            </w:placeholder>
          </w:sdtPr>
          <w:sdtContent>
            <w:tc>
              <w:tcPr>
                <w:tcW w:w="2543" w:type="dxa"/>
              </w:tcPr>
              <w:p w14:paraId="77141CD1" w14:textId="5816BCF7" w:rsidR="00911BD9" w:rsidRPr="009959A1" w:rsidRDefault="00FD77ED" w:rsidP="00911BD9">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[26]</w:t>
                </w:r>
              </w:p>
            </w:tc>
          </w:sdtContent>
        </w:sdt>
        <w:tc>
          <w:tcPr>
            <w:tcW w:w="2101" w:type="dxa"/>
          </w:tcPr>
          <w:p w14:paraId="59A277AF" w14:textId="0C57ACDC" w:rsidR="00911BD9" w:rsidRPr="009959A1" w:rsidRDefault="00911BD9" w:rsidP="00911BD9">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48D654DB" w14:textId="4DDA9B35"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18888D47" w14:textId="2BC4A15E"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Aor1_Antoraz_2017</w:t>
            </w:r>
          </w:p>
        </w:tc>
      </w:tr>
      <w:tr w:rsidR="00911BD9" w14:paraId="6B45F7CD" w14:textId="49A0A985" w:rsidTr="001C18DF">
        <w:sdt>
          <w:sdtPr>
            <w:rPr>
              <w:rFonts w:ascii="Times New Roman" w:eastAsiaTheme="majorEastAsia" w:hAnsi="Times New Roman" w:cs="Times New Roman"/>
              <w:color w:val="000000"/>
              <w:sz w:val="24"/>
              <w:szCs w:val="24"/>
            </w:rPr>
            <w:tag w:val="MENDELEY_CITATION_v3_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"/>
            <w:id w:val="-679816803"/>
            <w:placeholder>
              <w:docPart w:val="DefaultPlaceholder_-1854013440"/>
            </w:placeholder>
          </w:sdtPr>
          <w:sdtContent>
            <w:tc>
              <w:tcPr>
                <w:tcW w:w="2543" w:type="dxa"/>
              </w:tcPr>
              <w:p w14:paraId="12684875" w14:textId="17D068A5" w:rsidR="00911BD9" w:rsidRPr="009959A1" w:rsidRDefault="00FD77ED" w:rsidP="00911BD9">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[61]</w:t>
                </w:r>
              </w:p>
            </w:tc>
          </w:sdtContent>
        </w:sdt>
        <w:tc>
          <w:tcPr>
            <w:tcW w:w="2101" w:type="dxa"/>
          </w:tcPr>
          <w:p w14:paraId="45B07A02" w14:textId="7912098A" w:rsidR="00911BD9" w:rsidRPr="009959A1" w:rsidRDefault="00911BD9" w:rsidP="00911BD9">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1E457FD6" w14:textId="4633EB07"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33942D28" w14:textId="6CC69CF3"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argr_botas_2018</w:t>
            </w:r>
          </w:p>
        </w:tc>
      </w:tr>
      <w:tr w:rsidR="00911BD9" w14:paraId="0C23D7AD" w14:textId="56952934" w:rsidTr="001C18DF">
        <w:sdt>
          <w:sdtPr>
            <w:rPr>
              <w:rFonts w:ascii="Times New Roman" w:eastAsiaTheme="majorEastAsia" w:hAnsi="Times New Roman" w:cs="Times New Roman"/>
              <w:color w:val="000000"/>
              <w:sz w:val="24"/>
              <w:szCs w:val="24"/>
            </w:rPr>
            <w:tag w:val="MENDELEY_CITATION_v3_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"/>
            <w:id w:val="1282456935"/>
            <w:placeholder>
              <w:docPart w:val="DefaultPlaceholder_-1854013440"/>
            </w:placeholder>
          </w:sdtPr>
          <w:sdtContent>
            <w:tc>
              <w:tcPr>
                <w:tcW w:w="2543" w:type="dxa"/>
              </w:tcPr>
              <w:p w14:paraId="24184D6D" w14:textId="226E5809" w:rsidR="00911BD9" w:rsidRPr="009959A1" w:rsidRDefault="00FD77ED" w:rsidP="00911BD9">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[62]</w:t>
                </w:r>
              </w:p>
            </w:tc>
          </w:sdtContent>
        </w:sdt>
        <w:tc>
          <w:tcPr>
            <w:tcW w:w="2101" w:type="dxa"/>
          </w:tcPr>
          <w:p w14:paraId="535F0B10" w14:textId="0506CB6E" w:rsidR="00911BD9" w:rsidRPr="009959A1" w:rsidRDefault="00911BD9" w:rsidP="00911BD9">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Mikromacierz</w:t>
            </w:r>
            <w:proofErr w:type="spellEnd"/>
          </w:p>
        </w:tc>
        <w:tc>
          <w:tcPr>
            <w:tcW w:w="1701" w:type="dxa"/>
          </w:tcPr>
          <w:p w14:paraId="0038550F" w14:textId="431A5880"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335A8948" w14:textId="09FED627"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BldD_denHengst_2010</w:t>
            </w:r>
          </w:p>
        </w:tc>
      </w:tr>
      <w:tr w:rsidR="00911BD9" w14:paraId="3661C447" w14:textId="33515D62" w:rsidTr="001C18DF">
        <w:sdt>
          <w:sdtPr>
            <w:rPr>
              <w:rFonts w:ascii="Times New Roman" w:eastAsiaTheme="majorEastAsia" w:hAnsi="Times New Roman" w:cs="Times New Roman"/>
              <w:color w:val="000000"/>
              <w:sz w:val="24"/>
              <w:szCs w:val="24"/>
            </w:rPr>
            <w:tag w:val="MENDELEY_CITATION_v3_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"/>
            <w:id w:val="-1879853984"/>
            <w:placeholder>
              <w:docPart w:val="DefaultPlaceholder_-1854013440"/>
            </w:placeholder>
          </w:sdtPr>
          <w:sdtContent>
            <w:tc>
              <w:tcPr>
                <w:tcW w:w="2543" w:type="dxa"/>
              </w:tcPr>
              <w:p w14:paraId="1CECB133" w14:textId="75174547" w:rsidR="00911BD9" w:rsidRPr="009959A1" w:rsidRDefault="00FD77ED" w:rsidP="00911BD9">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[63]</w:t>
                </w:r>
              </w:p>
            </w:tc>
          </w:sdtContent>
        </w:sdt>
        <w:tc>
          <w:tcPr>
            <w:tcW w:w="2101" w:type="dxa"/>
          </w:tcPr>
          <w:p w14:paraId="3F56B27E" w14:textId="6FA7D832" w:rsidR="00911BD9" w:rsidRPr="009959A1" w:rsidRDefault="00FE03FD" w:rsidP="00911BD9">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7C0A68C2" w14:textId="23549A38" w:rsidR="00911BD9" w:rsidRPr="001C18DF" w:rsidRDefault="00911BD9" w:rsidP="00911BD9">
            <w:pPr>
              <w:spacing w:after="0" w:line="240" w:lineRule="auto"/>
              <w:rPr>
                <w:rFonts w:ascii="Times New Roman" w:eastAsiaTheme="majorEastAsia" w:hAnsi="Times New Roman" w:cs="Times New Roman"/>
                <w:i/>
                <w:iCs/>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venezuelae</w:t>
            </w:r>
            <w:proofErr w:type="spellEnd"/>
          </w:p>
        </w:tc>
        <w:tc>
          <w:tcPr>
            <w:tcW w:w="3686" w:type="dxa"/>
          </w:tcPr>
          <w:p w14:paraId="5378445A" w14:textId="18B19F47" w:rsidR="00911BD9" w:rsidRPr="009959A1" w:rsidRDefault="00911BD9" w:rsidP="00911BD9">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BldC_Bush_2018_sven</w:t>
            </w:r>
          </w:p>
        </w:tc>
      </w:tr>
      <w:tr w:rsidR="00FE03FD" w14:paraId="6A0AE6B0" w14:textId="47E32309" w:rsidTr="001C18DF">
        <w:sdt>
          <w:sdtPr>
            <w:rPr>
              <w:rFonts w:ascii="Times New Roman" w:eastAsiaTheme="majorEastAsia" w:hAnsi="Times New Roman" w:cs="Times New Roman"/>
              <w:color w:val="000000"/>
              <w:sz w:val="24"/>
              <w:szCs w:val="24"/>
            </w:rPr>
            <w:tag w:val="MENDELEY_CITATION_v3_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"/>
            <w:id w:val="-276254936"/>
            <w:placeholder>
              <w:docPart w:val="5EE05CB8538A49EBAE63A0359EE6CA4A"/>
            </w:placeholder>
          </w:sdtPr>
          <w:sdtContent>
            <w:tc>
              <w:tcPr>
                <w:tcW w:w="2543" w:type="dxa"/>
              </w:tcPr>
              <w:p w14:paraId="0B2361EF" w14:textId="6C49C7FE"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[64]</w:t>
                </w:r>
              </w:p>
            </w:tc>
          </w:sdtContent>
        </w:sdt>
        <w:tc>
          <w:tcPr>
            <w:tcW w:w="2101" w:type="dxa"/>
          </w:tcPr>
          <w:p w14:paraId="6770BDA0" w14:textId="05586056" w:rsidR="00FE03FD" w:rsidRPr="009959A1" w:rsidRDefault="00FE03FD" w:rsidP="00FE03FD">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Mikromacierz</w:t>
            </w:r>
            <w:proofErr w:type="spellEnd"/>
          </w:p>
        </w:tc>
        <w:tc>
          <w:tcPr>
            <w:tcW w:w="1701" w:type="dxa"/>
          </w:tcPr>
          <w:p w14:paraId="6B279EFB" w14:textId="6A6BC037"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6FC3F126" w14:textId="72EA0A45"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Drar-K_Yu_2014</w:t>
            </w:r>
          </w:p>
        </w:tc>
      </w:tr>
      <w:tr w:rsidR="00FE03FD" w14:paraId="6C8449EC" w14:textId="4B0739B0" w:rsidTr="001C18DF">
        <w:sdt>
          <w:sdtPr>
            <w:rPr>
              <w:rFonts w:ascii="Times New Roman" w:eastAsiaTheme="majorEastAsia" w:hAnsi="Times New Roman" w:cs="Times New Roman"/>
              <w:color w:val="000000"/>
              <w:sz w:val="24"/>
              <w:szCs w:val="24"/>
            </w:rPr>
            <w:tag w:val="MENDELEY_CITATION_v3_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"/>
            <w:id w:val="-1101790900"/>
            <w:placeholder>
              <w:docPart w:val="A5F14944F0C84833B01A23A5B3D1BF43"/>
            </w:placeholder>
          </w:sdtPr>
          <w:sdtContent>
            <w:tc>
              <w:tcPr>
                <w:tcW w:w="2543" w:type="dxa"/>
              </w:tcPr>
              <w:p w14:paraId="36E99B22" w14:textId="71CBA5FF"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[65]</w:t>
                </w:r>
              </w:p>
            </w:tc>
          </w:sdtContent>
        </w:sdt>
        <w:tc>
          <w:tcPr>
            <w:tcW w:w="2101" w:type="dxa"/>
          </w:tcPr>
          <w:p w14:paraId="3AF1422A" w14:textId="6B63B24B" w:rsidR="00FE03FD" w:rsidRPr="009959A1" w:rsidRDefault="00FE03FD" w:rsidP="00FE03FD">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548424CA" w14:textId="72A07A66"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venezuelae</w:t>
            </w:r>
            <w:proofErr w:type="spellEnd"/>
          </w:p>
        </w:tc>
        <w:tc>
          <w:tcPr>
            <w:tcW w:w="3686" w:type="dxa"/>
          </w:tcPr>
          <w:p w14:paraId="6F3CEA94" w14:textId="5D2A283C"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ECF42_Liu_2018_sven</w:t>
            </w:r>
          </w:p>
        </w:tc>
      </w:tr>
      <w:tr w:rsidR="00FE03FD" w14:paraId="4B6309D1" w14:textId="0F002136" w:rsidTr="001C18DF">
        <w:sdt>
          <w:sdtPr>
            <w:rPr>
              <w:rFonts w:ascii="Times New Roman" w:eastAsiaTheme="majorEastAsia" w:hAnsi="Times New Roman" w:cs="Times New Roman"/>
              <w:color w:val="000000"/>
              <w:sz w:val="24"/>
              <w:szCs w:val="24"/>
            </w:rPr>
            <w:tag w:val="MENDELEY_CITATION_v3_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"/>
            <w:id w:val="-1715417892"/>
            <w:placeholder>
              <w:docPart w:val="DefaultPlaceholder_-1854013440"/>
            </w:placeholder>
          </w:sdtPr>
          <w:sdtContent>
            <w:tc>
              <w:tcPr>
                <w:tcW w:w="2543" w:type="dxa"/>
              </w:tcPr>
              <w:p w14:paraId="0FF8EEEC" w14:textId="120DB501"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[66]</w:t>
                </w:r>
              </w:p>
            </w:tc>
          </w:sdtContent>
        </w:sdt>
        <w:tc>
          <w:tcPr>
            <w:tcW w:w="2101" w:type="dxa"/>
          </w:tcPr>
          <w:p w14:paraId="5BF2820A" w14:textId="5414058B" w:rsidR="00FE03FD" w:rsidRPr="009959A1" w:rsidRDefault="00FE03FD" w:rsidP="00FE03FD">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Mikromacierz</w:t>
            </w:r>
            <w:proofErr w:type="spellEnd"/>
          </w:p>
        </w:tc>
        <w:tc>
          <w:tcPr>
            <w:tcW w:w="1701" w:type="dxa"/>
          </w:tcPr>
          <w:p w14:paraId="01739D37" w14:textId="3D5DE590"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venezuelae</w:t>
            </w:r>
            <w:proofErr w:type="spellEnd"/>
          </w:p>
        </w:tc>
        <w:tc>
          <w:tcPr>
            <w:tcW w:w="3686" w:type="dxa"/>
          </w:tcPr>
          <w:p w14:paraId="1306C865" w14:textId="387D607D"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GlnR_Pullan_2011</w:t>
            </w:r>
          </w:p>
        </w:tc>
      </w:tr>
      <w:tr w:rsidR="00FE03FD" w14:paraId="3817231D" w14:textId="064291E1" w:rsidTr="001C18DF">
        <w:sdt>
          <w:sdtPr>
            <w:rPr>
              <w:rFonts w:ascii="Times New Roman" w:eastAsiaTheme="majorEastAsia" w:hAnsi="Times New Roman" w:cs="Times New Roman"/>
              <w:color w:val="000000"/>
              <w:sz w:val="24"/>
              <w:szCs w:val="24"/>
            </w:rPr>
            <w:tag w:val="MENDELEY_CITATION_v3_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"/>
            <w:id w:val="-1421636648"/>
            <w:placeholder>
              <w:docPart w:val="DefaultPlaceholder_-1854013440"/>
            </w:placeholder>
          </w:sdtPr>
          <w:sdtContent>
            <w:tc>
              <w:tcPr>
                <w:tcW w:w="2543" w:type="dxa"/>
              </w:tcPr>
              <w:p w14:paraId="4AAC83C1" w14:textId="0A49D1E0"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[27]</w:t>
                </w:r>
              </w:p>
            </w:tc>
          </w:sdtContent>
        </w:sdt>
        <w:tc>
          <w:tcPr>
            <w:tcW w:w="2101" w:type="dxa"/>
          </w:tcPr>
          <w:p w14:paraId="57476618" w14:textId="6CBC3C5E" w:rsidR="00FE03FD" w:rsidRPr="009959A1" w:rsidRDefault="00FE03FD" w:rsidP="00FE03FD">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69247E88" w14:textId="6A7555E5"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42E30748" w14:textId="1D6458D7"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OhkA_Lu_2011</w:t>
            </w:r>
          </w:p>
        </w:tc>
      </w:tr>
      <w:tr w:rsidR="00FE03FD" w14:paraId="7039A388" w14:textId="1A9B24E2" w:rsidTr="001C18DF">
        <w:sdt>
          <w:sdtPr>
            <w:rPr>
              <w:rFonts w:ascii="Times New Roman" w:eastAsiaTheme="majorEastAsia" w:hAnsi="Times New Roman" w:cs="Times New Roman"/>
              <w:color w:val="000000"/>
              <w:sz w:val="24"/>
              <w:szCs w:val="24"/>
            </w:rPr>
            <w:tag w:val="MENDELEY_CITATION_v3_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"/>
            <w:id w:val="-258905483"/>
            <w:placeholder>
              <w:docPart w:val="DefaultPlaceholder_-1854013440"/>
            </w:placeholder>
          </w:sdtPr>
          <w:sdtContent>
            <w:tc>
              <w:tcPr>
                <w:tcW w:w="2543" w:type="dxa"/>
              </w:tcPr>
              <w:p w14:paraId="4AD8CEC0" w14:textId="7FC1B351"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[67]</w:t>
                </w:r>
              </w:p>
            </w:tc>
          </w:sdtContent>
        </w:sdt>
        <w:tc>
          <w:tcPr>
            <w:tcW w:w="2101" w:type="dxa"/>
          </w:tcPr>
          <w:p w14:paraId="7A808339" w14:textId="36623192" w:rsidR="00FE03FD" w:rsidRPr="009959A1" w:rsidRDefault="00FE03FD" w:rsidP="00FE03FD">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Mikromacierz</w:t>
            </w:r>
            <w:proofErr w:type="spellEnd"/>
          </w:p>
        </w:tc>
        <w:tc>
          <w:tcPr>
            <w:tcW w:w="1701" w:type="dxa"/>
          </w:tcPr>
          <w:p w14:paraId="2F371BFE" w14:textId="54C5775C"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4CE2AFC4" w14:textId="627FB316"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OsdR_Urem_2016</w:t>
            </w:r>
          </w:p>
        </w:tc>
      </w:tr>
      <w:tr w:rsidR="00FE03FD" w14:paraId="29418030" w14:textId="2F7DDEDA" w:rsidTr="001C18DF">
        <w:sdt>
          <w:sdtPr>
            <w:rPr>
              <w:rFonts w:ascii="Times New Roman" w:eastAsiaTheme="majorEastAsia" w:hAnsi="Times New Roman" w:cs="Times New Roman"/>
              <w:color w:val="000000"/>
              <w:sz w:val="24"/>
              <w:szCs w:val="24"/>
            </w:rPr>
            <w:tag w:val="MENDELEY_CITATION_v3_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"/>
            <w:id w:val="1265576748"/>
            <w:placeholder>
              <w:docPart w:val="DefaultPlaceholder_-1854013440"/>
            </w:placeholder>
          </w:sdtPr>
          <w:sdtContent>
            <w:tc>
              <w:tcPr>
                <w:tcW w:w="2543" w:type="dxa"/>
              </w:tcPr>
              <w:p w14:paraId="49C91F4C" w14:textId="63CA9162"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[68]</w:t>
                </w:r>
              </w:p>
            </w:tc>
          </w:sdtContent>
        </w:sdt>
        <w:tc>
          <w:tcPr>
            <w:tcW w:w="2101" w:type="dxa"/>
          </w:tcPr>
          <w:p w14:paraId="43C285EB" w14:textId="7F2663C2" w:rsidR="00FE03FD" w:rsidRPr="009959A1" w:rsidRDefault="00FE03FD" w:rsidP="00FE03FD">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18986403" w14:textId="44B431E3"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0ADB1336" w14:textId="391E9292"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sigR_Kallifidas_2010</w:t>
            </w:r>
          </w:p>
        </w:tc>
      </w:tr>
      <w:tr w:rsidR="00FE03FD" w14:paraId="49AA0232" w14:textId="117CB312" w:rsidTr="001C18DF">
        <w:sdt>
          <w:sdtPr>
            <w:rPr>
              <w:rFonts w:ascii="Times New Roman" w:eastAsiaTheme="majorEastAsia" w:hAnsi="Times New Roman" w:cs="Times New Roman"/>
              <w:color w:val="000000"/>
              <w:sz w:val="24"/>
              <w:szCs w:val="24"/>
            </w:rPr>
            <w:tag w:val="MENDELEY_CITATION_v3_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"/>
            <w:id w:val="-1820268317"/>
            <w:placeholder>
              <w:docPart w:val="DefaultPlaceholder_-1854013440"/>
            </w:placeholder>
          </w:sdtPr>
          <w:sdtContent>
            <w:tc>
              <w:tcPr>
                <w:tcW w:w="2543" w:type="dxa"/>
              </w:tcPr>
              <w:p w14:paraId="0F5506A8" w14:textId="5E3662F4"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[69]</w:t>
                </w:r>
              </w:p>
            </w:tc>
          </w:sdtContent>
        </w:sdt>
        <w:tc>
          <w:tcPr>
            <w:tcW w:w="2101" w:type="dxa"/>
          </w:tcPr>
          <w:p w14:paraId="4BED1480" w14:textId="7A0F233D" w:rsidR="00FE03FD" w:rsidRPr="009959A1" w:rsidRDefault="00FE03FD" w:rsidP="00FE03FD">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6138588D" w14:textId="21EA7E2B"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77EE72B5" w14:textId="01785D66"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soxR_Naseer_2014</w:t>
            </w:r>
          </w:p>
        </w:tc>
      </w:tr>
      <w:tr w:rsidR="00FE03FD" w14:paraId="6639A139" w14:textId="11B37A4D" w:rsidTr="001C18DF">
        <w:sdt>
          <w:sdtPr>
            <w:rPr>
              <w:rFonts w:ascii="Times New Roman" w:eastAsiaTheme="majorEastAsia" w:hAnsi="Times New Roman" w:cs="Times New Roman"/>
              <w:color w:val="000000"/>
              <w:sz w:val="24"/>
              <w:szCs w:val="24"/>
            </w:rPr>
            <w:tag w:val="MENDELEY_CITATION_v3_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"/>
            <w:id w:val="1015191892"/>
            <w:placeholder>
              <w:docPart w:val="DefaultPlaceholder_-1854013440"/>
            </w:placeholder>
          </w:sdtPr>
          <w:sdtContent>
            <w:tc>
              <w:tcPr>
                <w:tcW w:w="2543" w:type="dxa"/>
              </w:tcPr>
              <w:p w14:paraId="14CCE834" w14:textId="2A406FFC"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[70]</w:t>
                </w:r>
              </w:p>
            </w:tc>
          </w:sdtContent>
        </w:sdt>
        <w:tc>
          <w:tcPr>
            <w:tcW w:w="2101" w:type="dxa"/>
          </w:tcPr>
          <w:p w14:paraId="13F4C5FF" w14:textId="5C1C1F0E" w:rsidR="00FE03FD" w:rsidRPr="009959A1" w:rsidRDefault="00FE03FD" w:rsidP="00FE03FD">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Mikromacierz</w:t>
            </w:r>
            <w:proofErr w:type="spellEnd"/>
          </w:p>
        </w:tc>
        <w:tc>
          <w:tcPr>
            <w:tcW w:w="1701" w:type="dxa"/>
          </w:tcPr>
          <w:p w14:paraId="305C7678" w14:textId="19F5E872"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2D6788DB" w14:textId="44763FB0"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whiAH_Salerno_2013</w:t>
            </w:r>
          </w:p>
        </w:tc>
      </w:tr>
      <w:tr w:rsidR="00FE03FD" w14:paraId="0A820C0C" w14:textId="77FA0BD4" w:rsidTr="001C18DF">
        <w:sdt>
          <w:sdtPr>
            <w:rPr>
              <w:rFonts w:ascii="Times New Roman" w:eastAsiaTheme="majorEastAsia" w:hAnsi="Times New Roman" w:cs="Times New Roman"/>
              <w:color w:val="000000"/>
              <w:sz w:val="24"/>
              <w:szCs w:val="24"/>
            </w:rPr>
            <w:tag w:val="MENDELEY_CITATION_v3_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"/>
            <w:id w:val="-885488319"/>
            <w:placeholder>
              <w:docPart w:val="DefaultPlaceholder_-1854013440"/>
            </w:placeholder>
          </w:sdtPr>
          <w:sdtContent>
            <w:tc>
              <w:tcPr>
                <w:tcW w:w="2543" w:type="dxa"/>
              </w:tcPr>
              <w:p w14:paraId="3431ED7B" w14:textId="6F110C72"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[71]</w:t>
                </w:r>
              </w:p>
            </w:tc>
          </w:sdtContent>
        </w:sdt>
        <w:tc>
          <w:tcPr>
            <w:tcW w:w="2101" w:type="dxa"/>
          </w:tcPr>
          <w:p w14:paraId="7A705335" w14:textId="010886B4" w:rsidR="00FE03FD" w:rsidRPr="009959A1" w:rsidRDefault="00FE03FD" w:rsidP="00FE03FD">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Mikromacierz</w:t>
            </w:r>
            <w:proofErr w:type="spellEnd"/>
          </w:p>
        </w:tc>
        <w:tc>
          <w:tcPr>
            <w:tcW w:w="1701" w:type="dxa"/>
          </w:tcPr>
          <w:p w14:paraId="42351C0E" w14:textId="1D19B952"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4EA4AECA" w14:textId="351A5504"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SolidLiquidDiff_Yague_2013</w:t>
            </w:r>
          </w:p>
        </w:tc>
      </w:tr>
      <w:tr w:rsidR="00FE03FD" w14:paraId="080F8173" w14:textId="1ED24F14" w:rsidTr="001C18DF">
        <w:sdt>
          <w:sdtPr>
            <w:rPr>
              <w:rFonts w:ascii="Times New Roman" w:eastAsiaTheme="majorEastAsia" w:hAnsi="Times New Roman" w:cs="Times New Roman"/>
              <w:color w:val="000000"/>
              <w:sz w:val="24"/>
              <w:szCs w:val="24"/>
            </w:rPr>
            <w:tag w:val="MENDELEY_CITATION_v3_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"/>
            <w:id w:val="1437337221"/>
            <w:placeholder>
              <w:docPart w:val="DefaultPlaceholder_-1854013440"/>
            </w:placeholder>
          </w:sdtPr>
          <w:sdtContent>
            <w:tc>
              <w:tcPr>
                <w:tcW w:w="2543" w:type="dxa"/>
              </w:tcPr>
              <w:p w14:paraId="4D171F55" w14:textId="3F0F5E1E"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[72]</w:t>
                </w:r>
              </w:p>
            </w:tc>
          </w:sdtContent>
        </w:sdt>
        <w:tc>
          <w:tcPr>
            <w:tcW w:w="2101" w:type="dxa"/>
          </w:tcPr>
          <w:p w14:paraId="0B19CB43" w14:textId="605455FC" w:rsidR="00FE03FD" w:rsidRPr="009959A1" w:rsidRDefault="00FE03FD" w:rsidP="00FE03FD">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77977279" w14:textId="4C295DD7"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053087FD" w14:textId="1B6171BB"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growth_phases_yeong_2016</w:t>
            </w:r>
          </w:p>
        </w:tc>
      </w:tr>
      <w:tr w:rsidR="00FE03FD" w14:paraId="652F23BD" w14:textId="31DDA098" w:rsidTr="001C18DF">
        <w:sdt>
          <w:sdtPr>
            <w:rPr>
              <w:rFonts w:ascii="Times New Roman" w:eastAsiaTheme="majorEastAsia" w:hAnsi="Times New Roman" w:cs="Times New Roman"/>
              <w:color w:val="000000"/>
              <w:sz w:val="24"/>
              <w:szCs w:val="24"/>
            </w:rPr>
            <w:tag w:val="MENDELEY_CITATION_v3_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"/>
            <w:id w:val="-856038723"/>
            <w:placeholder>
              <w:docPart w:val="DefaultPlaceholder_-1854013440"/>
            </w:placeholder>
          </w:sdtPr>
          <w:sdtContent>
            <w:tc>
              <w:tcPr>
                <w:tcW w:w="2543" w:type="dxa"/>
              </w:tcPr>
              <w:p w14:paraId="32792518" w14:textId="25FF3568" w:rsidR="00FE03FD" w:rsidRPr="009959A1" w:rsidRDefault="00FD77ED" w:rsidP="00FE03F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[73]</w:t>
                </w:r>
              </w:p>
            </w:tc>
          </w:sdtContent>
        </w:sdt>
        <w:tc>
          <w:tcPr>
            <w:tcW w:w="2101" w:type="dxa"/>
          </w:tcPr>
          <w:p w14:paraId="6C90E341" w14:textId="77280096" w:rsidR="00FE03FD" w:rsidRPr="009959A1" w:rsidRDefault="00FE03FD" w:rsidP="00FE03FD">
            <w:pPr>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RNA-</w:t>
            </w:r>
            <w:proofErr w:type="spellStart"/>
            <w:r>
              <w:rPr>
                <w:rFonts w:ascii="Times New Roman" w:eastAsiaTheme="majorEastAsia" w:hAnsi="Times New Roman" w:cs="Times New Roman"/>
                <w:sz w:val="24"/>
                <w:szCs w:val="24"/>
              </w:rPr>
              <w:t>seq</w:t>
            </w:r>
            <w:proofErr w:type="spellEnd"/>
          </w:p>
        </w:tc>
        <w:tc>
          <w:tcPr>
            <w:tcW w:w="1701" w:type="dxa"/>
          </w:tcPr>
          <w:p w14:paraId="0D6B3724" w14:textId="5D4D499A"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venezuelae</w:t>
            </w:r>
            <w:proofErr w:type="spellEnd"/>
          </w:p>
        </w:tc>
        <w:tc>
          <w:tcPr>
            <w:tcW w:w="3686" w:type="dxa"/>
          </w:tcPr>
          <w:p w14:paraId="1E66BD17" w14:textId="716D5144" w:rsidR="00FE03FD" w:rsidRPr="009959A1" w:rsidRDefault="00FE03FD" w:rsidP="00FE03F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sz w:val="24"/>
                <w:szCs w:val="24"/>
              </w:rPr>
              <w:t>NRRL_Sekurova_2022_sven</w:t>
            </w:r>
          </w:p>
        </w:tc>
      </w:tr>
      <w:tr w:rsidR="00FD77ED" w14:paraId="63AB41B3" w14:textId="6670D4F9" w:rsidTr="001C18DF">
        <w:sdt>
          <w:sdtPr>
            <w:rPr>
              <w:rFonts w:ascii="Times New Roman" w:eastAsiaTheme="majorEastAsia" w:hAnsi="Times New Roman" w:cs="Times New Roman"/>
              <w:color w:val="000000"/>
              <w:sz w:val="24"/>
              <w:szCs w:val="24"/>
            </w:rPr>
            <w:tag w:val="MENDELEY_CITATION_v3_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"/>
            <w:id w:val="537944875"/>
            <w:placeholder>
              <w:docPart w:val="DefaultPlaceholder_-1854013440"/>
            </w:placeholder>
          </w:sdtPr>
          <w:sdtContent>
            <w:tc>
              <w:tcPr>
                <w:tcW w:w="2543" w:type="dxa"/>
              </w:tcPr>
              <w:p w14:paraId="2E39E523" w14:textId="6EA100D4" w:rsidR="00FD77ED" w:rsidRPr="009959A1" w:rsidRDefault="00FD77ED" w:rsidP="00FD77E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[74]</w:t>
                </w:r>
              </w:p>
            </w:tc>
          </w:sdtContent>
        </w:sdt>
        <w:tc>
          <w:tcPr>
            <w:tcW w:w="2101" w:type="dxa"/>
          </w:tcPr>
          <w:p w14:paraId="7E182A4F" w14:textId="6F5162CD" w:rsidR="00FD77ED" w:rsidRPr="009959A1" w:rsidRDefault="00FD77ED" w:rsidP="00FD77ED">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ChIP-seq</w:t>
            </w:r>
            <w:proofErr w:type="spellEnd"/>
          </w:p>
        </w:tc>
        <w:tc>
          <w:tcPr>
            <w:tcW w:w="1701" w:type="dxa"/>
          </w:tcPr>
          <w:p w14:paraId="001C0294" w14:textId="391F2096" w:rsidR="00FD77ED" w:rsidRPr="009959A1" w:rsidRDefault="00FD77ED" w:rsidP="00FD77E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11A74873" w14:textId="516928CA" w:rsidR="00FD77ED" w:rsidRPr="009959A1" w:rsidRDefault="00FD77ED" w:rsidP="00FD77E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sz w:val="24"/>
                <w:szCs w:val="24"/>
              </w:rPr>
              <w:t>HrdB_chipseq_Smidova_2018</w:t>
            </w:r>
          </w:p>
        </w:tc>
      </w:tr>
      <w:tr w:rsidR="00FD77ED" w14:paraId="0DE47D46" w14:textId="59931E25" w:rsidTr="001C18DF">
        <w:tc>
          <w:tcPr>
            <w:tcW w:w="2543" w:type="dxa"/>
          </w:tcPr>
          <w:p w14:paraId="3C044BF7" w14:textId="77777777" w:rsidR="00FD77ED" w:rsidRPr="009959A1" w:rsidRDefault="00FD77ED" w:rsidP="00FD77ED">
            <w:pPr>
              <w:spacing w:after="0" w:line="240" w:lineRule="auto"/>
              <w:rPr>
                <w:rFonts w:ascii="Times New Roman" w:eastAsiaTheme="majorEastAsia" w:hAnsi="Times New Roman" w:cs="Times New Roman"/>
                <w:sz w:val="24"/>
                <w:szCs w:val="24"/>
              </w:rPr>
            </w:pPr>
          </w:p>
        </w:tc>
        <w:tc>
          <w:tcPr>
            <w:tcW w:w="2101" w:type="dxa"/>
          </w:tcPr>
          <w:p w14:paraId="0BE317B4" w14:textId="616A1682" w:rsidR="00FD77ED" w:rsidRPr="009959A1" w:rsidRDefault="00FD77ED" w:rsidP="00FD77ED">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ChIP-seq</w:t>
            </w:r>
            <w:proofErr w:type="spellEnd"/>
          </w:p>
        </w:tc>
        <w:tc>
          <w:tcPr>
            <w:tcW w:w="1701" w:type="dxa"/>
          </w:tcPr>
          <w:p w14:paraId="2211071F" w14:textId="51B26308" w:rsidR="00FD77ED" w:rsidRPr="009959A1" w:rsidRDefault="00FD77ED" w:rsidP="00FD77E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coelicolor</w:t>
            </w:r>
            <w:proofErr w:type="spellEnd"/>
          </w:p>
        </w:tc>
        <w:tc>
          <w:tcPr>
            <w:tcW w:w="3686" w:type="dxa"/>
          </w:tcPr>
          <w:p w14:paraId="7BF85E62" w14:textId="7AF56D23" w:rsidR="00FD77ED" w:rsidRPr="009959A1" w:rsidRDefault="00FD77ED" w:rsidP="00FD77ED">
            <w:pPr>
              <w:tabs>
                <w:tab w:val="left" w:pos="1215"/>
              </w:tabs>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sz w:val="24"/>
                <w:szCs w:val="24"/>
              </w:rPr>
              <w:t>hupAS_chipseq_Strzalka_2024</w:t>
            </w:r>
          </w:p>
        </w:tc>
      </w:tr>
      <w:tr w:rsidR="00FD77ED" w14:paraId="69AAC1A2" w14:textId="0249D9DB" w:rsidTr="001C18DF">
        <w:sdt>
          <w:sdtPr>
            <w:rPr>
              <w:rFonts w:ascii="Times New Roman" w:eastAsiaTheme="majorEastAsia" w:hAnsi="Times New Roman" w:cs="Times New Roman"/>
              <w:color w:val="000000"/>
              <w:sz w:val="24"/>
              <w:szCs w:val="24"/>
            </w:rPr>
            <w:tag w:val="MENDELEY_CITATION_v3_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"/>
            <w:id w:val="1413286909"/>
            <w:placeholder>
              <w:docPart w:val="DefaultPlaceholder_-1854013440"/>
            </w:placeholder>
          </w:sdtPr>
          <w:sdtContent>
            <w:tc>
              <w:tcPr>
                <w:tcW w:w="2543" w:type="dxa"/>
              </w:tcPr>
              <w:p w14:paraId="11A6B0EA" w14:textId="7B80B966" w:rsidR="00FD77ED" w:rsidRPr="009959A1" w:rsidRDefault="00FD77ED" w:rsidP="00FD77E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color w:val="000000"/>
                    <w:sz w:val="24"/>
                    <w:szCs w:val="24"/>
                  </w:rPr>
                  <w:t>[75]</w:t>
                </w:r>
              </w:p>
            </w:tc>
          </w:sdtContent>
        </w:sdt>
        <w:tc>
          <w:tcPr>
            <w:tcW w:w="2101" w:type="dxa"/>
          </w:tcPr>
          <w:p w14:paraId="42DDBA41" w14:textId="604E572D" w:rsidR="00FD77ED" w:rsidRPr="009959A1" w:rsidRDefault="00FD77ED" w:rsidP="00FD77ED">
            <w:pPr>
              <w:spacing w:after="0" w:line="24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ChIP-seq</w:t>
            </w:r>
            <w:proofErr w:type="spellEnd"/>
          </w:p>
        </w:tc>
        <w:tc>
          <w:tcPr>
            <w:tcW w:w="1701" w:type="dxa"/>
          </w:tcPr>
          <w:p w14:paraId="4F3F20C3" w14:textId="132D3B81" w:rsidR="00FD77ED" w:rsidRPr="009959A1" w:rsidRDefault="00FD77ED" w:rsidP="00FD77ED">
            <w:pPr>
              <w:spacing w:after="0" w:line="240" w:lineRule="auto"/>
              <w:rPr>
                <w:rFonts w:ascii="Times New Roman" w:eastAsiaTheme="majorEastAsia" w:hAnsi="Times New Roman" w:cs="Times New Roman"/>
                <w:sz w:val="24"/>
                <w:szCs w:val="24"/>
              </w:rPr>
            </w:pPr>
            <w:r w:rsidRPr="001C18DF">
              <w:rPr>
                <w:rFonts w:ascii="Times New Roman" w:eastAsiaTheme="majorEastAsia" w:hAnsi="Times New Roman" w:cs="Times New Roman"/>
                <w:i/>
                <w:iCs/>
                <w:sz w:val="24"/>
                <w:szCs w:val="24"/>
              </w:rPr>
              <w:t xml:space="preserve">S. </w:t>
            </w:r>
            <w:proofErr w:type="spellStart"/>
            <w:r w:rsidRPr="001C18DF">
              <w:rPr>
                <w:rFonts w:ascii="Times New Roman" w:eastAsiaTheme="majorEastAsia" w:hAnsi="Times New Roman" w:cs="Times New Roman"/>
                <w:i/>
                <w:iCs/>
                <w:sz w:val="24"/>
                <w:szCs w:val="24"/>
              </w:rPr>
              <w:t>venezuelae</w:t>
            </w:r>
            <w:proofErr w:type="spellEnd"/>
          </w:p>
        </w:tc>
        <w:tc>
          <w:tcPr>
            <w:tcW w:w="3686" w:type="dxa"/>
          </w:tcPr>
          <w:p w14:paraId="66374A99" w14:textId="2C95372F" w:rsidR="00FD77ED" w:rsidRPr="009959A1" w:rsidRDefault="00FD77ED" w:rsidP="00FD77ED">
            <w:pPr>
              <w:spacing w:after="0" w:line="240" w:lineRule="auto"/>
              <w:rPr>
                <w:rFonts w:ascii="Times New Roman" w:eastAsiaTheme="majorEastAsia" w:hAnsi="Times New Roman" w:cs="Times New Roman"/>
                <w:sz w:val="24"/>
                <w:szCs w:val="24"/>
              </w:rPr>
            </w:pPr>
            <w:r w:rsidRPr="00FD77ED">
              <w:rPr>
                <w:rFonts w:ascii="Times New Roman" w:eastAsiaTheme="majorEastAsia" w:hAnsi="Times New Roman" w:cs="Times New Roman"/>
                <w:sz w:val="24"/>
                <w:szCs w:val="24"/>
              </w:rPr>
              <w:t>SMChupS_Szafran_2021</w:t>
            </w:r>
          </w:p>
        </w:tc>
      </w:tr>
      <w:tr w:rsidR="00FD77ED" w14:paraId="22CF04EB" w14:textId="7235B795" w:rsidTr="001C18DF">
        <w:tc>
          <w:tcPr>
            <w:tcW w:w="2543" w:type="dxa"/>
          </w:tcPr>
          <w:p w14:paraId="56D35358" w14:textId="77777777" w:rsidR="00FD77ED" w:rsidRPr="009959A1" w:rsidRDefault="00FD77ED" w:rsidP="00FD77ED">
            <w:pPr>
              <w:spacing w:after="0" w:line="240" w:lineRule="auto"/>
              <w:rPr>
                <w:rFonts w:ascii="Times New Roman" w:eastAsiaTheme="majorEastAsia" w:hAnsi="Times New Roman" w:cs="Times New Roman"/>
                <w:sz w:val="24"/>
                <w:szCs w:val="24"/>
              </w:rPr>
            </w:pPr>
          </w:p>
        </w:tc>
        <w:tc>
          <w:tcPr>
            <w:tcW w:w="2101" w:type="dxa"/>
          </w:tcPr>
          <w:p w14:paraId="04313B9A" w14:textId="77777777" w:rsidR="00FD77ED" w:rsidRPr="009959A1" w:rsidRDefault="00FD77ED" w:rsidP="00FD77ED">
            <w:pPr>
              <w:spacing w:after="0" w:line="240" w:lineRule="auto"/>
              <w:rPr>
                <w:rFonts w:ascii="Times New Roman" w:eastAsiaTheme="majorEastAsia" w:hAnsi="Times New Roman" w:cs="Times New Roman"/>
                <w:sz w:val="24"/>
                <w:szCs w:val="24"/>
              </w:rPr>
            </w:pPr>
          </w:p>
        </w:tc>
        <w:tc>
          <w:tcPr>
            <w:tcW w:w="1701" w:type="dxa"/>
          </w:tcPr>
          <w:p w14:paraId="6FC8343F" w14:textId="77777777" w:rsidR="00FD77ED" w:rsidRPr="009959A1" w:rsidRDefault="00FD77ED" w:rsidP="00FD77ED">
            <w:pPr>
              <w:spacing w:after="0" w:line="240" w:lineRule="auto"/>
              <w:rPr>
                <w:rFonts w:ascii="Times New Roman" w:eastAsiaTheme="majorEastAsia" w:hAnsi="Times New Roman" w:cs="Times New Roman"/>
                <w:sz w:val="24"/>
                <w:szCs w:val="24"/>
              </w:rPr>
            </w:pPr>
          </w:p>
        </w:tc>
        <w:tc>
          <w:tcPr>
            <w:tcW w:w="3686" w:type="dxa"/>
          </w:tcPr>
          <w:p w14:paraId="11D0C478" w14:textId="77777777" w:rsidR="00FD77ED" w:rsidRPr="009959A1" w:rsidRDefault="00FD77ED" w:rsidP="00FD77ED">
            <w:pPr>
              <w:spacing w:after="0" w:line="240" w:lineRule="auto"/>
              <w:rPr>
                <w:rFonts w:ascii="Times New Roman" w:eastAsiaTheme="majorEastAsia" w:hAnsi="Times New Roman" w:cs="Times New Roman"/>
                <w:sz w:val="24"/>
                <w:szCs w:val="24"/>
              </w:rPr>
            </w:pPr>
          </w:p>
        </w:tc>
      </w:tr>
    </w:tbl>
    <w:p w14:paraId="0DC5004C" w14:textId="4500465A" w:rsidR="009959A1" w:rsidRDefault="009959A1">
      <w:pPr>
        <w:spacing w:after="0" w:line="240" w:lineRule="auto"/>
        <w:rPr>
          <w:rFonts w:asciiTheme="majorHAnsi" w:eastAsiaTheme="majorEastAsia" w:hAnsiTheme="majorHAnsi" w:cstheme="majorBidi"/>
          <w:color w:val="365F91" w:themeColor="accent1" w:themeShade="BF"/>
          <w:sz w:val="40"/>
          <w:szCs w:val="40"/>
        </w:rPr>
      </w:pPr>
    </w:p>
    <w:p w14:paraId="2D9F8661" w14:textId="77777777" w:rsidR="009959A1" w:rsidRDefault="009959A1">
      <w:pPr>
        <w:spacing w:after="0" w:line="240" w:lineRule="auto"/>
        <w:rPr>
          <w:rFonts w:asciiTheme="majorHAnsi" w:eastAsiaTheme="majorEastAsia" w:hAnsiTheme="majorHAnsi" w:cstheme="majorBidi"/>
          <w:color w:val="365F91" w:themeColor="accent1" w:themeShade="BF"/>
          <w:sz w:val="40"/>
          <w:szCs w:val="40"/>
        </w:rPr>
      </w:pPr>
      <w:r>
        <w:br w:type="page"/>
      </w:r>
    </w:p>
    <w:p w14:paraId="75B5696F" w14:textId="5ADEBA57" w:rsidR="000F747A" w:rsidRDefault="00000000">
      <w:pPr>
        <w:pStyle w:val="Nagwek1"/>
        <w:spacing w:before="0"/>
      </w:pPr>
      <w:r>
        <w:lastRenderedPageBreak/>
        <w:t>Materiały i metody</w:t>
      </w:r>
      <w:bookmarkEnd w:id="17"/>
    </w:p>
    <w:p w14:paraId="4B9AB3E5" w14:textId="77777777" w:rsidR="000F747A" w:rsidRDefault="00000000">
      <w:pPr>
        <w:pStyle w:val="Akapitzlist"/>
        <w:numPr>
          <w:ilvl w:val="0"/>
          <w:numId w:val="1"/>
        </w:numPr>
      </w:pPr>
      <w:r>
        <w:t xml:space="preserve">Wszystko tu będzie obrzucone niezliczoną ilością </w:t>
      </w:r>
      <w:proofErr w:type="spellStart"/>
      <w:r>
        <w:t>screenów</w:t>
      </w:r>
      <w:proofErr w:type="spellEnd"/>
    </w:p>
    <w:p w14:paraId="08F439AD" w14:textId="77777777" w:rsidR="000F747A" w:rsidRDefault="00000000">
      <w:pPr>
        <w:pStyle w:val="Akapitzlist"/>
        <w:numPr>
          <w:ilvl w:val="0"/>
          <w:numId w:val="1"/>
        </w:numPr>
      </w:pPr>
      <w:r>
        <w:t>Dane</w:t>
      </w:r>
    </w:p>
    <w:p w14:paraId="1C556164" w14:textId="77777777" w:rsidR="000F747A" w:rsidRDefault="00000000">
      <w:pPr>
        <w:pStyle w:val="Akapitzlist"/>
        <w:numPr>
          <w:ilvl w:val="1"/>
          <w:numId w:val="1"/>
        </w:numPr>
      </w:pPr>
      <w:r>
        <w:t>Format danych</w:t>
      </w:r>
    </w:p>
    <w:p w14:paraId="1285EE01" w14:textId="77777777" w:rsidR="000F747A" w:rsidRDefault="00000000">
      <w:pPr>
        <w:pStyle w:val="Akapitzlist"/>
        <w:numPr>
          <w:ilvl w:val="2"/>
          <w:numId w:val="1"/>
        </w:numPr>
      </w:pPr>
      <w:r>
        <w:t>Ujednolicony format, dlaczego i po co</w:t>
      </w:r>
    </w:p>
    <w:p w14:paraId="37086A70" w14:textId="77777777" w:rsidR="000F747A" w:rsidRDefault="00000000">
      <w:pPr>
        <w:pStyle w:val="Akapitzlist"/>
        <w:numPr>
          <w:ilvl w:val="2"/>
          <w:numId w:val="1"/>
        </w:numPr>
      </w:pPr>
      <w:r>
        <w:t>Jaki? Wybór nowego „zaprojektowanego przez nas”</w:t>
      </w:r>
    </w:p>
    <w:p w14:paraId="58E82EDE" w14:textId="77777777" w:rsidR="000F747A" w:rsidRDefault="00000000">
      <w:pPr>
        <w:pStyle w:val="Akapitzlist"/>
        <w:numPr>
          <w:ilvl w:val="2"/>
          <w:numId w:val="1"/>
        </w:numPr>
      </w:pPr>
      <w:r>
        <w:t>Które wartości w danych są ważne i dlaczego, stąd wychodzi jaki format stworzyć</w:t>
      </w:r>
    </w:p>
    <w:p w14:paraId="5E5ACEDE" w14:textId="77777777" w:rsidR="000F747A" w:rsidRDefault="00000000">
      <w:pPr>
        <w:pStyle w:val="Akapitzlist"/>
        <w:numPr>
          <w:ilvl w:val="0"/>
          <w:numId w:val="1"/>
        </w:numPr>
      </w:pPr>
      <w:r>
        <w:t>Wczytywanie danych do programu</w:t>
      </w:r>
    </w:p>
    <w:p w14:paraId="5CBEFAC8" w14:textId="77777777" w:rsidR="000F747A" w:rsidRDefault="00000000">
      <w:pPr>
        <w:pStyle w:val="Akapitzlist"/>
        <w:numPr>
          <w:ilvl w:val="1"/>
          <w:numId w:val="1"/>
        </w:numPr>
      </w:pPr>
      <w:r>
        <w:t>W jakiej postaci, wektor, tabela, lista, czemu, który</w:t>
      </w:r>
    </w:p>
    <w:p w14:paraId="25A7A638" w14:textId="77777777" w:rsidR="000F747A" w:rsidRDefault="00000000">
      <w:pPr>
        <w:pStyle w:val="Akapitzlist"/>
        <w:numPr>
          <w:ilvl w:val="0"/>
          <w:numId w:val="1"/>
        </w:numPr>
      </w:pPr>
      <w:r>
        <w:t>Wyświetlanie danych</w:t>
      </w:r>
    </w:p>
    <w:p w14:paraId="2BA08AD6" w14:textId="77777777" w:rsidR="000F747A" w:rsidRDefault="00000000">
      <w:pPr>
        <w:pStyle w:val="Akapitzlist"/>
        <w:numPr>
          <w:ilvl w:val="1"/>
          <w:numId w:val="1"/>
        </w:numPr>
      </w:pPr>
      <w:r>
        <w:t>Wykresy</w:t>
      </w:r>
    </w:p>
    <w:p w14:paraId="48FAFB13" w14:textId="77777777" w:rsidR="000F747A" w:rsidRDefault="00000000">
      <w:pPr>
        <w:pStyle w:val="Akapitzlist"/>
        <w:numPr>
          <w:ilvl w:val="1"/>
          <w:numId w:val="1"/>
        </w:numPr>
      </w:pPr>
      <w:r>
        <w:t xml:space="preserve">W każdym opisane co to za wykres, </w:t>
      </w:r>
      <w:proofErr w:type="spellStart"/>
      <w:r>
        <w:t>screen</w:t>
      </w:r>
      <w:proofErr w:type="spellEnd"/>
      <w:r>
        <w:t xml:space="preserve"> jak wygląda, czemu ma służyć, jakimi wartościami z danych się posługuje</w:t>
      </w:r>
    </w:p>
    <w:p w14:paraId="5F7EDEBE" w14:textId="77777777" w:rsidR="000F747A" w:rsidRDefault="00000000">
      <w:pPr>
        <w:pStyle w:val="Akapitzlist"/>
        <w:numPr>
          <w:ilvl w:val="2"/>
          <w:numId w:val="1"/>
        </w:numPr>
      </w:pPr>
      <w:r>
        <w:t>Strona wyświetlania danych</w:t>
      </w:r>
    </w:p>
    <w:p w14:paraId="21340CDF" w14:textId="77777777" w:rsidR="000F747A" w:rsidRDefault="00000000">
      <w:pPr>
        <w:pStyle w:val="Akapitzlist"/>
        <w:numPr>
          <w:ilvl w:val="2"/>
          <w:numId w:val="1"/>
        </w:numPr>
      </w:pPr>
      <w:r>
        <w:t>Strzałkowy genom</w:t>
      </w:r>
    </w:p>
    <w:p w14:paraId="64DE856D" w14:textId="77777777" w:rsidR="000F747A" w:rsidRDefault="00000000">
      <w:pPr>
        <w:pStyle w:val="Akapitzlist"/>
        <w:numPr>
          <w:ilvl w:val="2"/>
          <w:numId w:val="1"/>
        </w:numPr>
      </w:pPr>
      <w:r>
        <w:t>Strzałkowy RNA-</w:t>
      </w:r>
      <w:proofErr w:type="spellStart"/>
      <w:r>
        <w:t>seq</w:t>
      </w:r>
      <w:proofErr w:type="spellEnd"/>
      <w:r>
        <w:t>/</w:t>
      </w:r>
      <w:proofErr w:type="spellStart"/>
      <w:r>
        <w:t>microarray</w:t>
      </w:r>
      <w:proofErr w:type="spellEnd"/>
    </w:p>
    <w:p w14:paraId="47B18C33" w14:textId="77777777" w:rsidR="000F747A" w:rsidRDefault="00000000">
      <w:pPr>
        <w:pStyle w:val="Akapitzlist"/>
        <w:numPr>
          <w:ilvl w:val="2"/>
          <w:numId w:val="1"/>
        </w:numPr>
      </w:pPr>
      <w:r>
        <w:t>Chip-</w:t>
      </w:r>
      <w:proofErr w:type="spellStart"/>
      <w:r>
        <w:t>seq</w:t>
      </w:r>
      <w:proofErr w:type="spellEnd"/>
    </w:p>
    <w:p w14:paraId="015C660F" w14:textId="77777777" w:rsidR="000F747A" w:rsidRDefault="00000000">
      <w:pPr>
        <w:pStyle w:val="Akapitzlist"/>
        <w:numPr>
          <w:ilvl w:val="2"/>
          <w:numId w:val="1"/>
        </w:numPr>
      </w:pPr>
      <w:r>
        <w:t>Tabele z danymi pod wykresami</w:t>
      </w:r>
    </w:p>
    <w:p w14:paraId="50C405A5" w14:textId="77777777" w:rsidR="000F747A" w:rsidRDefault="00000000">
      <w:pPr>
        <w:pStyle w:val="Akapitzlist"/>
        <w:numPr>
          <w:ilvl w:val="2"/>
          <w:numId w:val="1"/>
        </w:numPr>
      </w:pPr>
      <w:r>
        <w:t>Opisanie wszystkich przycisków, wyborów, zmiennych które można zastosować do modyfikacji wykresu</w:t>
      </w:r>
    </w:p>
    <w:p w14:paraId="0B196DA0" w14:textId="77777777" w:rsidR="000F747A" w:rsidRDefault="00000000">
      <w:pPr>
        <w:pStyle w:val="Akapitzlist"/>
        <w:numPr>
          <w:ilvl w:val="3"/>
          <w:numId w:val="1"/>
        </w:numPr>
      </w:pPr>
      <w:r>
        <w:t xml:space="preserve">Zaprezentowanie </w:t>
      </w:r>
      <w:proofErr w:type="spellStart"/>
      <w:r>
        <w:t>screenami</w:t>
      </w:r>
      <w:proofErr w:type="spellEnd"/>
      <w:r>
        <w:t xml:space="preserve"> jak to działa, jakie są i jakie modyfikacje można wprowadzać na wykresie</w:t>
      </w:r>
    </w:p>
    <w:p w14:paraId="698F5A88" w14:textId="77777777" w:rsidR="000F747A" w:rsidRDefault="00000000">
      <w:pPr>
        <w:pStyle w:val="Akapitzlist"/>
        <w:numPr>
          <w:ilvl w:val="4"/>
          <w:numId w:val="1"/>
        </w:numPr>
      </w:pPr>
      <w:r>
        <w:t>Zmiana genomu</w:t>
      </w:r>
    </w:p>
    <w:p w14:paraId="3B90F138" w14:textId="77777777" w:rsidR="000F747A" w:rsidRDefault="00000000">
      <w:pPr>
        <w:pStyle w:val="Akapitzlist"/>
        <w:numPr>
          <w:ilvl w:val="4"/>
          <w:numId w:val="1"/>
        </w:numPr>
      </w:pPr>
      <w:r>
        <w:t>Wybór wyświetlanych wykresów</w:t>
      </w:r>
    </w:p>
    <w:p w14:paraId="4282B4B4" w14:textId="77777777" w:rsidR="000F747A" w:rsidRDefault="00000000">
      <w:pPr>
        <w:pStyle w:val="Akapitzlist"/>
        <w:numPr>
          <w:ilvl w:val="4"/>
          <w:numId w:val="1"/>
        </w:numPr>
      </w:pPr>
      <w:r>
        <w:t>Wybór danych do wykresów</w:t>
      </w:r>
    </w:p>
    <w:p w14:paraId="2B5B428C" w14:textId="77777777" w:rsidR="000F747A" w:rsidRDefault="00000000">
      <w:pPr>
        <w:pStyle w:val="Akapitzlist"/>
        <w:numPr>
          <w:ilvl w:val="4"/>
          <w:numId w:val="1"/>
        </w:numPr>
      </w:pPr>
      <w:r>
        <w:t>Wybór genu</w:t>
      </w:r>
    </w:p>
    <w:p w14:paraId="6714B093" w14:textId="77777777" w:rsidR="000F747A" w:rsidRDefault="00000000">
      <w:pPr>
        <w:pStyle w:val="Akapitzlist"/>
        <w:numPr>
          <w:ilvl w:val="4"/>
          <w:numId w:val="1"/>
        </w:numPr>
      </w:pPr>
      <w:r>
        <w:t>Oddzielny wybór danych do chip-</w:t>
      </w:r>
      <w:proofErr w:type="spellStart"/>
      <w:r>
        <w:t>seq</w:t>
      </w:r>
      <w:proofErr w:type="spellEnd"/>
    </w:p>
    <w:p w14:paraId="1FC6EEB1" w14:textId="77777777" w:rsidR="000F747A" w:rsidRDefault="00000000">
      <w:pPr>
        <w:pStyle w:val="Akapitzlist"/>
        <w:numPr>
          <w:ilvl w:val="4"/>
          <w:numId w:val="1"/>
        </w:numPr>
      </w:pPr>
      <w:r>
        <w:t xml:space="preserve">Przyciski „przesuwania się” po wykresie </w:t>
      </w:r>
    </w:p>
    <w:p w14:paraId="2DBFB65F" w14:textId="77777777" w:rsidR="000F747A" w:rsidRDefault="00000000">
      <w:pPr>
        <w:pStyle w:val="Akapitzlist"/>
        <w:numPr>
          <w:ilvl w:val="4"/>
          <w:numId w:val="1"/>
        </w:numPr>
      </w:pPr>
      <w:r>
        <w:t>Granice wykresu</w:t>
      </w:r>
    </w:p>
    <w:p w14:paraId="2EC42B96" w14:textId="77777777" w:rsidR="000F747A" w:rsidRDefault="00000000">
      <w:pPr>
        <w:pStyle w:val="Akapitzlist"/>
        <w:numPr>
          <w:ilvl w:val="4"/>
          <w:numId w:val="1"/>
        </w:numPr>
      </w:pPr>
      <w:r>
        <w:t xml:space="preserve">Granice </w:t>
      </w:r>
      <w:proofErr w:type="spellStart"/>
      <w:r>
        <w:t>logFC</w:t>
      </w:r>
      <w:proofErr w:type="spellEnd"/>
      <w:r>
        <w:t xml:space="preserve"> z tym jak się zmieniają</w:t>
      </w:r>
    </w:p>
    <w:p w14:paraId="36C8E180" w14:textId="77777777" w:rsidR="000F747A" w:rsidRDefault="00000000">
      <w:pPr>
        <w:pStyle w:val="Akapitzlist"/>
        <w:numPr>
          <w:ilvl w:val="4"/>
          <w:numId w:val="1"/>
        </w:numPr>
      </w:pPr>
      <w:r>
        <w:t>Przycisk filtra FDR</w:t>
      </w:r>
    </w:p>
    <w:p w14:paraId="537FB454" w14:textId="77777777" w:rsidR="000F747A" w:rsidRDefault="00000000">
      <w:pPr>
        <w:pStyle w:val="Akapitzlist"/>
        <w:numPr>
          <w:ilvl w:val="3"/>
          <w:numId w:val="1"/>
        </w:numPr>
      </w:pPr>
      <w:r>
        <w:t>Dodanie, że jest opcja pobrania wykresu</w:t>
      </w:r>
    </w:p>
    <w:p w14:paraId="6535E9A2" w14:textId="77777777" w:rsidR="000F747A" w:rsidRDefault="00000000">
      <w:pPr>
        <w:pStyle w:val="Akapitzlist"/>
        <w:numPr>
          <w:ilvl w:val="2"/>
          <w:numId w:val="1"/>
        </w:numPr>
      </w:pPr>
      <w:r>
        <w:t>Dodawanie własnych danych przez użytkownika</w:t>
      </w:r>
    </w:p>
    <w:p w14:paraId="6050D400" w14:textId="77777777" w:rsidR="000F747A" w:rsidRDefault="00000000">
      <w:pPr>
        <w:pStyle w:val="Akapitzlist"/>
        <w:numPr>
          <w:ilvl w:val="3"/>
          <w:numId w:val="1"/>
        </w:numPr>
      </w:pPr>
      <w:r>
        <w:t>Opis jak dane należy dodawać, z dodaniem, że trzeba je sobie nazwać</w:t>
      </w:r>
    </w:p>
    <w:p w14:paraId="17E1F046" w14:textId="77777777" w:rsidR="000F747A" w:rsidRDefault="00000000">
      <w:pPr>
        <w:pStyle w:val="Akapitzlist"/>
        <w:numPr>
          <w:ilvl w:val="3"/>
          <w:numId w:val="1"/>
        </w:numPr>
      </w:pPr>
      <w:r>
        <w:t xml:space="preserve">Jakie manipulacje są wprowadzane w danych (przyrównanie do genomu z dodaniem start, end itp.) (trzeba gdzieś też będzie zamieścić wszystkie </w:t>
      </w:r>
      <w:proofErr w:type="gramStart"/>
      <w:r>
        <w:t>genomy</w:t>
      </w:r>
      <w:proofErr w:type="gramEnd"/>
      <w:r>
        <w:t xml:space="preserve"> których używaliśmy)</w:t>
      </w:r>
    </w:p>
    <w:p w14:paraId="51CB72F6" w14:textId="77777777" w:rsidR="000F747A" w:rsidRDefault="00000000">
      <w:pPr>
        <w:pStyle w:val="Akapitzlist"/>
        <w:numPr>
          <w:ilvl w:val="2"/>
          <w:numId w:val="1"/>
        </w:numPr>
      </w:pPr>
      <w:r>
        <w:t>Strona porównania danych</w:t>
      </w:r>
    </w:p>
    <w:p w14:paraId="050636CA" w14:textId="77777777" w:rsidR="000F747A" w:rsidRDefault="00000000">
      <w:pPr>
        <w:pStyle w:val="Akapitzlist"/>
        <w:numPr>
          <w:ilvl w:val="2"/>
          <w:numId w:val="1"/>
        </w:numPr>
      </w:pPr>
      <w:r>
        <w:t xml:space="preserve">Diagram </w:t>
      </w:r>
      <w:proofErr w:type="spellStart"/>
      <w:r>
        <w:t>venna</w:t>
      </w:r>
      <w:proofErr w:type="spellEnd"/>
      <w:r>
        <w:t>, co pokazuje, jakie modyfikacje wprowadzane są do danych</w:t>
      </w:r>
    </w:p>
    <w:p w14:paraId="5A709AAE" w14:textId="77777777" w:rsidR="000F747A" w:rsidRDefault="00000000">
      <w:pPr>
        <w:pStyle w:val="Akapitzlist"/>
        <w:numPr>
          <w:ilvl w:val="2"/>
          <w:numId w:val="1"/>
        </w:numPr>
      </w:pPr>
      <w:proofErr w:type="spellStart"/>
      <w:r>
        <w:t>Heat</w:t>
      </w:r>
      <w:proofErr w:type="spellEnd"/>
      <w:r>
        <w:t xml:space="preserve"> mapa</w:t>
      </w:r>
    </w:p>
    <w:p w14:paraId="2CEAE100" w14:textId="77777777" w:rsidR="000F747A" w:rsidRDefault="00000000">
      <w:pPr>
        <w:pStyle w:val="Akapitzlist"/>
        <w:numPr>
          <w:ilvl w:val="2"/>
          <w:numId w:val="1"/>
        </w:numPr>
      </w:pPr>
      <w:r>
        <w:t xml:space="preserve">Wykres </w:t>
      </w:r>
      <w:proofErr w:type="spellStart"/>
      <w:r>
        <w:t>intime</w:t>
      </w:r>
      <w:proofErr w:type="spellEnd"/>
      <w:r>
        <w:t>, jakie modyfikacje wprowadzane są do danych</w:t>
      </w:r>
    </w:p>
    <w:p w14:paraId="49C68408" w14:textId="77777777" w:rsidR="000F747A" w:rsidRDefault="00000000">
      <w:pPr>
        <w:pStyle w:val="Akapitzlist"/>
        <w:numPr>
          <w:ilvl w:val="2"/>
          <w:numId w:val="1"/>
        </w:numPr>
      </w:pPr>
      <w:r>
        <w:t xml:space="preserve">Wszelkie przyciski modyfikacji </w:t>
      </w:r>
      <w:proofErr w:type="spellStart"/>
      <w:r>
        <w:t>wprowadzaych</w:t>
      </w:r>
      <w:proofErr w:type="spellEnd"/>
      <w:r>
        <w:t xml:space="preserve"> na wykresach</w:t>
      </w:r>
    </w:p>
    <w:p w14:paraId="5FC4083D" w14:textId="77777777" w:rsidR="000F747A" w:rsidRDefault="00000000">
      <w:pPr>
        <w:pStyle w:val="Akapitzlist"/>
        <w:numPr>
          <w:ilvl w:val="2"/>
          <w:numId w:val="1"/>
        </w:numPr>
      </w:pPr>
      <w:r>
        <w:t>Opcja pobrania wykresów w formie obrazu</w:t>
      </w:r>
    </w:p>
    <w:p w14:paraId="7E7CE41F" w14:textId="77777777" w:rsidR="000F747A" w:rsidRDefault="00000000">
      <w:pPr>
        <w:pStyle w:val="Akapitzlist"/>
        <w:numPr>
          <w:ilvl w:val="2"/>
          <w:numId w:val="1"/>
        </w:numPr>
      </w:pPr>
      <w:proofErr w:type="spellStart"/>
      <w:r>
        <w:lastRenderedPageBreak/>
        <w:t>HELP$Info</w:t>
      </w:r>
      <w:proofErr w:type="spellEnd"/>
    </w:p>
    <w:p w14:paraId="184882E8" w14:textId="77777777" w:rsidR="000F747A" w:rsidRDefault="00000000">
      <w:pPr>
        <w:pStyle w:val="Akapitzlist"/>
        <w:numPr>
          <w:ilvl w:val="3"/>
          <w:numId w:val="1"/>
        </w:numPr>
      </w:pPr>
      <w:r>
        <w:t>Co jest w nim zawarte</w:t>
      </w:r>
    </w:p>
    <w:p w14:paraId="30D2CBAF" w14:textId="77777777" w:rsidR="000F747A" w:rsidRDefault="00000000">
      <w:pPr>
        <w:pStyle w:val="Akapitzlist"/>
        <w:numPr>
          <w:ilvl w:val="4"/>
          <w:numId w:val="1"/>
        </w:numPr>
      </w:pPr>
      <w:r>
        <w:t>Pobranie szablonu formatu danych</w:t>
      </w:r>
    </w:p>
    <w:p w14:paraId="21DCC467" w14:textId="77777777" w:rsidR="000F747A" w:rsidRDefault="00000000">
      <w:pPr>
        <w:pStyle w:val="Akapitzlist"/>
        <w:numPr>
          <w:ilvl w:val="4"/>
          <w:numId w:val="1"/>
        </w:numPr>
      </w:pPr>
      <w:r>
        <w:t xml:space="preserve">Może dodać do </w:t>
      </w:r>
      <w:proofErr w:type="gramStart"/>
      <w:r>
        <w:t>aplikacji</w:t>
      </w:r>
      <w:proofErr w:type="gramEnd"/>
      <w:r>
        <w:t xml:space="preserve"> żeby umiała </w:t>
      </w:r>
      <w:proofErr w:type="spellStart"/>
      <w:r>
        <w:t>pivot</w:t>
      </w:r>
      <w:proofErr w:type="spellEnd"/>
      <w:r>
        <w:t xml:space="preserve"> zrobić z danymi, to by było spoko, że jak ktoś wrzuci dane, to jeśli ktoś dobrze ponazywa kolumny, to żeby mogło wybrać kolumny, zrobić </w:t>
      </w:r>
      <w:proofErr w:type="spellStart"/>
      <w:r>
        <w:t>pivot</w:t>
      </w:r>
      <w:proofErr w:type="spellEnd"/>
      <w:r>
        <w:t xml:space="preserve">, bo przestawianie danych sobie samemu w </w:t>
      </w:r>
      <w:proofErr w:type="spellStart"/>
      <w:r>
        <w:t>excelu</w:t>
      </w:r>
      <w:proofErr w:type="spellEnd"/>
      <w:r>
        <w:t xml:space="preserve"> jest problematyczne. </w:t>
      </w:r>
      <w:proofErr w:type="gramStart"/>
      <w:r>
        <w:t>Wiadomo</w:t>
      </w:r>
      <w:proofErr w:type="gramEnd"/>
      <w:r>
        <w:t xml:space="preserve"> że ultra uniwersalnie się tego nie zrobi ale może by działało</w:t>
      </w:r>
    </w:p>
    <w:p w14:paraId="2D67765D" w14:textId="77777777" w:rsidR="000F747A" w:rsidRDefault="00000000">
      <w:pPr>
        <w:pStyle w:val="Akapitzlist"/>
        <w:numPr>
          <w:ilvl w:val="4"/>
          <w:numId w:val="1"/>
        </w:numPr>
      </w:pPr>
      <w:r>
        <w:t>Trzeba tu też wstawić jakie dane są w aplikacji, taką bardziej rozbudowaną bibliografię</w:t>
      </w:r>
    </w:p>
    <w:p w14:paraId="7534AA8B" w14:textId="77777777" w:rsidR="000F747A" w:rsidRDefault="00000000">
      <w:pPr>
        <w:pStyle w:val="Akapitzlist"/>
        <w:numPr>
          <w:ilvl w:val="4"/>
          <w:numId w:val="1"/>
        </w:numPr>
      </w:pPr>
      <w:proofErr w:type="gramStart"/>
      <w:r>
        <w:t>Podkreślić</w:t>
      </w:r>
      <w:proofErr w:type="gramEnd"/>
      <w:r>
        <w:t xml:space="preserve"> że jest tu opis tego co się dzieje w aplikacji, myślę, że zamiast opisywać wszystko w tym małym </w:t>
      </w:r>
      <w:proofErr w:type="spellStart"/>
      <w:r>
        <w:t>help&amp;info</w:t>
      </w:r>
      <w:proofErr w:type="spellEnd"/>
      <w:r>
        <w:t>, można będzie po prostu skopiować dużą część z sekcji materiały i metody która powstanie tutaj i wstawić jako plik do pobrania, taki pomysł mi do głowy przyszedł</w:t>
      </w:r>
    </w:p>
    <w:p w14:paraId="007F91C2" w14:textId="77777777" w:rsidR="000F747A" w:rsidRDefault="000F747A">
      <w:pPr>
        <w:pStyle w:val="Akapitzlist"/>
        <w:ind w:left="3600"/>
      </w:pPr>
    </w:p>
    <w:p w14:paraId="39076B4F" w14:textId="77777777" w:rsidR="000F747A" w:rsidRDefault="00000000">
      <w:pPr>
        <w:rPr>
          <w:rFonts w:asciiTheme="majorHAnsi" w:eastAsiaTheme="majorEastAsia" w:hAnsiTheme="majorHAnsi" w:cstheme="majorBidi"/>
          <w:color w:val="365F91" w:themeColor="accent1" w:themeShade="BF"/>
          <w:sz w:val="40"/>
          <w:szCs w:val="40"/>
        </w:rPr>
      </w:pPr>
      <w:r>
        <w:br w:type="page"/>
      </w:r>
    </w:p>
    <w:p w14:paraId="6CAC9981" w14:textId="77777777" w:rsidR="000F747A" w:rsidRDefault="00000000">
      <w:pPr>
        <w:pStyle w:val="Nagwek1"/>
        <w:spacing w:before="0"/>
      </w:pPr>
      <w:bookmarkStart w:id="18" w:name="_Toc193801737"/>
      <w:r>
        <w:lastRenderedPageBreak/>
        <w:t>Wyniki</w:t>
      </w:r>
      <w:bookmarkEnd w:id="18"/>
    </w:p>
    <w:p w14:paraId="3489CD12" w14:textId="77777777" w:rsidR="000F747A" w:rsidRDefault="00000000">
      <w:pPr>
        <w:pStyle w:val="Akapitzlist"/>
        <w:numPr>
          <w:ilvl w:val="0"/>
          <w:numId w:val="1"/>
        </w:numPr>
      </w:pPr>
      <w:r>
        <w:t>Prezentacja kilku przykładów jak można zastosować aplikację pewnie też w wersji bardzo obrazkowej</w:t>
      </w:r>
    </w:p>
    <w:p w14:paraId="258CF1E6" w14:textId="77777777" w:rsidR="000F747A" w:rsidRDefault="00000000">
      <w:pPr>
        <w:pStyle w:val="Akapitzlist"/>
        <w:numPr>
          <w:ilvl w:val="1"/>
          <w:numId w:val="1"/>
        </w:numPr>
      </w:pPr>
      <w:r>
        <w:t>Co mi pierwsze do głowy przychodzi, to:</w:t>
      </w:r>
    </w:p>
    <w:p w14:paraId="2B28CD89" w14:textId="77777777" w:rsidR="000F747A" w:rsidRDefault="00000000">
      <w:pPr>
        <w:pStyle w:val="Akapitzlist"/>
        <w:numPr>
          <w:ilvl w:val="2"/>
          <w:numId w:val="1"/>
        </w:numPr>
      </w:pPr>
      <w:r>
        <w:t>Opcja, ktoś bazuje tylko na tym co jest w aplikacji,</w:t>
      </w:r>
    </w:p>
    <w:p w14:paraId="5761D776" w14:textId="77777777" w:rsidR="000F747A" w:rsidRDefault="00000000">
      <w:pPr>
        <w:pStyle w:val="Akapitzlist"/>
        <w:numPr>
          <w:ilvl w:val="3"/>
          <w:numId w:val="1"/>
        </w:numPr>
      </w:pPr>
      <w:r>
        <w:t xml:space="preserve">Ogląda któreś zbiory które go zainteresowały na wykresach strzałkowych, przechodzi do zakładki </w:t>
      </w:r>
      <w:proofErr w:type="spellStart"/>
      <w:r>
        <w:t>comparison</w:t>
      </w:r>
      <w:proofErr w:type="spellEnd"/>
      <w:r>
        <w:t xml:space="preserve"> i tam ogląda dokładniej poszczególne geny/zbiory genów na wykresie i wyciąga jakieś wnioski, jakie? To się okaże, trzeba spróbować samemu coś tak pomyśleć, to znaczy ja</w:t>
      </w:r>
    </w:p>
    <w:p w14:paraId="5F93A9C6" w14:textId="77777777" w:rsidR="000F747A" w:rsidRDefault="000F747A">
      <w:pPr>
        <w:pStyle w:val="Akapitzlist"/>
      </w:pPr>
    </w:p>
    <w:p w14:paraId="3EE4FDF3" w14:textId="77777777" w:rsidR="000F747A" w:rsidRDefault="00000000">
      <w:pPr>
        <w:pStyle w:val="Akapitzlist"/>
        <w:rPr>
          <w:color w:val="468A1A"/>
        </w:rPr>
      </w:pPr>
      <w:r>
        <w:rPr>
          <w:color w:val="468A1A"/>
        </w:rPr>
        <w:t xml:space="preserve">możliwe przykłady zastosowania: </w:t>
      </w:r>
    </w:p>
    <w:p w14:paraId="71EF3821" w14:textId="77777777" w:rsidR="000F747A" w:rsidRDefault="00000000">
      <w:pPr>
        <w:pStyle w:val="Akapitzlist"/>
        <w:rPr>
          <w:color w:val="468A1A"/>
        </w:rPr>
      </w:pPr>
      <w:r>
        <w:rPr>
          <w:color w:val="468A1A"/>
        </w:rPr>
        <w:t xml:space="preserve">analiza jednego białka np. chcemy się dowiedzieć w czy i w jakich warunkach zachodzi ekspresja genu, czy należy do konkretnego </w:t>
      </w:r>
      <w:proofErr w:type="spellStart"/>
      <w:r>
        <w:rPr>
          <w:color w:val="468A1A"/>
        </w:rPr>
        <w:t>regulonu</w:t>
      </w:r>
      <w:proofErr w:type="spellEnd"/>
      <w:r>
        <w:rPr>
          <w:color w:val="468A1A"/>
        </w:rPr>
        <w:t>, operonu</w:t>
      </w:r>
    </w:p>
    <w:p w14:paraId="01493690" w14:textId="77777777" w:rsidR="000F747A" w:rsidRDefault="000F747A">
      <w:pPr>
        <w:pStyle w:val="Akapitzlist"/>
        <w:rPr>
          <w:color w:val="468A1A"/>
        </w:rPr>
      </w:pPr>
    </w:p>
    <w:p w14:paraId="70BEED6E" w14:textId="77777777" w:rsidR="000F747A" w:rsidRDefault="00000000">
      <w:pPr>
        <w:pStyle w:val="Akapitzlist"/>
        <w:rPr>
          <w:color w:val="468A1A"/>
        </w:rPr>
      </w:pPr>
      <w:r>
        <w:rPr>
          <w:color w:val="468A1A"/>
        </w:rPr>
        <w:t xml:space="preserve">analiza całego klastra genów np. chcemy sprawdzić w jakich warunkach aktywny jest klaster genów odpowiedzialnych za produkcję metabolitów wtórnych np. </w:t>
      </w:r>
      <w:proofErr w:type="spellStart"/>
      <w:r>
        <w:rPr>
          <w:color w:val="468A1A"/>
        </w:rPr>
        <w:t>aktynorodyna</w:t>
      </w:r>
      <w:proofErr w:type="spellEnd"/>
      <w:r>
        <w:rPr>
          <w:color w:val="468A1A"/>
        </w:rPr>
        <w:t xml:space="preserve"> lub red u S. </w:t>
      </w:r>
      <w:proofErr w:type="spellStart"/>
      <w:r>
        <w:rPr>
          <w:color w:val="468A1A"/>
        </w:rPr>
        <w:t>coelicolor</w:t>
      </w:r>
      <w:proofErr w:type="spellEnd"/>
      <w:r>
        <w:rPr>
          <w:color w:val="468A1A"/>
        </w:rPr>
        <w:t xml:space="preserve"> lub chloramfenikol u S. </w:t>
      </w:r>
      <w:proofErr w:type="spellStart"/>
      <w:r>
        <w:rPr>
          <w:color w:val="468A1A"/>
        </w:rPr>
        <w:t>venezuelae</w:t>
      </w:r>
      <w:proofErr w:type="spellEnd"/>
      <w:r>
        <w:rPr>
          <w:color w:val="468A1A"/>
        </w:rPr>
        <w:t xml:space="preserve"> </w:t>
      </w:r>
    </w:p>
    <w:p w14:paraId="67A77ADD" w14:textId="77777777" w:rsidR="000F747A" w:rsidRDefault="000F747A">
      <w:pPr>
        <w:pStyle w:val="Akapitzlist"/>
      </w:pPr>
    </w:p>
    <w:p w14:paraId="1F2156DD" w14:textId="77777777" w:rsidR="000F747A" w:rsidRDefault="00000000">
      <w:pPr>
        <w:pStyle w:val="Akapitzlist"/>
        <w:numPr>
          <w:ilvl w:val="2"/>
          <w:numId w:val="1"/>
        </w:numPr>
      </w:pPr>
      <w:r>
        <w:t>Opcja, ktoś dodaje własne,</w:t>
      </w:r>
    </w:p>
    <w:p w14:paraId="5D0E294F" w14:textId="77777777" w:rsidR="000F747A" w:rsidRDefault="00000000">
      <w:pPr>
        <w:pStyle w:val="Akapitzlist"/>
        <w:numPr>
          <w:ilvl w:val="3"/>
          <w:numId w:val="1"/>
        </w:numPr>
      </w:pPr>
      <w:r>
        <w:t>Podobnie jak z przykładem poniżej, tyle że wychodzi ktoś od swoich danych, znajduje, którąś publikacje, która ma podobne założenia co jego i ogląda co się dzieje w jego w porównaniu z tą drugą, może też sobie pobrać wykresy do zamieszczenia w publikacji</w:t>
      </w:r>
    </w:p>
    <w:p w14:paraId="0353B16A" w14:textId="77777777" w:rsidR="000F747A" w:rsidRDefault="00000000">
      <w:pPr>
        <w:rPr>
          <w:rFonts w:asciiTheme="majorHAnsi" w:eastAsiaTheme="majorEastAsia" w:hAnsiTheme="majorHAnsi" w:cstheme="majorBidi"/>
          <w:color w:val="365F91" w:themeColor="accent1" w:themeShade="BF"/>
          <w:sz w:val="40"/>
          <w:szCs w:val="40"/>
        </w:rPr>
      </w:pPr>
      <w:r>
        <w:br w:type="page"/>
      </w:r>
    </w:p>
    <w:p w14:paraId="3CC9F0B2" w14:textId="77777777" w:rsidR="000F747A" w:rsidRDefault="00000000">
      <w:pPr>
        <w:pStyle w:val="Nagwek1"/>
        <w:spacing w:before="0"/>
      </w:pPr>
      <w:bookmarkStart w:id="19" w:name="_Toc193801738"/>
      <w:r>
        <w:lastRenderedPageBreak/>
        <w:t>Dyskusja/Podsumowanie</w:t>
      </w:r>
      <w:bookmarkEnd w:id="19"/>
    </w:p>
    <w:p w14:paraId="2A23B78E" w14:textId="77777777" w:rsidR="000F747A" w:rsidRDefault="00000000">
      <w:pPr>
        <w:pStyle w:val="Akapitzlist"/>
        <w:numPr>
          <w:ilvl w:val="0"/>
          <w:numId w:val="1"/>
        </w:numPr>
      </w:pPr>
      <w:r>
        <w:t>Jak sobie poradziliśmy z problemami dotyczącymi danych</w:t>
      </w:r>
    </w:p>
    <w:p w14:paraId="374599BA" w14:textId="77777777" w:rsidR="000F747A" w:rsidRDefault="00000000">
      <w:pPr>
        <w:pStyle w:val="Akapitzlist"/>
        <w:numPr>
          <w:ilvl w:val="0"/>
          <w:numId w:val="1"/>
        </w:numPr>
      </w:pPr>
      <w:r>
        <w:t>Jakie korzyści może przynieść używanie bazy</w:t>
      </w:r>
    </w:p>
    <w:p w14:paraId="042757EE" w14:textId="77777777" w:rsidR="000F747A" w:rsidRDefault="00000000">
      <w:pPr>
        <w:pStyle w:val="Akapitzlist"/>
        <w:numPr>
          <w:ilvl w:val="0"/>
          <w:numId w:val="1"/>
        </w:numPr>
      </w:pPr>
      <w:r>
        <w:t>Jakie wyniki i wnioski można wyciągać</w:t>
      </w:r>
    </w:p>
    <w:p w14:paraId="7464F364" w14:textId="77777777" w:rsidR="000F747A" w:rsidRDefault="00000000">
      <w:pPr>
        <w:pStyle w:val="Akapitzlist"/>
        <w:numPr>
          <w:ilvl w:val="0"/>
          <w:numId w:val="1"/>
        </w:numPr>
      </w:pPr>
      <w:r>
        <w:t>Jak to pomoże ludziom</w:t>
      </w:r>
    </w:p>
    <w:p w14:paraId="5FDA2A6E" w14:textId="77777777" w:rsidR="000F747A" w:rsidRDefault="00000000">
      <w:pPr>
        <w:pStyle w:val="Akapitzlist"/>
        <w:numPr>
          <w:ilvl w:val="0"/>
          <w:numId w:val="1"/>
        </w:numPr>
      </w:pPr>
      <w:r>
        <w:t xml:space="preserve">Podkreślenie, że aplikacja jest w pełni </w:t>
      </w:r>
      <w:proofErr w:type="spellStart"/>
      <w:r>
        <w:t>uaktualnialna</w:t>
      </w:r>
      <w:proofErr w:type="spellEnd"/>
      <w:r>
        <w:t>, to znaczy, będzie można dodawać nowe zbiory danych</w:t>
      </w:r>
    </w:p>
    <w:p w14:paraId="4F9A9567" w14:textId="77777777" w:rsidR="000F747A" w:rsidRDefault="00000000">
      <w:pPr>
        <w:pStyle w:val="Akapitzlist"/>
        <w:numPr>
          <w:ilvl w:val="0"/>
          <w:numId w:val="1"/>
        </w:numPr>
      </w:pPr>
      <w:r>
        <w:t xml:space="preserve">I pewnie też coś jeszcze co przyjdzie </w:t>
      </w:r>
      <w:proofErr w:type="gramStart"/>
      <w:r>
        <w:t>do głowy</w:t>
      </w:r>
      <w:proofErr w:type="gramEnd"/>
      <w:r>
        <w:t xml:space="preserve"> po napisaniu reszty</w:t>
      </w:r>
    </w:p>
    <w:p w14:paraId="78626948" w14:textId="77777777" w:rsidR="000F747A" w:rsidRDefault="00000000">
      <w:pPr>
        <w:pStyle w:val="Akapitzlist"/>
        <w:numPr>
          <w:ilvl w:val="0"/>
          <w:numId w:val="1"/>
        </w:numPr>
      </w:pPr>
      <w:r>
        <w:t xml:space="preserve">Problematyka ujednolicania danych i jak to </w:t>
      </w:r>
      <w:proofErr w:type="gramStart"/>
      <w:r>
        <w:t>jest</w:t>
      </w:r>
      <w:proofErr w:type="gramEnd"/>
      <w:r>
        <w:t xml:space="preserve"> że porównujemy dane które zostały bazowo inaczej przygotowane</w:t>
      </w:r>
    </w:p>
    <w:p w14:paraId="726DD954" w14:textId="77777777" w:rsidR="000F747A" w:rsidRDefault="00000000">
      <w:pPr>
        <w:pStyle w:val="Akapitzlist"/>
        <w:numPr>
          <w:ilvl w:val="0"/>
          <w:numId w:val="1"/>
        </w:numPr>
      </w:pPr>
      <w:r>
        <w:t xml:space="preserve">Szczerze to nie wiem co tu jeszcze może być, pewnie więcej pomysłów przyjdzie </w:t>
      </w:r>
      <w:proofErr w:type="gramStart"/>
      <w:r>
        <w:t>do głowy</w:t>
      </w:r>
      <w:proofErr w:type="gramEnd"/>
      <w:r>
        <w:t xml:space="preserve"> na koniec</w:t>
      </w:r>
    </w:p>
    <w:p w14:paraId="7B375430" w14:textId="77777777" w:rsidR="000F747A" w:rsidRDefault="00000000">
      <w:pPr>
        <w:rPr>
          <w:rFonts w:asciiTheme="majorHAnsi" w:eastAsiaTheme="majorEastAsia" w:hAnsiTheme="majorHAnsi" w:cstheme="majorBidi"/>
          <w:color w:val="365F91" w:themeColor="accent1" w:themeShade="BF"/>
          <w:sz w:val="40"/>
          <w:szCs w:val="40"/>
        </w:rPr>
      </w:pPr>
      <w:r>
        <w:br w:type="page"/>
      </w:r>
    </w:p>
    <w:p w14:paraId="14A5AC34" w14:textId="77777777" w:rsidR="000F747A" w:rsidRDefault="00000000">
      <w:pPr>
        <w:pStyle w:val="Nagwek1"/>
        <w:spacing w:before="0"/>
        <w:rPr>
          <w:rFonts w:eastAsia="Times New Roman"/>
        </w:rPr>
      </w:pPr>
      <w:bookmarkStart w:id="20" w:name="_Toc193801739"/>
      <w:r>
        <w:lastRenderedPageBreak/>
        <w:t>Bibliografia</w:t>
      </w:r>
      <w:bookmarkEnd w:id="20"/>
    </w:p>
    <w:sdt>
      <w:sdtPr>
        <w:rPr>
          <w:rFonts w:asciiTheme="majorHAnsi" w:eastAsiaTheme="majorEastAsia" w:hAnsiTheme="majorHAnsi" w:cstheme="majorBidi"/>
          <w:color w:val="000000"/>
          <w:sz w:val="40"/>
          <w:szCs w:val="40"/>
        </w:rPr>
        <w:tag w:val="MENDELEY_BIBLIOGRAPHY"/>
        <w:id w:val="-1754348135"/>
        <w:placeholder>
          <w:docPart w:val="DefaultPlaceholder_-1854013440"/>
        </w:placeholder>
      </w:sdtPr>
      <w:sdtContent>
        <w:p w14:paraId="4FF9B00B" w14:textId="77777777" w:rsidR="00FD77ED" w:rsidRDefault="00FD77ED">
          <w:pPr>
            <w:autoSpaceDE w:val="0"/>
            <w:autoSpaceDN w:val="0"/>
            <w:ind w:hanging="640"/>
            <w:divId w:val="1373076139"/>
            <w:rPr>
              <w:rFonts w:eastAsia="Times New Roman"/>
              <w:kern w:val="0"/>
              <w:sz w:val="24"/>
              <w:szCs w:val="24"/>
              <w14:ligatures w14:val="none"/>
            </w:rPr>
          </w:pPr>
          <w:r>
            <w:rPr>
              <w:rFonts w:eastAsia="Times New Roman"/>
            </w:rPr>
            <w:t>[1]</w:t>
          </w:r>
          <w:r>
            <w:rPr>
              <w:rFonts w:eastAsia="Times New Roman"/>
            </w:rPr>
            <w:tab/>
            <w:t xml:space="preserve">E. A. Barka </w:t>
          </w:r>
          <w:r>
            <w:rPr>
              <w:rFonts w:eastAsia="Times New Roman"/>
              <w:i/>
              <w:iCs/>
            </w:rPr>
            <w:t>et al.</w:t>
          </w:r>
          <w:r>
            <w:rPr>
              <w:rFonts w:eastAsia="Times New Roman"/>
            </w:rPr>
            <w:t>, “</w:t>
          </w:r>
          <w:proofErr w:type="spellStart"/>
          <w:r>
            <w:rPr>
              <w:rFonts w:eastAsia="Times New Roman"/>
            </w:rPr>
            <w:t>Taxonomy</w:t>
          </w:r>
          <w:proofErr w:type="spellEnd"/>
          <w:r>
            <w:rPr>
              <w:rFonts w:eastAsia="Times New Roman"/>
            </w:rPr>
            <w:t xml:space="preserve">, </w:t>
          </w:r>
          <w:proofErr w:type="spellStart"/>
          <w:r>
            <w:rPr>
              <w:rFonts w:eastAsia="Times New Roman"/>
            </w:rPr>
            <w:t>Physiology</w:t>
          </w:r>
          <w:proofErr w:type="spellEnd"/>
          <w:r>
            <w:rPr>
              <w:rFonts w:eastAsia="Times New Roman"/>
            </w:rPr>
            <w:t xml:space="preserve">, and Natural Products of </w:t>
          </w:r>
          <w:proofErr w:type="spellStart"/>
          <w:r>
            <w:rPr>
              <w:rFonts w:eastAsia="Times New Roman"/>
            </w:rPr>
            <w:t>Actinobacteria</w:t>
          </w:r>
          <w:proofErr w:type="spellEnd"/>
          <w:r>
            <w:rPr>
              <w:rFonts w:eastAsia="Times New Roman"/>
            </w:rPr>
            <w:t xml:space="preserve">,” </w:t>
          </w:r>
          <w:proofErr w:type="spellStart"/>
          <w:r>
            <w:rPr>
              <w:rFonts w:eastAsia="Times New Roman"/>
              <w:i/>
              <w:iCs/>
            </w:rPr>
            <w:t>Microbiology</w:t>
          </w:r>
          <w:proofErr w:type="spellEnd"/>
          <w:r>
            <w:rPr>
              <w:rFonts w:eastAsia="Times New Roman"/>
              <w:i/>
              <w:iCs/>
            </w:rPr>
            <w:t xml:space="preserve"> and </w:t>
          </w:r>
          <w:proofErr w:type="spellStart"/>
          <w:r>
            <w:rPr>
              <w:rFonts w:eastAsia="Times New Roman"/>
              <w:i/>
              <w:iCs/>
            </w:rPr>
            <w:t>Molecular</w:t>
          </w:r>
          <w:proofErr w:type="spellEnd"/>
          <w:r>
            <w:rPr>
              <w:rFonts w:eastAsia="Times New Roman"/>
              <w:i/>
              <w:iCs/>
            </w:rPr>
            <w:t xml:space="preserve"> </w:t>
          </w:r>
          <w:proofErr w:type="spellStart"/>
          <w:r>
            <w:rPr>
              <w:rFonts w:eastAsia="Times New Roman"/>
              <w:i/>
              <w:iCs/>
            </w:rPr>
            <w:t>Biology</w:t>
          </w:r>
          <w:proofErr w:type="spellEnd"/>
          <w:r>
            <w:rPr>
              <w:rFonts w:eastAsia="Times New Roman"/>
              <w:i/>
              <w:iCs/>
            </w:rPr>
            <w:t xml:space="preserve"> </w:t>
          </w:r>
          <w:proofErr w:type="spellStart"/>
          <w:r>
            <w:rPr>
              <w:rFonts w:eastAsia="Times New Roman"/>
              <w:i/>
              <w:iCs/>
            </w:rPr>
            <w:t>Reviews</w:t>
          </w:r>
          <w:proofErr w:type="spellEnd"/>
          <w:r>
            <w:rPr>
              <w:rFonts w:eastAsia="Times New Roman"/>
            </w:rPr>
            <w:t>, vol. 80, no. 1, pp. 1–43, Mar. 2016, doi: 10.1128/MMBR.00019-15.</w:t>
          </w:r>
        </w:p>
        <w:p w14:paraId="38E386FD" w14:textId="77777777" w:rsidR="00FD77ED" w:rsidRDefault="00FD77ED">
          <w:pPr>
            <w:autoSpaceDE w:val="0"/>
            <w:autoSpaceDN w:val="0"/>
            <w:ind w:hanging="640"/>
            <w:divId w:val="1699232123"/>
            <w:rPr>
              <w:rFonts w:eastAsia="Times New Roman"/>
            </w:rPr>
          </w:pPr>
          <w:r>
            <w:rPr>
              <w:rFonts w:eastAsia="Times New Roman"/>
            </w:rPr>
            <w:t>[2]</w:t>
          </w:r>
          <w:r>
            <w:rPr>
              <w:rFonts w:eastAsia="Times New Roman"/>
            </w:rPr>
            <w:tab/>
            <w:t xml:space="preserve">S. D. Bentley </w:t>
          </w:r>
          <w:r>
            <w:rPr>
              <w:rFonts w:eastAsia="Times New Roman"/>
              <w:i/>
              <w:iCs/>
            </w:rPr>
            <w:t>et al.</w:t>
          </w:r>
          <w:r>
            <w:rPr>
              <w:rFonts w:eastAsia="Times New Roman"/>
            </w:rPr>
            <w:t xml:space="preserve">, “Complete </w:t>
          </w:r>
          <w:proofErr w:type="spellStart"/>
          <w:r>
            <w:rPr>
              <w:rFonts w:eastAsia="Times New Roman"/>
            </w:rPr>
            <w:t>genome</w:t>
          </w:r>
          <w:proofErr w:type="spellEnd"/>
          <w:r>
            <w:rPr>
              <w:rFonts w:eastAsia="Times New Roman"/>
            </w:rPr>
            <w:t xml:space="preserve"> </w:t>
          </w:r>
          <w:proofErr w:type="spellStart"/>
          <w:r>
            <w:rPr>
              <w:rFonts w:eastAsia="Times New Roman"/>
            </w:rPr>
            <w:t>sequence</w:t>
          </w:r>
          <w:proofErr w:type="spellEnd"/>
          <w:r>
            <w:rPr>
              <w:rFonts w:eastAsia="Times New Roman"/>
            </w:rPr>
            <w:t xml:space="preserve"> of the model </w:t>
          </w:r>
          <w:proofErr w:type="spellStart"/>
          <w:r>
            <w:rPr>
              <w:rFonts w:eastAsia="Times New Roman"/>
            </w:rPr>
            <w:t>actinomycete</w:t>
          </w:r>
          <w:proofErr w:type="spellEnd"/>
          <w:r>
            <w:rPr>
              <w:rFonts w:eastAsia="Times New Roman"/>
            </w:rPr>
            <w:t xml:space="preserve">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A3(2),” </w:t>
          </w:r>
          <w:r>
            <w:rPr>
              <w:rFonts w:eastAsia="Times New Roman"/>
              <w:i/>
              <w:iCs/>
            </w:rPr>
            <w:t>Nature</w:t>
          </w:r>
          <w:r>
            <w:rPr>
              <w:rFonts w:eastAsia="Times New Roman"/>
            </w:rPr>
            <w:t>, vol. 417, no. 6885, pp. 141–147, May 2002, doi: 10.1038/417141a.</w:t>
          </w:r>
        </w:p>
        <w:p w14:paraId="0BBE6E75" w14:textId="77777777" w:rsidR="00FD77ED" w:rsidRDefault="00FD77ED">
          <w:pPr>
            <w:autoSpaceDE w:val="0"/>
            <w:autoSpaceDN w:val="0"/>
            <w:ind w:hanging="640"/>
            <w:divId w:val="1806003435"/>
            <w:rPr>
              <w:rFonts w:eastAsia="Times New Roman"/>
            </w:rPr>
          </w:pPr>
          <w:r>
            <w:rPr>
              <w:rFonts w:eastAsia="Times New Roman"/>
            </w:rPr>
            <w:t>[3]</w:t>
          </w:r>
          <w:r>
            <w:rPr>
              <w:rFonts w:eastAsia="Times New Roman"/>
            </w:rPr>
            <w:tab/>
            <w:t xml:space="preserve">M. </w:t>
          </w:r>
          <w:proofErr w:type="spellStart"/>
          <w:r>
            <w:rPr>
              <w:rFonts w:eastAsia="Times New Roman"/>
            </w:rPr>
            <w:t>Nikolaidis</w:t>
          </w:r>
          <w:proofErr w:type="spellEnd"/>
          <w:r>
            <w:rPr>
              <w:rFonts w:eastAsia="Times New Roman"/>
            </w:rPr>
            <w:t xml:space="preserve"> </w:t>
          </w:r>
          <w:r>
            <w:rPr>
              <w:rFonts w:eastAsia="Times New Roman"/>
              <w:i/>
              <w:iCs/>
            </w:rPr>
            <w:t>et al.</w:t>
          </w:r>
          <w:r>
            <w:rPr>
              <w:rFonts w:eastAsia="Times New Roman"/>
            </w:rPr>
            <w:t xml:space="preserve">, “A </w:t>
          </w:r>
          <w:proofErr w:type="spellStart"/>
          <w:r>
            <w:rPr>
              <w:rFonts w:eastAsia="Times New Roman"/>
            </w:rPr>
            <w:t>panoramic</w:t>
          </w:r>
          <w:proofErr w:type="spellEnd"/>
          <w:r>
            <w:rPr>
              <w:rFonts w:eastAsia="Times New Roman"/>
            </w:rPr>
            <w:t xml:space="preserve"> </w:t>
          </w:r>
          <w:proofErr w:type="spellStart"/>
          <w:r>
            <w:rPr>
              <w:rFonts w:eastAsia="Times New Roman"/>
            </w:rPr>
            <w:t>view</w:t>
          </w:r>
          <w:proofErr w:type="spellEnd"/>
          <w:r>
            <w:rPr>
              <w:rFonts w:eastAsia="Times New Roman"/>
            </w:rPr>
            <w:t xml:space="preserve"> of the </w:t>
          </w:r>
          <w:proofErr w:type="spellStart"/>
          <w:r>
            <w:rPr>
              <w:rFonts w:eastAsia="Times New Roman"/>
            </w:rPr>
            <w:t>genomic</w:t>
          </w:r>
          <w:proofErr w:type="spellEnd"/>
          <w:r>
            <w:rPr>
              <w:rFonts w:eastAsia="Times New Roman"/>
            </w:rPr>
            <w:t xml:space="preserve"> </w:t>
          </w:r>
          <w:proofErr w:type="spellStart"/>
          <w:r>
            <w:rPr>
              <w:rFonts w:eastAsia="Times New Roman"/>
            </w:rPr>
            <w:t>landscape</w:t>
          </w:r>
          <w:proofErr w:type="spellEnd"/>
          <w:r>
            <w:rPr>
              <w:rFonts w:eastAsia="Times New Roman"/>
            </w:rPr>
            <w:t xml:space="preserve"> of the </w:t>
          </w:r>
          <w:proofErr w:type="spellStart"/>
          <w:r>
            <w:rPr>
              <w:rFonts w:eastAsia="Times New Roman"/>
            </w:rPr>
            <w:t>genus</w:t>
          </w:r>
          <w:proofErr w:type="spellEnd"/>
          <w:r>
            <w:rPr>
              <w:rFonts w:eastAsia="Times New Roman"/>
            </w:rPr>
            <w:t xml:space="preserve"> </w:t>
          </w:r>
          <w:proofErr w:type="spellStart"/>
          <w:r>
            <w:rPr>
              <w:rFonts w:eastAsia="Times New Roman"/>
            </w:rPr>
            <w:t>Streptomyces</w:t>
          </w:r>
          <w:proofErr w:type="spellEnd"/>
          <w:r>
            <w:rPr>
              <w:rFonts w:eastAsia="Times New Roman"/>
            </w:rPr>
            <w:t xml:space="preserve">,” </w:t>
          </w:r>
          <w:proofErr w:type="spellStart"/>
          <w:r>
            <w:rPr>
              <w:rFonts w:eastAsia="Times New Roman"/>
              <w:i/>
              <w:iCs/>
            </w:rPr>
            <w:t>Microb</w:t>
          </w:r>
          <w:proofErr w:type="spellEnd"/>
          <w:r>
            <w:rPr>
              <w:rFonts w:eastAsia="Times New Roman"/>
              <w:i/>
              <w:iCs/>
            </w:rPr>
            <w:t xml:space="preserve"> Genom</w:t>
          </w:r>
          <w:r>
            <w:rPr>
              <w:rFonts w:eastAsia="Times New Roman"/>
            </w:rPr>
            <w:t>, vol. 9, no. 6, Jun. 2023, doi: 10.1099/mgen.0.001028.</w:t>
          </w:r>
        </w:p>
        <w:p w14:paraId="23A02A1D" w14:textId="77777777" w:rsidR="00FD77ED" w:rsidRDefault="00FD77ED">
          <w:pPr>
            <w:autoSpaceDE w:val="0"/>
            <w:autoSpaceDN w:val="0"/>
            <w:ind w:hanging="640"/>
            <w:divId w:val="1180773704"/>
            <w:rPr>
              <w:rFonts w:eastAsia="Times New Roman"/>
            </w:rPr>
          </w:pPr>
          <w:r>
            <w:rPr>
              <w:rFonts w:eastAsia="Times New Roman"/>
            </w:rPr>
            <w:t>[4]</w:t>
          </w:r>
          <w:r>
            <w:rPr>
              <w:rFonts w:eastAsia="Times New Roman"/>
            </w:rPr>
            <w:tab/>
            <w:t>S. E. Jones and M. A. Elliot, “‘</w:t>
          </w:r>
          <w:proofErr w:type="spellStart"/>
          <w:r>
            <w:rPr>
              <w:rFonts w:eastAsia="Times New Roman"/>
            </w:rPr>
            <w:t>Exploring</w:t>
          </w:r>
          <w:proofErr w:type="spellEnd"/>
          <w:r>
            <w:rPr>
              <w:rFonts w:eastAsia="Times New Roman"/>
            </w:rPr>
            <w:t xml:space="preserve">’ the </w:t>
          </w:r>
          <w:proofErr w:type="spellStart"/>
          <w:r>
            <w:rPr>
              <w:rFonts w:eastAsia="Times New Roman"/>
            </w:rPr>
            <w:t>regulation</w:t>
          </w:r>
          <w:proofErr w:type="spellEnd"/>
          <w:r>
            <w:rPr>
              <w:rFonts w:eastAsia="Times New Roman"/>
            </w:rPr>
            <w:t xml:space="preserve"> of </w:t>
          </w:r>
          <w:proofErr w:type="spellStart"/>
          <w:r>
            <w:rPr>
              <w:rFonts w:eastAsia="Times New Roman"/>
            </w:rPr>
            <w:t>Streptomyces</w:t>
          </w:r>
          <w:proofErr w:type="spellEnd"/>
          <w:r>
            <w:rPr>
              <w:rFonts w:eastAsia="Times New Roman"/>
            </w:rPr>
            <w:t xml:space="preserve"> </w:t>
          </w:r>
          <w:proofErr w:type="spellStart"/>
          <w:r>
            <w:rPr>
              <w:rFonts w:eastAsia="Times New Roman"/>
            </w:rPr>
            <w:t>growth</w:t>
          </w:r>
          <w:proofErr w:type="spellEnd"/>
          <w:r>
            <w:rPr>
              <w:rFonts w:eastAsia="Times New Roman"/>
            </w:rPr>
            <w:t xml:space="preserve"> and development,” </w:t>
          </w:r>
          <w:proofErr w:type="spellStart"/>
          <w:r>
            <w:rPr>
              <w:rFonts w:eastAsia="Times New Roman"/>
              <w:i/>
              <w:iCs/>
            </w:rPr>
            <w:t>Curr</w:t>
          </w:r>
          <w:proofErr w:type="spellEnd"/>
          <w:r>
            <w:rPr>
              <w:rFonts w:eastAsia="Times New Roman"/>
              <w:i/>
              <w:iCs/>
            </w:rPr>
            <w:t xml:space="preserve"> Opin </w:t>
          </w:r>
          <w:proofErr w:type="spellStart"/>
          <w:r>
            <w:rPr>
              <w:rFonts w:eastAsia="Times New Roman"/>
              <w:i/>
              <w:iCs/>
            </w:rPr>
            <w:t>Microbiol</w:t>
          </w:r>
          <w:proofErr w:type="spellEnd"/>
          <w:r>
            <w:rPr>
              <w:rFonts w:eastAsia="Times New Roman"/>
            </w:rPr>
            <w:t xml:space="preserve">, vol. 42, pp. 25–30, </w:t>
          </w:r>
          <w:proofErr w:type="spellStart"/>
          <w:r>
            <w:rPr>
              <w:rFonts w:eastAsia="Times New Roman"/>
            </w:rPr>
            <w:t>Apr</w:t>
          </w:r>
          <w:proofErr w:type="spellEnd"/>
          <w:r>
            <w:rPr>
              <w:rFonts w:eastAsia="Times New Roman"/>
            </w:rPr>
            <w:t>. 2018, doi: 10.1016/j.mib.2017.09.009.</w:t>
          </w:r>
        </w:p>
        <w:p w14:paraId="527C696F" w14:textId="77777777" w:rsidR="00FD77ED" w:rsidRDefault="00FD77ED">
          <w:pPr>
            <w:autoSpaceDE w:val="0"/>
            <w:autoSpaceDN w:val="0"/>
            <w:ind w:hanging="640"/>
            <w:divId w:val="2020886405"/>
            <w:rPr>
              <w:rFonts w:eastAsia="Times New Roman"/>
            </w:rPr>
          </w:pPr>
          <w:r>
            <w:rPr>
              <w:rFonts w:eastAsia="Times New Roman"/>
            </w:rPr>
            <w:t>[5]</w:t>
          </w:r>
          <w:r>
            <w:rPr>
              <w:rFonts w:eastAsia="Times New Roman"/>
            </w:rPr>
            <w:tab/>
            <w:t xml:space="preserve">G. A. Quinn, A. M. Banat, A. M. </w:t>
          </w:r>
          <w:proofErr w:type="spellStart"/>
          <w:r>
            <w:rPr>
              <w:rFonts w:eastAsia="Times New Roman"/>
            </w:rPr>
            <w:t>Abdelhameed</w:t>
          </w:r>
          <w:proofErr w:type="spellEnd"/>
          <w:r>
            <w:rPr>
              <w:rFonts w:eastAsia="Times New Roman"/>
            </w:rPr>
            <w:t>, and I. M. Banat, “</w:t>
          </w:r>
          <w:proofErr w:type="spellStart"/>
          <w:r>
            <w:rPr>
              <w:rFonts w:eastAsia="Times New Roman"/>
            </w:rPr>
            <w:t>Streptomyces</w:t>
          </w:r>
          <w:proofErr w:type="spellEnd"/>
          <w:r>
            <w:rPr>
              <w:rFonts w:eastAsia="Times New Roman"/>
            </w:rPr>
            <w:t xml:space="preserve"> from </w:t>
          </w:r>
          <w:proofErr w:type="spellStart"/>
          <w:r>
            <w:rPr>
              <w:rFonts w:eastAsia="Times New Roman"/>
            </w:rPr>
            <w:t>traditional</w:t>
          </w:r>
          <w:proofErr w:type="spellEnd"/>
          <w:r>
            <w:rPr>
              <w:rFonts w:eastAsia="Times New Roman"/>
            </w:rPr>
            <w:t xml:space="preserve"> </w:t>
          </w:r>
          <w:proofErr w:type="spellStart"/>
          <w:r>
            <w:rPr>
              <w:rFonts w:eastAsia="Times New Roman"/>
            </w:rPr>
            <w:t>medicine</w:t>
          </w:r>
          <w:proofErr w:type="spellEnd"/>
          <w:r>
            <w:rPr>
              <w:rFonts w:eastAsia="Times New Roman"/>
            </w:rPr>
            <w:t xml:space="preserve">: </w:t>
          </w:r>
          <w:proofErr w:type="spellStart"/>
          <w:r>
            <w:rPr>
              <w:rFonts w:eastAsia="Times New Roman"/>
            </w:rPr>
            <w:t>sources</w:t>
          </w:r>
          <w:proofErr w:type="spellEnd"/>
          <w:r>
            <w:rPr>
              <w:rFonts w:eastAsia="Times New Roman"/>
            </w:rPr>
            <w:t xml:space="preserve"> of </w:t>
          </w:r>
          <w:proofErr w:type="spellStart"/>
          <w:r>
            <w:rPr>
              <w:rFonts w:eastAsia="Times New Roman"/>
            </w:rPr>
            <w:t>new</w:t>
          </w:r>
          <w:proofErr w:type="spellEnd"/>
          <w:r>
            <w:rPr>
              <w:rFonts w:eastAsia="Times New Roman"/>
            </w:rPr>
            <w:t xml:space="preserve"> </w:t>
          </w:r>
          <w:proofErr w:type="spellStart"/>
          <w:r>
            <w:rPr>
              <w:rFonts w:eastAsia="Times New Roman"/>
            </w:rPr>
            <w:t>innovations</w:t>
          </w:r>
          <w:proofErr w:type="spellEnd"/>
          <w:r>
            <w:rPr>
              <w:rFonts w:eastAsia="Times New Roman"/>
            </w:rPr>
            <w:t xml:space="preserve"> in </w:t>
          </w:r>
          <w:proofErr w:type="spellStart"/>
          <w:r>
            <w:rPr>
              <w:rFonts w:eastAsia="Times New Roman"/>
            </w:rPr>
            <w:t>antibiotic</w:t>
          </w:r>
          <w:proofErr w:type="spellEnd"/>
          <w:r>
            <w:rPr>
              <w:rFonts w:eastAsia="Times New Roman"/>
            </w:rPr>
            <w:t xml:space="preserve"> </w:t>
          </w:r>
          <w:proofErr w:type="spellStart"/>
          <w:r>
            <w:rPr>
              <w:rFonts w:eastAsia="Times New Roman"/>
            </w:rPr>
            <w:t>discovery</w:t>
          </w:r>
          <w:proofErr w:type="spellEnd"/>
          <w:r>
            <w:rPr>
              <w:rFonts w:eastAsia="Times New Roman"/>
            </w:rPr>
            <w:t xml:space="preserve">,” </w:t>
          </w:r>
          <w:r>
            <w:rPr>
              <w:rFonts w:eastAsia="Times New Roman"/>
              <w:i/>
              <w:iCs/>
            </w:rPr>
            <w:t xml:space="preserve">J </w:t>
          </w:r>
          <w:proofErr w:type="spellStart"/>
          <w:r>
            <w:rPr>
              <w:rFonts w:eastAsia="Times New Roman"/>
              <w:i/>
              <w:iCs/>
            </w:rPr>
            <w:t>Med</w:t>
          </w:r>
          <w:proofErr w:type="spellEnd"/>
          <w:r>
            <w:rPr>
              <w:rFonts w:eastAsia="Times New Roman"/>
              <w:i/>
              <w:iCs/>
            </w:rPr>
            <w:t xml:space="preserve"> </w:t>
          </w:r>
          <w:proofErr w:type="spellStart"/>
          <w:r>
            <w:rPr>
              <w:rFonts w:eastAsia="Times New Roman"/>
              <w:i/>
              <w:iCs/>
            </w:rPr>
            <w:t>Microbiol</w:t>
          </w:r>
          <w:proofErr w:type="spellEnd"/>
          <w:r>
            <w:rPr>
              <w:rFonts w:eastAsia="Times New Roman"/>
            </w:rPr>
            <w:t xml:space="preserve">, vol. 69, no. 8, pp. 1040–1048, </w:t>
          </w:r>
          <w:proofErr w:type="spellStart"/>
          <w:r>
            <w:rPr>
              <w:rFonts w:eastAsia="Times New Roman"/>
            </w:rPr>
            <w:t>Aug</w:t>
          </w:r>
          <w:proofErr w:type="spellEnd"/>
          <w:r>
            <w:rPr>
              <w:rFonts w:eastAsia="Times New Roman"/>
            </w:rPr>
            <w:t>. 2020, doi: 10.1099/jmm.0.001232.</w:t>
          </w:r>
        </w:p>
        <w:p w14:paraId="09E5AB6F" w14:textId="77777777" w:rsidR="00FD77ED" w:rsidRDefault="00FD77ED">
          <w:pPr>
            <w:autoSpaceDE w:val="0"/>
            <w:autoSpaceDN w:val="0"/>
            <w:ind w:hanging="640"/>
            <w:divId w:val="1083259377"/>
            <w:rPr>
              <w:rFonts w:eastAsia="Times New Roman"/>
            </w:rPr>
          </w:pPr>
          <w:r>
            <w:rPr>
              <w:rFonts w:eastAsia="Times New Roman"/>
            </w:rPr>
            <w:t>[6]</w:t>
          </w:r>
          <w:r>
            <w:rPr>
              <w:rFonts w:eastAsia="Times New Roman"/>
            </w:rPr>
            <w:tab/>
            <w:t xml:space="preserve">K. F. </w:t>
          </w:r>
          <w:proofErr w:type="spellStart"/>
          <w:r>
            <w:rPr>
              <w:rFonts w:eastAsia="Times New Roman"/>
            </w:rPr>
            <w:t>Chater</w:t>
          </w:r>
          <w:proofErr w:type="spellEnd"/>
          <w:r>
            <w:rPr>
              <w:rFonts w:eastAsia="Times New Roman"/>
            </w:rPr>
            <w:t>, “</w:t>
          </w:r>
          <w:proofErr w:type="spellStart"/>
          <w:r>
            <w:rPr>
              <w:rFonts w:eastAsia="Times New Roman"/>
            </w:rPr>
            <w:t>Recent</w:t>
          </w:r>
          <w:proofErr w:type="spellEnd"/>
          <w:r>
            <w:rPr>
              <w:rFonts w:eastAsia="Times New Roman"/>
            </w:rPr>
            <w:t xml:space="preserve"> </w:t>
          </w:r>
          <w:proofErr w:type="spellStart"/>
          <w:r>
            <w:rPr>
              <w:rFonts w:eastAsia="Times New Roman"/>
            </w:rPr>
            <w:t>advances</w:t>
          </w:r>
          <w:proofErr w:type="spellEnd"/>
          <w:r>
            <w:rPr>
              <w:rFonts w:eastAsia="Times New Roman"/>
            </w:rPr>
            <w:t xml:space="preserve"> in </w:t>
          </w:r>
          <w:proofErr w:type="spellStart"/>
          <w:r>
            <w:rPr>
              <w:rFonts w:eastAsia="Times New Roman"/>
            </w:rPr>
            <w:t>understanding</w:t>
          </w:r>
          <w:proofErr w:type="spellEnd"/>
          <w:r>
            <w:rPr>
              <w:rFonts w:eastAsia="Times New Roman"/>
            </w:rPr>
            <w:t xml:space="preserve"> </w:t>
          </w:r>
          <w:proofErr w:type="spellStart"/>
          <w:r>
            <w:rPr>
              <w:rFonts w:eastAsia="Times New Roman"/>
            </w:rPr>
            <w:t>Streptomyces</w:t>
          </w:r>
          <w:proofErr w:type="spellEnd"/>
          <w:r>
            <w:rPr>
              <w:rFonts w:eastAsia="Times New Roman"/>
            </w:rPr>
            <w:t xml:space="preserve">,” </w:t>
          </w:r>
          <w:r>
            <w:rPr>
              <w:rFonts w:eastAsia="Times New Roman"/>
              <w:i/>
              <w:iCs/>
            </w:rPr>
            <w:t>F1000Res</w:t>
          </w:r>
          <w:r>
            <w:rPr>
              <w:rFonts w:eastAsia="Times New Roman"/>
            </w:rPr>
            <w:t xml:space="preserve">, vol. 5, p. 2795, </w:t>
          </w:r>
          <w:proofErr w:type="spellStart"/>
          <w:r>
            <w:rPr>
              <w:rFonts w:eastAsia="Times New Roman"/>
            </w:rPr>
            <w:t>Nov</w:t>
          </w:r>
          <w:proofErr w:type="spellEnd"/>
          <w:r>
            <w:rPr>
              <w:rFonts w:eastAsia="Times New Roman"/>
            </w:rPr>
            <w:t>. 2016, doi: 10.12688/f1000research.9534.1.</w:t>
          </w:r>
        </w:p>
        <w:p w14:paraId="4AEE6836" w14:textId="77777777" w:rsidR="00FD77ED" w:rsidRDefault="00FD77ED">
          <w:pPr>
            <w:autoSpaceDE w:val="0"/>
            <w:autoSpaceDN w:val="0"/>
            <w:ind w:hanging="640"/>
            <w:divId w:val="1189679882"/>
            <w:rPr>
              <w:rFonts w:eastAsia="Times New Roman"/>
            </w:rPr>
          </w:pPr>
          <w:r>
            <w:rPr>
              <w:rFonts w:eastAsia="Times New Roman"/>
            </w:rPr>
            <w:t>[7]</w:t>
          </w:r>
          <w:r>
            <w:rPr>
              <w:rFonts w:eastAsia="Times New Roman"/>
            </w:rPr>
            <w:tab/>
            <w:t xml:space="preserve">D. L. </w:t>
          </w:r>
          <w:proofErr w:type="spellStart"/>
          <w:r>
            <w:rPr>
              <w:rFonts w:eastAsia="Times New Roman"/>
            </w:rPr>
            <w:t>Sexton</w:t>
          </w:r>
          <w:proofErr w:type="spellEnd"/>
          <w:r>
            <w:rPr>
              <w:rFonts w:eastAsia="Times New Roman"/>
            </w:rPr>
            <w:t xml:space="preserve"> and E. I. </w:t>
          </w:r>
          <w:proofErr w:type="spellStart"/>
          <w:r>
            <w:rPr>
              <w:rFonts w:eastAsia="Times New Roman"/>
            </w:rPr>
            <w:t>Tocheva</w:t>
          </w:r>
          <w:proofErr w:type="spellEnd"/>
          <w:r>
            <w:rPr>
              <w:rFonts w:eastAsia="Times New Roman"/>
            </w:rPr>
            <w:t>, “</w:t>
          </w:r>
          <w:proofErr w:type="spellStart"/>
          <w:r>
            <w:rPr>
              <w:rFonts w:eastAsia="Times New Roman"/>
            </w:rPr>
            <w:t>Ultrastructure</w:t>
          </w:r>
          <w:proofErr w:type="spellEnd"/>
          <w:r>
            <w:rPr>
              <w:rFonts w:eastAsia="Times New Roman"/>
            </w:rPr>
            <w:t xml:space="preserve"> of </w:t>
          </w:r>
          <w:proofErr w:type="spellStart"/>
          <w:r>
            <w:rPr>
              <w:rFonts w:eastAsia="Times New Roman"/>
            </w:rPr>
            <w:t>Exospore</w:t>
          </w:r>
          <w:proofErr w:type="spellEnd"/>
          <w:r>
            <w:rPr>
              <w:rFonts w:eastAsia="Times New Roman"/>
            </w:rPr>
            <w:t xml:space="preserve"> </w:t>
          </w:r>
          <w:proofErr w:type="spellStart"/>
          <w:r>
            <w:rPr>
              <w:rFonts w:eastAsia="Times New Roman"/>
            </w:rPr>
            <w:t>Formation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Revealed</w:t>
          </w:r>
          <w:proofErr w:type="spellEnd"/>
          <w:r>
            <w:rPr>
              <w:rFonts w:eastAsia="Times New Roman"/>
            </w:rPr>
            <w:t xml:space="preserve"> by </w:t>
          </w:r>
          <w:proofErr w:type="spellStart"/>
          <w:r>
            <w:rPr>
              <w:rFonts w:eastAsia="Times New Roman"/>
            </w:rPr>
            <w:t>Cryo-Electron</w:t>
          </w:r>
          <w:proofErr w:type="spellEnd"/>
          <w:r>
            <w:rPr>
              <w:rFonts w:eastAsia="Times New Roman"/>
            </w:rPr>
            <w:t xml:space="preserve"> </w:t>
          </w:r>
          <w:proofErr w:type="spellStart"/>
          <w:r>
            <w:rPr>
              <w:rFonts w:eastAsia="Times New Roman"/>
            </w:rPr>
            <w:t>Tomography</w:t>
          </w:r>
          <w:proofErr w:type="spellEnd"/>
          <w:r>
            <w:rPr>
              <w:rFonts w:eastAsia="Times New Roman"/>
            </w:rPr>
            <w:t xml:space="preserve">,” </w:t>
          </w:r>
          <w:r>
            <w:rPr>
              <w:rFonts w:eastAsia="Times New Roman"/>
              <w:i/>
              <w:iCs/>
            </w:rPr>
            <w:t xml:space="preserve">Front </w:t>
          </w:r>
          <w:proofErr w:type="spellStart"/>
          <w:r>
            <w:rPr>
              <w:rFonts w:eastAsia="Times New Roman"/>
              <w:i/>
              <w:iCs/>
            </w:rPr>
            <w:t>Microbiol</w:t>
          </w:r>
          <w:proofErr w:type="spellEnd"/>
          <w:r>
            <w:rPr>
              <w:rFonts w:eastAsia="Times New Roman"/>
            </w:rPr>
            <w:t>, vol. 11, Sep. 2020, doi: 10.3389/fmicb.2020.581135.</w:t>
          </w:r>
        </w:p>
        <w:p w14:paraId="3720C3DF" w14:textId="77777777" w:rsidR="00FD77ED" w:rsidRDefault="00FD77ED">
          <w:pPr>
            <w:autoSpaceDE w:val="0"/>
            <w:autoSpaceDN w:val="0"/>
            <w:ind w:hanging="640"/>
            <w:divId w:val="217252460"/>
            <w:rPr>
              <w:rFonts w:eastAsia="Times New Roman"/>
            </w:rPr>
          </w:pPr>
          <w:r>
            <w:rPr>
              <w:rFonts w:eastAsia="Times New Roman"/>
            </w:rPr>
            <w:t>[8]</w:t>
          </w:r>
          <w:r>
            <w:rPr>
              <w:rFonts w:eastAsia="Times New Roman"/>
            </w:rPr>
            <w:tab/>
            <w:t xml:space="preserve">K. </w:t>
          </w:r>
          <w:proofErr w:type="spellStart"/>
          <w:r>
            <w:rPr>
              <w:rFonts w:eastAsia="Times New Roman"/>
            </w:rPr>
            <w:t>Alam</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Streptomyces</w:t>
          </w:r>
          <w:proofErr w:type="spellEnd"/>
          <w:r>
            <w:rPr>
              <w:rFonts w:eastAsia="Times New Roman"/>
            </w:rPr>
            <w:t xml:space="preserve">: The </w:t>
          </w:r>
          <w:proofErr w:type="spellStart"/>
          <w:r>
            <w:rPr>
              <w:rFonts w:eastAsia="Times New Roman"/>
            </w:rPr>
            <w:t>biofactory</w:t>
          </w:r>
          <w:proofErr w:type="spellEnd"/>
          <w:r>
            <w:rPr>
              <w:rFonts w:eastAsia="Times New Roman"/>
            </w:rPr>
            <w:t xml:space="preserve"> of </w:t>
          </w:r>
          <w:proofErr w:type="spellStart"/>
          <w:r>
            <w:rPr>
              <w:rFonts w:eastAsia="Times New Roman"/>
            </w:rPr>
            <w:t>secondary</w:t>
          </w:r>
          <w:proofErr w:type="spellEnd"/>
          <w:r>
            <w:rPr>
              <w:rFonts w:eastAsia="Times New Roman"/>
            </w:rPr>
            <w:t xml:space="preserve"> </w:t>
          </w:r>
          <w:proofErr w:type="spellStart"/>
          <w:r>
            <w:rPr>
              <w:rFonts w:eastAsia="Times New Roman"/>
            </w:rPr>
            <w:t>metabolites</w:t>
          </w:r>
          <w:proofErr w:type="spellEnd"/>
          <w:r>
            <w:rPr>
              <w:rFonts w:eastAsia="Times New Roman"/>
            </w:rPr>
            <w:t xml:space="preserve">,” </w:t>
          </w:r>
          <w:r>
            <w:rPr>
              <w:rFonts w:eastAsia="Times New Roman"/>
              <w:i/>
              <w:iCs/>
            </w:rPr>
            <w:t xml:space="preserve">Front </w:t>
          </w:r>
          <w:proofErr w:type="spellStart"/>
          <w:r>
            <w:rPr>
              <w:rFonts w:eastAsia="Times New Roman"/>
              <w:i/>
              <w:iCs/>
            </w:rPr>
            <w:t>Microbiol</w:t>
          </w:r>
          <w:proofErr w:type="spellEnd"/>
          <w:r>
            <w:rPr>
              <w:rFonts w:eastAsia="Times New Roman"/>
            </w:rPr>
            <w:t>, vol. 13, Sep. 2022, doi: 10.3389/fmicb.2022.968053.</w:t>
          </w:r>
        </w:p>
        <w:p w14:paraId="7F071D32" w14:textId="77777777" w:rsidR="00FD77ED" w:rsidRDefault="00FD77ED">
          <w:pPr>
            <w:autoSpaceDE w:val="0"/>
            <w:autoSpaceDN w:val="0"/>
            <w:ind w:hanging="640"/>
            <w:divId w:val="2075659718"/>
            <w:rPr>
              <w:rFonts w:eastAsia="Times New Roman"/>
            </w:rPr>
          </w:pPr>
          <w:r>
            <w:rPr>
              <w:rFonts w:eastAsia="Times New Roman"/>
            </w:rPr>
            <w:t>[9]</w:t>
          </w:r>
          <w:r>
            <w:rPr>
              <w:rFonts w:eastAsia="Times New Roman"/>
            </w:rPr>
            <w:tab/>
            <w:t xml:space="preserve">Z. </w:t>
          </w:r>
          <w:proofErr w:type="spellStart"/>
          <w:r>
            <w:rPr>
              <w:rFonts w:eastAsia="Times New Roman"/>
            </w:rPr>
            <w:t>Liu</w:t>
          </w:r>
          <w:proofErr w:type="spellEnd"/>
          <w:r>
            <w:rPr>
              <w:rFonts w:eastAsia="Times New Roman"/>
            </w:rPr>
            <w:t xml:space="preserve">, Y. </w:t>
          </w:r>
          <w:proofErr w:type="spellStart"/>
          <w:r>
            <w:rPr>
              <w:rFonts w:eastAsia="Times New Roman"/>
            </w:rPr>
            <w:t>Zhao</w:t>
          </w:r>
          <w:proofErr w:type="spellEnd"/>
          <w:r>
            <w:rPr>
              <w:rFonts w:eastAsia="Times New Roman"/>
            </w:rPr>
            <w:t xml:space="preserve">, C. Huang, and Y. </w:t>
          </w:r>
          <w:proofErr w:type="spellStart"/>
          <w:r>
            <w:rPr>
              <w:rFonts w:eastAsia="Times New Roman"/>
            </w:rPr>
            <w:t>Luo</w:t>
          </w:r>
          <w:proofErr w:type="spellEnd"/>
          <w:r>
            <w:rPr>
              <w:rFonts w:eastAsia="Times New Roman"/>
            </w:rPr>
            <w:t>, “</w:t>
          </w:r>
          <w:proofErr w:type="spellStart"/>
          <w:r>
            <w:rPr>
              <w:rFonts w:eastAsia="Times New Roman"/>
            </w:rPr>
            <w:t>Recent</w:t>
          </w:r>
          <w:proofErr w:type="spellEnd"/>
          <w:r>
            <w:rPr>
              <w:rFonts w:eastAsia="Times New Roman"/>
            </w:rPr>
            <w:t xml:space="preserve"> </w:t>
          </w:r>
          <w:proofErr w:type="spellStart"/>
          <w:r>
            <w:rPr>
              <w:rFonts w:eastAsia="Times New Roman"/>
            </w:rPr>
            <w:t>Advances</w:t>
          </w:r>
          <w:proofErr w:type="spellEnd"/>
          <w:r>
            <w:rPr>
              <w:rFonts w:eastAsia="Times New Roman"/>
            </w:rPr>
            <w:t xml:space="preserve"> in </w:t>
          </w:r>
          <w:proofErr w:type="spellStart"/>
          <w:r>
            <w:rPr>
              <w:rFonts w:eastAsia="Times New Roman"/>
            </w:rPr>
            <w:t>Silent</w:t>
          </w:r>
          <w:proofErr w:type="spellEnd"/>
          <w:r>
            <w:rPr>
              <w:rFonts w:eastAsia="Times New Roman"/>
            </w:rPr>
            <w:t xml:space="preserve"> </w:t>
          </w:r>
          <w:proofErr w:type="spellStart"/>
          <w:r>
            <w:rPr>
              <w:rFonts w:eastAsia="Times New Roman"/>
            </w:rPr>
            <w:t>Gene</w:t>
          </w:r>
          <w:proofErr w:type="spellEnd"/>
          <w:r>
            <w:rPr>
              <w:rFonts w:eastAsia="Times New Roman"/>
            </w:rPr>
            <w:t xml:space="preserve"> Cluster </w:t>
          </w:r>
          <w:proofErr w:type="spellStart"/>
          <w:r>
            <w:rPr>
              <w:rFonts w:eastAsia="Times New Roman"/>
            </w:rPr>
            <w:t>Activation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r>
            <w:rPr>
              <w:rFonts w:eastAsia="Times New Roman"/>
              <w:i/>
              <w:iCs/>
            </w:rPr>
            <w:t xml:space="preserve">Front </w:t>
          </w:r>
          <w:proofErr w:type="spellStart"/>
          <w:r>
            <w:rPr>
              <w:rFonts w:eastAsia="Times New Roman"/>
              <w:i/>
              <w:iCs/>
            </w:rPr>
            <w:t>Bioeng</w:t>
          </w:r>
          <w:proofErr w:type="spellEnd"/>
          <w:r>
            <w:rPr>
              <w:rFonts w:eastAsia="Times New Roman"/>
              <w:i/>
              <w:iCs/>
            </w:rPr>
            <w:t xml:space="preserve"> </w:t>
          </w:r>
          <w:proofErr w:type="spellStart"/>
          <w:r>
            <w:rPr>
              <w:rFonts w:eastAsia="Times New Roman"/>
              <w:i/>
              <w:iCs/>
            </w:rPr>
            <w:t>Biotechnol</w:t>
          </w:r>
          <w:proofErr w:type="spellEnd"/>
          <w:r>
            <w:rPr>
              <w:rFonts w:eastAsia="Times New Roman"/>
            </w:rPr>
            <w:t xml:space="preserve">, vol. 9, </w:t>
          </w:r>
          <w:proofErr w:type="spellStart"/>
          <w:r>
            <w:rPr>
              <w:rFonts w:eastAsia="Times New Roman"/>
            </w:rPr>
            <w:t>Feb</w:t>
          </w:r>
          <w:proofErr w:type="spellEnd"/>
          <w:r>
            <w:rPr>
              <w:rFonts w:eastAsia="Times New Roman"/>
            </w:rPr>
            <w:t>. 2021, doi: 10.3389/fbioe.2021.632230.</w:t>
          </w:r>
        </w:p>
        <w:p w14:paraId="4EF8098A" w14:textId="77777777" w:rsidR="00FD77ED" w:rsidRDefault="00FD77ED">
          <w:pPr>
            <w:autoSpaceDE w:val="0"/>
            <w:autoSpaceDN w:val="0"/>
            <w:ind w:hanging="640"/>
            <w:divId w:val="723529729"/>
            <w:rPr>
              <w:rFonts w:eastAsia="Times New Roman"/>
            </w:rPr>
          </w:pPr>
          <w:r>
            <w:rPr>
              <w:rFonts w:eastAsia="Times New Roman"/>
            </w:rPr>
            <w:t>[10]</w:t>
          </w:r>
          <w:r>
            <w:rPr>
              <w:rFonts w:eastAsia="Times New Roman"/>
            </w:rPr>
            <w:tab/>
            <w:t xml:space="preserve">S. </w:t>
          </w:r>
          <w:proofErr w:type="spellStart"/>
          <w:r>
            <w:rPr>
              <w:rFonts w:eastAsia="Times New Roman"/>
            </w:rPr>
            <w:t>Hwang</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Streptomyces</w:t>
          </w:r>
          <w:proofErr w:type="spellEnd"/>
          <w:r>
            <w:rPr>
              <w:rFonts w:eastAsia="Times New Roman"/>
            </w:rPr>
            <w:t xml:space="preserve"> as </w:t>
          </w:r>
          <w:proofErr w:type="spellStart"/>
          <w:r>
            <w:rPr>
              <w:rFonts w:eastAsia="Times New Roman"/>
            </w:rPr>
            <w:t>Microbial</w:t>
          </w:r>
          <w:proofErr w:type="spellEnd"/>
          <w:r>
            <w:rPr>
              <w:rFonts w:eastAsia="Times New Roman"/>
            </w:rPr>
            <w:t xml:space="preserve"> Chassis for </w:t>
          </w:r>
          <w:proofErr w:type="spellStart"/>
          <w:r>
            <w:rPr>
              <w:rFonts w:eastAsia="Times New Roman"/>
            </w:rPr>
            <w:t>Heterologous</w:t>
          </w:r>
          <w:proofErr w:type="spellEnd"/>
          <w:r>
            <w:rPr>
              <w:rFonts w:eastAsia="Times New Roman"/>
            </w:rPr>
            <w:t xml:space="preserve"> Protein </w:t>
          </w:r>
          <w:proofErr w:type="spellStart"/>
          <w:r>
            <w:rPr>
              <w:rFonts w:eastAsia="Times New Roman"/>
            </w:rPr>
            <w:t>Expression</w:t>
          </w:r>
          <w:proofErr w:type="spellEnd"/>
          <w:r>
            <w:rPr>
              <w:rFonts w:eastAsia="Times New Roman"/>
            </w:rPr>
            <w:t xml:space="preserve">,” </w:t>
          </w:r>
          <w:r>
            <w:rPr>
              <w:rFonts w:eastAsia="Times New Roman"/>
              <w:i/>
              <w:iCs/>
            </w:rPr>
            <w:t xml:space="preserve">Front </w:t>
          </w:r>
          <w:proofErr w:type="spellStart"/>
          <w:r>
            <w:rPr>
              <w:rFonts w:eastAsia="Times New Roman"/>
              <w:i/>
              <w:iCs/>
            </w:rPr>
            <w:t>Bioeng</w:t>
          </w:r>
          <w:proofErr w:type="spellEnd"/>
          <w:r>
            <w:rPr>
              <w:rFonts w:eastAsia="Times New Roman"/>
              <w:i/>
              <w:iCs/>
            </w:rPr>
            <w:t xml:space="preserve"> </w:t>
          </w:r>
          <w:proofErr w:type="spellStart"/>
          <w:r>
            <w:rPr>
              <w:rFonts w:eastAsia="Times New Roman"/>
              <w:i/>
              <w:iCs/>
            </w:rPr>
            <w:t>Biotechnol</w:t>
          </w:r>
          <w:proofErr w:type="spellEnd"/>
          <w:r>
            <w:rPr>
              <w:rFonts w:eastAsia="Times New Roman"/>
            </w:rPr>
            <w:t>, vol. 9, Dec. 2021, doi: 10.3389/fbioe.2021.804295.</w:t>
          </w:r>
        </w:p>
        <w:p w14:paraId="1C92CF13" w14:textId="77777777" w:rsidR="00FD77ED" w:rsidRDefault="00FD77ED">
          <w:pPr>
            <w:autoSpaceDE w:val="0"/>
            <w:autoSpaceDN w:val="0"/>
            <w:ind w:hanging="640"/>
            <w:divId w:val="936668678"/>
            <w:rPr>
              <w:rFonts w:eastAsia="Times New Roman"/>
            </w:rPr>
          </w:pPr>
          <w:r>
            <w:rPr>
              <w:rFonts w:eastAsia="Times New Roman"/>
            </w:rPr>
            <w:t>[11]</w:t>
          </w:r>
          <w:r>
            <w:rPr>
              <w:rFonts w:eastAsia="Times New Roman"/>
            </w:rPr>
            <w:tab/>
            <w:t xml:space="preserve">S. </w:t>
          </w:r>
          <w:proofErr w:type="spellStart"/>
          <w:r>
            <w:rPr>
              <w:rFonts w:eastAsia="Times New Roman"/>
            </w:rPr>
            <w:t>Schlimpert</w:t>
          </w:r>
          <w:proofErr w:type="spellEnd"/>
          <w:r>
            <w:rPr>
              <w:rFonts w:eastAsia="Times New Roman"/>
            </w:rPr>
            <w:t xml:space="preserve"> and M. A. Elliot, “The Best of Both </w:t>
          </w:r>
          <w:proofErr w:type="spellStart"/>
          <w:r>
            <w:rPr>
              <w:rFonts w:eastAsia="Times New Roman"/>
            </w:rPr>
            <w:t>Worlds</w:t>
          </w:r>
          <w:proofErr w:type="spellEnd"/>
          <w:r>
            <w:rPr>
              <w:rFonts w:eastAsia="Times New Roman"/>
            </w:rPr>
            <w:t>—</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and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as Model </w:t>
          </w:r>
          <w:proofErr w:type="spellStart"/>
          <w:r>
            <w:rPr>
              <w:rFonts w:eastAsia="Times New Roman"/>
            </w:rPr>
            <w:t>Species</w:t>
          </w:r>
          <w:proofErr w:type="spellEnd"/>
          <w:r>
            <w:rPr>
              <w:rFonts w:eastAsia="Times New Roman"/>
            </w:rPr>
            <w:t xml:space="preserve"> for </w:t>
          </w:r>
          <w:proofErr w:type="spellStart"/>
          <w:r>
            <w:rPr>
              <w:rFonts w:eastAsia="Times New Roman"/>
            </w:rPr>
            <w:t>Studying</w:t>
          </w:r>
          <w:proofErr w:type="spellEnd"/>
          <w:r>
            <w:rPr>
              <w:rFonts w:eastAsia="Times New Roman"/>
            </w:rPr>
            <w:t xml:space="preserve"> </w:t>
          </w:r>
          <w:proofErr w:type="spellStart"/>
          <w:r>
            <w:rPr>
              <w:rFonts w:eastAsia="Times New Roman"/>
            </w:rPr>
            <w:t>Antibiotic</w:t>
          </w:r>
          <w:proofErr w:type="spellEnd"/>
          <w:r>
            <w:rPr>
              <w:rFonts w:eastAsia="Times New Roman"/>
            </w:rPr>
            <w:t xml:space="preserve"> </w:t>
          </w:r>
          <w:proofErr w:type="spellStart"/>
          <w:r>
            <w:rPr>
              <w:rFonts w:eastAsia="Times New Roman"/>
            </w:rPr>
            <w:t>Production</w:t>
          </w:r>
          <w:proofErr w:type="spellEnd"/>
          <w:r>
            <w:rPr>
              <w:rFonts w:eastAsia="Times New Roman"/>
            </w:rPr>
            <w:t xml:space="preserve"> and </w:t>
          </w:r>
          <w:proofErr w:type="spellStart"/>
          <w:r>
            <w:rPr>
              <w:rFonts w:eastAsia="Times New Roman"/>
            </w:rPr>
            <w:t>Bacterial</w:t>
          </w:r>
          <w:proofErr w:type="spellEnd"/>
          <w:r>
            <w:rPr>
              <w:rFonts w:eastAsia="Times New Roman"/>
            </w:rPr>
            <w:t xml:space="preserve"> </w:t>
          </w:r>
          <w:proofErr w:type="spellStart"/>
          <w:r>
            <w:rPr>
              <w:rFonts w:eastAsia="Times New Roman"/>
            </w:rPr>
            <w:t>Multicellular</w:t>
          </w:r>
          <w:proofErr w:type="spellEnd"/>
          <w:r>
            <w:rPr>
              <w:rFonts w:eastAsia="Times New Roman"/>
            </w:rPr>
            <w:t xml:space="preserve"> Development,” </w:t>
          </w:r>
          <w:r>
            <w:rPr>
              <w:rFonts w:eastAsia="Times New Roman"/>
              <w:i/>
              <w:iCs/>
            </w:rPr>
            <w:t xml:space="preserve">J </w:t>
          </w:r>
          <w:proofErr w:type="spellStart"/>
          <w:r>
            <w:rPr>
              <w:rFonts w:eastAsia="Times New Roman"/>
              <w:i/>
              <w:iCs/>
            </w:rPr>
            <w:t>Bacteriol</w:t>
          </w:r>
          <w:proofErr w:type="spellEnd"/>
          <w:r>
            <w:rPr>
              <w:rFonts w:eastAsia="Times New Roman"/>
            </w:rPr>
            <w:t>, vol. 205, no. 7, Jul. 2023, doi: 10.1128/jb.00153-23.</w:t>
          </w:r>
        </w:p>
        <w:p w14:paraId="471EBA82" w14:textId="77777777" w:rsidR="00FD77ED" w:rsidRDefault="00FD77ED">
          <w:pPr>
            <w:autoSpaceDE w:val="0"/>
            <w:autoSpaceDN w:val="0"/>
            <w:ind w:hanging="640"/>
            <w:divId w:val="935597854"/>
            <w:rPr>
              <w:rFonts w:eastAsia="Times New Roman"/>
            </w:rPr>
          </w:pPr>
          <w:r>
            <w:rPr>
              <w:rFonts w:eastAsia="Times New Roman"/>
            </w:rPr>
            <w:t>[12]</w:t>
          </w:r>
          <w:r>
            <w:rPr>
              <w:rFonts w:eastAsia="Times New Roman"/>
            </w:rPr>
            <w:tab/>
            <w:t xml:space="preserve">L. V </w:t>
          </w:r>
          <w:proofErr w:type="spellStart"/>
          <w:r>
            <w:rPr>
              <w:rFonts w:eastAsia="Times New Roman"/>
            </w:rPr>
            <w:t>Bystrykh</w:t>
          </w:r>
          <w:proofErr w:type="spellEnd"/>
          <w:r>
            <w:rPr>
              <w:rFonts w:eastAsia="Times New Roman"/>
            </w:rPr>
            <w:t xml:space="preserve">, M. A. </w:t>
          </w:r>
          <w:proofErr w:type="spellStart"/>
          <w:r>
            <w:rPr>
              <w:rFonts w:eastAsia="Times New Roman"/>
            </w:rPr>
            <w:t>Fernández</w:t>
          </w:r>
          <w:proofErr w:type="spellEnd"/>
          <w:r>
            <w:rPr>
              <w:rFonts w:eastAsia="Times New Roman"/>
            </w:rPr>
            <w:t xml:space="preserve">-Moreno, J. K. </w:t>
          </w:r>
          <w:proofErr w:type="spellStart"/>
          <w:r>
            <w:rPr>
              <w:rFonts w:eastAsia="Times New Roman"/>
            </w:rPr>
            <w:t>Herrema</w:t>
          </w:r>
          <w:proofErr w:type="spellEnd"/>
          <w:r>
            <w:rPr>
              <w:rFonts w:eastAsia="Times New Roman"/>
            </w:rPr>
            <w:t xml:space="preserve">, F. </w:t>
          </w:r>
          <w:proofErr w:type="spellStart"/>
          <w:r>
            <w:rPr>
              <w:rFonts w:eastAsia="Times New Roman"/>
            </w:rPr>
            <w:t>Malpartida</w:t>
          </w:r>
          <w:proofErr w:type="spellEnd"/>
          <w:r>
            <w:rPr>
              <w:rFonts w:eastAsia="Times New Roman"/>
            </w:rPr>
            <w:t xml:space="preserve">, D. A. </w:t>
          </w:r>
          <w:proofErr w:type="spellStart"/>
          <w:r>
            <w:rPr>
              <w:rFonts w:eastAsia="Times New Roman"/>
            </w:rPr>
            <w:t>Hopwood</w:t>
          </w:r>
          <w:proofErr w:type="spellEnd"/>
          <w:r>
            <w:rPr>
              <w:rFonts w:eastAsia="Times New Roman"/>
            </w:rPr>
            <w:t xml:space="preserve">, and L. </w:t>
          </w:r>
          <w:proofErr w:type="spellStart"/>
          <w:r>
            <w:rPr>
              <w:rFonts w:eastAsia="Times New Roman"/>
            </w:rPr>
            <w:t>Dijkhuizen</w:t>
          </w:r>
          <w:proofErr w:type="spellEnd"/>
          <w:r>
            <w:rPr>
              <w:rFonts w:eastAsia="Times New Roman"/>
            </w:rPr>
            <w:t>, “</w:t>
          </w:r>
          <w:proofErr w:type="spellStart"/>
          <w:r>
            <w:rPr>
              <w:rFonts w:eastAsia="Times New Roman"/>
            </w:rPr>
            <w:t>Production</w:t>
          </w:r>
          <w:proofErr w:type="spellEnd"/>
          <w:r>
            <w:rPr>
              <w:rFonts w:eastAsia="Times New Roman"/>
            </w:rPr>
            <w:t xml:space="preserve"> of </w:t>
          </w:r>
          <w:proofErr w:type="spellStart"/>
          <w:r>
            <w:rPr>
              <w:rFonts w:eastAsia="Times New Roman"/>
            </w:rPr>
            <w:t>actinorhodin-related</w:t>
          </w:r>
          <w:proofErr w:type="spellEnd"/>
          <w:r>
            <w:rPr>
              <w:rFonts w:eastAsia="Times New Roman"/>
            </w:rPr>
            <w:t xml:space="preserve"> ‘</w:t>
          </w:r>
          <w:proofErr w:type="spellStart"/>
          <w:r>
            <w:rPr>
              <w:rFonts w:eastAsia="Times New Roman"/>
            </w:rPr>
            <w:t>blue</w:t>
          </w:r>
          <w:proofErr w:type="spellEnd"/>
          <w:r>
            <w:rPr>
              <w:rFonts w:eastAsia="Times New Roman"/>
            </w:rPr>
            <w:t xml:space="preserve"> </w:t>
          </w:r>
          <w:proofErr w:type="spellStart"/>
          <w:r>
            <w:rPr>
              <w:rFonts w:eastAsia="Times New Roman"/>
            </w:rPr>
            <w:t>pigments</w:t>
          </w:r>
          <w:proofErr w:type="spellEnd"/>
          <w:r>
            <w:rPr>
              <w:rFonts w:eastAsia="Times New Roman"/>
            </w:rPr>
            <w:t xml:space="preserve">’ by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A3(2),” </w:t>
          </w:r>
          <w:r>
            <w:rPr>
              <w:rFonts w:eastAsia="Times New Roman"/>
              <w:i/>
              <w:iCs/>
            </w:rPr>
            <w:t xml:space="preserve">J </w:t>
          </w:r>
          <w:proofErr w:type="spellStart"/>
          <w:r>
            <w:rPr>
              <w:rFonts w:eastAsia="Times New Roman"/>
              <w:i/>
              <w:iCs/>
            </w:rPr>
            <w:t>Bacteriol</w:t>
          </w:r>
          <w:proofErr w:type="spellEnd"/>
          <w:r>
            <w:rPr>
              <w:rFonts w:eastAsia="Times New Roman"/>
            </w:rPr>
            <w:t xml:space="preserve">, vol. 178, no. 8, pp. 2238–2244, </w:t>
          </w:r>
          <w:proofErr w:type="spellStart"/>
          <w:r>
            <w:rPr>
              <w:rFonts w:eastAsia="Times New Roman"/>
            </w:rPr>
            <w:t>Apr</w:t>
          </w:r>
          <w:proofErr w:type="spellEnd"/>
          <w:r>
            <w:rPr>
              <w:rFonts w:eastAsia="Times New Roman"/>
            </w:rPr>
            <w:t>. 1996, doi: 10.1128/jb.178.8.2238-2244.1996.</w:t>
          </w:r>
        </w:p>
        <w:p w14:paraId="00E5E652" w14:textId="77777777" w:rsidR="00FD77ED" w:rsidRDefault="00FD77ED">
          <w:pPr>
            <w:autoSpaceDE w:val="0"/>
            <w:autoSpaceDN w:val="0"/>
            <w:ind w:hanging="640"/>
            <w:divId w:val="90131312"/>
            <w:rPr>
              <w:rFonts w:eastAsia="Times New Roman"/>
            </w:rPr>
          </w:pPr>
          <w:r>
            <w:rPr>
              <w:rFonts w:eastAsia="Times New Roman"/>
            </w:rPr>
            <w:t>[13]</w:t>
          </w:r>
          <w:r>
            <w:rPr>
              <w:rFonts w:eastAsia="Times New Roman"/>
            </w:rPr>
            <w:tab/>
            <w:t xml:space="preserve">D. Sun, C. </w:t>
          </w:r>
          <w:proofErr w:type="spellStart"/>
          <w:r>
            <w:rPr>
              <w:rFonts w:eastAsia="Times New Roman"/>
            </w:rPr>
            <w:t>Liu</w:t>
          </w:r>
          <w:proofErr w:type="spellEnd"/>
          <w:r>
            <w:rPr>
              <w:rFonts w:eastAsia="Times New Roman"/>
            </w:rPr>
            <w:t xml:space="preserve">, J. </w:t>
          </w:r>
          <w:proofErr w:type="spellStart"/>
          <w:r>
            <w:rPr>
              <w:rFonts w:eastAsia="Times New Roman"/>
            </w:rPr>
            <w:t>Zhu</w:t>
          </w:r>
          <w:proofErr w:type="spellEnd"/>
          <w:r>
            <w:rPr>
              <w:rFonts w:eastAsia="Times New Roman"/>
            </w:rPr>
            <w:t xml:space="preserve">, and W. </w:t>
          </w:r>
          <w:proofErr w:type="spellStart"/>
          <w:r>
            <w:rPr>
              <w:rFonts w:eastAsia="Times New Roman"/>
            </w:rPr>
            <w:t>Liu</w:t>
          </w:r>
          <w:proofErr w:type="spellEnd"/>
          <w:r>
            <w:rPr>
              <w:rFonts w:eastAsia="Times New Roman"/>
            </w:rPr>
            <w:t>, “</w:t>
          </w:r>
          <w:proofErr w:type="spellStart"/>
          <w:r>
            <w:rPr>
              <w:rFonts w:eastAsia="Times New Roman"/>
            </w:rPr>
            <w:t>Connecting</w:t>
          </w:r>
          <w:proofErr w:type="spellEnd"/>
          <w:r>
            <w:rPr>
              <w:rFonts w:eastAsia="Times New Roman"/>
            </w:rPr>
            <w:t xml:space="preserve"> </w:t>
          </w:r>
          <w:proofErr w:type="spellStart"/>
          <w:r>
            <w:rPr>
              <w:rFonts w:eastAsia="Times New Roman"/>
            </w:rPr>
            <w:t>Metabolic</w:t>
          </w:r>
          <w:proofErr w:type="spellEnd"/>
          <w:r>
            <w:rPr>
              <w:rFonts w:eastAsia="Times New Roman"/>
            </w:rPr>
            <w:t xml:space="preserve"> </w:t>
          </w:r>
          <w:proofErr w:type="spellStart"/>
          <w:r>
            <w:rPr>
              <w:rFonts w:eastAsia="Times New Roman"/>
            </w:rPr>
            <w:t>Pathways</w:t>
          </w:r>
          <w:proofErr w:type="spellEnd"/>
          <w:r>
            <w:rPr>
              <w:rFonts w:eastAsia="Times New Roman"/>
            </w:rPr>
            <w:t xml:space="preserve">: Sigma </w:t>
          </w:r>
          <w:proofErr w:type="spellStart"/>
          <w:r>
            <w:rPr>
              <w:rFonts w:eastAsia="Times New Roman"/>
            </w:rPr>
            <w:t>Factors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spp</w:t>
          </w:r>
          <w:proofErr w:type="spellEnd"/>
          <w:r>
            <w:rPr>
              <w:rFonts w:eastAsia="Times New Roman"/>
            </w:rPr>
            <w:t xml:space="preserve">.,” </w:t>
          </w:r>
          <w:r>
            <w:rPr>
              <w:rFonts w:eastAsia="Times New Roman"/>
              <w:i/>
              <w:iCs/>
            </w:rPr>
            <w:t xml:space="preserve">Front </w:t>
          </w:r>
          <w:proofErr w:type="spellStart"/>
          <w:r>
            <w:rPr>
              <w:rFonts w:eastAsia="Times New Roman"/>
              <w:i/>
              <w:iCs/>
            </w:rPr>
            <w:t>Microbiol</w:t>
          </w:r>
          <w:proofErr w:type="spellEnd"/>
          <w:r>
            <w:rPr>
              <w:rFonts w:eastAsia="Times New Roman"/>
            </w:rPr>
            <w:t>, vol. 8, Dec. 2017, doi: 10.3389/fmicb.2017.02546.</w:t>
          </w:r>
        </w:p>
        <w:p w14:paraId="0EC18A25" w14:textId="77777777" w:rsidR="00FD77ED" w:rsidRDefault="00FD77ED">
          <w:pPr>
            <w:autoSpaceDE w:val="0"/>
            <w:autoSpaceDN w:val="0"/>
            <w:ind w:hanging="640"/>
            <w:divId w:val="735588329"/>
            <w:rPr>
              <w:rFonts w:eastAsia="Times New Roman"/>
            </w:rPr>
          </w:pPr>
          <w:r>
            <w:rPr>
              <w:rFonts w:eastAsia="Times New Roman"/>
            </w:rPr>
            <w:lastRenderedPageBreak/>
            <w:t>[14]</w:t>
          </w:r>
          <w:r>
            <w:rPr>
              <w:rFonts w:eastAsia="Times New Roman"/>
            </w:rPr>
            <w:tab/>
            <w:t xml:space="preserve">E. Lee </w:t>
          </w:r>
          <w:r>
            <w:rPr>
              <w:rFonts w:eastAsia="Times New Roman"/>
              <w:i/>
              <w:iCs/>
            </w:rPr>
            <w:t>et al.</w:t>
          </w:r>
          <w:r>
            <w:rPr>
              <w:rFonts w:eastAsia="Times New Roman"/>
            </w:rPr>
            <w:t xml:space="preserve">, “A master regulator σ B </w:t>
          </w:r>
          <w:proofErr w:type="spellStart"/>
          <w:r>
            <w:rPr>
              <w:rFonts w:eastAsia="Times New Roman"/>
            </w:rPr>
            <w:t>governs</w:t>
          </w:r>
          <w:proofErr w:type="spellEnd"/>
          <w:r>
            <w:rPr>
              <w:rFonts w:eastAsia="Times New Roman"/>
            </w:rPr>
            <w:t xml:space="preserve"> </w:t>
          </w:r>
          <w:proofErr w:type="spellStart"/>
          <w:r>
            <w:rPr>
              <w:rFonts w:eastAsia="Times New Roman"/>
            </w:rPr>
            <w:t>osmotic</w:t>
          </w:r>
          <w:proofErr w:type="spellEnd"/>
          <w:r>
            <w:rPr>
              <w:rFonts w:eastAsia="Times New Roman"/>
            </w:rPr>
            <w:t xml:space="preserve"> and </w:t>
          </w:r>
          <w:proofErr w:type="spellStart"/>
          <w:r>
            <w:rPr>
              <w:rFonts w:eastAsia="Times New Roman"/>
            </w:rPr>
            <w:t>oxidative</w:t>
          </w:r>
          <w:proofErr w:type="spellEnd"/>
          <w:r>
            <w:rPr>
              <w:rFonts w:eastAsia="Times New Roman"/>
            </w:rPr>
            <w:t xml:space="preserve"> </w:t>
          </w:r>
          <w:proofErr w:type="spellStart"/>
          <w:r>
            <w:rPr>
              <w:rFonts w:eastAsia="Times New Roman"/>
            </w:rPr>
            <w:t>response</w:t>
          </w:r>
          <w:proofErr w:type="spellEnd"/>
          <w:r>
            <w:rPr>
              <w:rFonts w:eastAsia="Times New Roman"/>
            </w:rPr>
            <w:t xml:space="preserve"> as </w:t>
          </w:r>
          <w:proofErr w:type="spellStart"/>
          <w:r>
            <w:rPr>
              <w:rFonts w:eastAsia="Times New Roman"/>
            </w:rPr>
            <w:t>well</w:t>
          </w:r>
          <w:proofErr w:type="spellEnd"/>
          <w:r>
            <w:rPr>
              <w:rFonts w:eastAsia="Times New Roman"/>
            </w:rPr>
            <w:t xml:space="preserve"> as </w:t>
          </w:r>
          <w:proofErr w:type="spellStart"/>
          <w:r>
            <w:rPr>
              <w:rFonts w:eastAsia="Times New Roman"/>
            </w:rPr>
            <w:t>differentiation</w:t>
          </w:r>
          <w:proofErr w:type="spellEnd"/>
          <w:r>
            <w:rPr>
              <w:rFonts w:eastAsia="Times New Roman"/>
            </w:rPr>
            <w:t xml:space="preserve"> via a network of sigma </w:t>
          </w:r>
          <w:proofErr w:type="spellStart"/>
          <w:r>
            <w:rPr>
              <w:rFonts w:eastAsia="Times New Roman"/>
            </w:rPr>
            <w:t>factors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r>
            <w:rPr>
              <w:rFonts w:eastAsia="Times New Roman"/>
              <w:i/>
              <w:iCs/>
            </w:rPr>
            <w:t xml:space="preserve">Mol </w:t>
          </w:r>
          <w:proofErr w:type="spellStart"/>
          <w:r>
            <w:rPr>
              <w:rFonts w:eastAsia="Times New Roman"/>
              <w:i/>
              <w:iCs/>
            </w:rPr>
            <w:t>Microbiol</w:t>
          </w:r>
          <w:proofErr w:type="spellEnd"/>
          <w:r>
            <w:rPr>
              <w:rFonts w:eastAsia="Times New Roman"/>
            </w:rPr>
            <w:t>, vol. 57, no. 5, pp. 1252–1264, Sep. 2005, doi: 10.1111/j.1365-2958.2005.04761.x.</w:t>
          </w:r>
        </w:p>
        <w:p w14:paraId="31DD6351" w14:textId="77777777" w:rsidR="00FD77ED" w:rsidRDefault="00FD77ED">
          <w:pPr>
            <w:autoSpaceDE w:val="0"/>
            <w:autoSpaceDN w:val="0"/>
            <w:ind w:hanging="640"/>
            <w:divId w:val="763721228"/>
            <w:rPr>
              <w:rFonts w:eastAsia="Times New Roman"/>
            </w:rPr>
          </w:pPr>
          <w:r>
            <w:rPr>
              <w:rFonts w:eastAsia="Times New Roman"/>
            </w:rPr>
            <w:t>[15]</w:t>
          </w:r>
          <w:r>
            <w:rPr>
              <w:rFonts w:eastAsia="Times New Roman"/>
            </w:rPr>
            <w:tab/>
            <w:t>A. Romero-</w:t>
          </w:r>
          <w:proofErr w:type="spellStart"/>
          <w:r>
            <w:rPr>
              <w:rFonts w:eastAsia="Times New Roman"/>
            </w:rPr>
            <w:t>Rodríguez</w:t>
          </w:r>
          <w:proofErr w:type="spellEnd"/>
          <w:r>
            <w:rPr>
              <w:rFonts w:eastAsia="Times New Roman"/>
            </w:rPr>
            <w:t xml:space="preserve">, I. </w:t>
          </w:r>
          <w:proofErr w:type="spellStart"/>
          <w:r>
            <w:rPr>
              <w:rFonts w:eastAsia="Times New Roman"/>
            </w:rPr>
            <w:t>Robledo-Casados</w:t>
          </w:r>
          <w:proofErr w:type="spellEnd"/>
          <w:r>
            <w:rPr>
              <w:rFonts w:eastAsia="Times New Roman"/>
            </w:rPr>
            <w:t xml:space="preserve">, and S. </w:t>
          </w:r>
          <w:proofErr w:type="spellStart"/>
          <w:r>
            <w:rPr>
              <w:rFonts w:eastAsia="Times New Roman"/>
            </w:rPr>
            <w:t>Sánchez</w:t>
          </w:r>
          <w:proofErr w:type="spellEnd"/>
          <w:r>
            <w:rPr>
              <w:rFonts w:eastAsia="Times New Roman"/>
            </w:rPr>
            <w:t>, “</w:t>
          </w:r>
          <w:proofErr w:type="spellStart"/>
          <w:r>
            <w:rPr>
              <w:rFonts w:eastAsia="Times New Roman"/>
            </w:rPr>
            <w:t>An</w:t>
          </w:r>
          <w:proofErr w:type="spellEnd"/>
          <w:r>
            <w:rPr>
              <w:rFonts w:eastAsia="Times New Roman"/>
            </w:rPr>
            <w:t xml:space="preserve"> </w:t>
          </w:r>
          <w:proofErr w:type="spellStart"/>
          <w:r>
            <w:rPr>
              <w:rFonts w:eastAsia="Times New Roman"/>
            </w:rPr>
            <w:t>overview</w:t>
          </w:r>
          <w:proofErr w:type="spellEnd"/>
          <w:r>
            <w:rPr>
              <w:rFonts w:eastAsia="Times New Roman"/>
            </w:rPr>
            <w:t xml:space="preserve"> on </w:t>
          </w:r>
          <w:proofErr w:type="spellStart"/>
          <w:r>
            <w:rPr>
              <w:rFonts w:eastAsia="Times New Roman"/>
            </w:rPr>
            <w:t>transcriptional</w:t>
          </w:r>
          <w:proofErr w:type="spellEnd"/>
          <w:r>
            <w:rPr>
              <w:rFonts w:eastAsia="Times New Roman"/>
            </w:rPr>
            <w:t xml:space="preserve"> </w:t>
          </w:r>
          <w:proofErr w:type="spellStart"/>
          <w:r>
            <w:rPr>
              <w:rFonts w:eastAsia="Times New Roman"/>
            </w:rPr>
            <w:t>regulators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i/>
              <w:iCs/>
            </w:rPr>
            <w:t>Biochimica</w:t>
          </w:r>
          <w:proofErr w:type="spellEnd"/>
          <w:r>
            <w:rPr>
              <w:rFonts w:eastAsia="Times New Roman"/>
              <w:i/>
              <w:iCs/>
            </w:rPr>
            <w:t xml:space="preserve"> et </w:t>
          </w:r>
          <w:proofErr w:type="spellStart"/>
          <w:r>
            <w:rPr>
              <w:rFonts w:eastAsia="Times New Roman"/>
              <w:i/>
              <w:iCs/>
            </w:rPr>
            <w:t>Biophysica</w:t>
          </w:r>
          <w:proofErr w:type="spellEnd"/>
          <w:r>
            <w:rPr>
              <w:rFonts w:eastAsia="Times New Roman"/>
              <w:i/>
              <w:iCs/>
            </w:rPr>
            <w:t xml:space="preserve"> Acta (BBA) - </w:t>
          </w:r>
          <w:proofErr w:type="spellStart"/>
          <w:r>
            <w:rPr>
              <w:rFonts w:eastAsia="Times New Roman"/>
              <w:i/>
              <w:iCs/>
            </w:rPr>
            <w:t>Gene</w:t>
          </w:r>
          <w:proofErr w:type="spellEnd"/>
          <w:r>
            <w:rPr>
              <w:rFonts w:eastAsia="Times New Roman"/>
              <w:i/>
              <w:iCs/>
            </w:rPr>
            <w:t xml:space="preserve"> Regulatory </w:t>
          </w:r>
          <w:proofErr w:type="spellStart"/>
          <w:r>
            <w:rPr>
              <w:rFonts w:eastAsia="Times New Roman"/>
              <w:i/>
              <w:iCs/>
            </w:rPr>
            <w:t>Mechanisms</w:t>
          </w:r>
          <w:proofErr w:type="spellEnd"/>
          <w:r>
            <w:rPr>
              <w:rFonts w:eastAsia="Times New Roman"/>
            </w:rPr>
            <w:t xml:space="preserve">, vol. 1849, no. 8, pp. 1017–1039, </w:t>
          </w:r>
          <w:proofErr w:type="spellStart"/>
          <w:r>
            <w:rPr>
              <w:rFonts w:eastAsia="Times New Roman"/>
            </w:rPr>
            <w:t>Aug</w:t>
          </w:r>
          <w:proofErr w:type="spellEnd"/>
          <w:r>
            <w:rPr>
              <w:rFonts w:eastAsia="Times New Roman"/>
            </w:rPr>
            <w:t>. 2015, doi: 10.1016/j.bbagrm.2015.06.007.</w:t>
          </w:r>
        </w:p>
        <w:p w14:paraId="1537F069" w14:textId="77777777" w:rsidR="00FD77ED" w:rsidRDefault="00FD77ED">
          <w:pPr>
            <w:autoSpaceDE w:val="0"/>
            <w:autoSpaceDN w:val="0"/>
            <w:ind w:hanging="640"/>
            <w:divId w:val="245113670"/>
            <w:rPr>
              <w:rFonts w:eastAsia="Times New Roman"/>
            </w:rPr>
          </w:pPr>
          <w:r>
            <w:rPr>
              <w:rFonts w:eastAsia="Times New Roman"/>
            </w:rPr>
            <w:t>[16]</w:t>
          </w:r>
          <w:r>
            <w:rPr>
              <w:rFonts w:eastAsia="Times New Roman"/>
            </w:rPr>
            <w:tab/>
            <w:t>M. J. Szafran, D. Jakimowicz, and M. A. Elliot, “</w:t>
          </w:r>
          <w:proofErr w:type="spellStart"/>
          <w:r>
            <w:rPr>
              <w:rFonts w:eastAsia="Times New Roman"/>
            </w:rPr>
            <w:t>Compaction</w:t>
          </w:r>
          <w:proofErr w:type="spellEnd"/>
          <w:r>
            <w:rPr>
              <w:rFonts w:eastAsia="Times New Roman"/>
            </w:rPr>
            <w:t xml:space="preserve"> and </w:t>
          </w:r>
          <w:proofErr w:type="spellStart"/>
          <w:r>
            <w:rPr>
              <w:rFonts w:eastAsia="Times New Roman"/>
            </w:rPr>
            <w:t>control</w:t>
          </w:r>
          <w:proofErr w:type="spellEnd"/>
          <w:r>
            <w:rPr>
              <w:rFonts w:eastAsia="Times New Roman"/>
            </w:rPr>
            <w:t xml:space="preserve">—the role of </w:t>
          </w:r>
          <w:proofErr w:type="spellStart"/>
          <w:r>
            <w:rPr>
              <w:rFonts w:eastAsia="Times New Roman"/>
            </w:rPr>
            <w:t>chromosome-organizing</w:t>
          </w:r>
          <w:proofErr w:type="spellEnd"/>
          <w:r>
            <w:rPr>
              <w:rFonts w:eastAsia="Times New Roman"/>
            </w:rPr>
            <w:t xml:space="preserve"> </w:t>
          </w:r>
          <w:proofErr w:type="spellStart"/>
          <w:r>
            <w:rPr>
              <w:rFonts w:eastAsia="Times New Roman"/>
            </w:rPr>
            <w:t>proteins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r>
            <w:rPr>
              <w:rFonts w:eastAsia="Times New Roman"/>
              <w:i/>
              <w:iCs/>
            </w:rPr>
            <w:t xml:space="preserve">FEMS </w:t>
          </w:r>
          <w:proofErr w:type="spellStart"/>
          <w:r>
            <w:rPr>
              <w:rFonts w:eastAsia="Times New Roman"/>
              <w:i/>
              <w:iCs/>
            </w:rPr>
            <w:t>Microbiol</w:t>
          </w:r>
          <w:proofErr w:type="spellEnd"/>
          <w:r>
            <w:rPr>
              <w:rFonts w:eastAsia="Times New Roman"/>
              <w:i/>
              <w:iCs/>
            </w:rPr>
            <w:t xml:space="preserve"> </w:t>
          </w:r>
          <w:proofErr w:type="spellStart"/>
          <w:r>
            <w:rPr>
              <w:rFonts w:eastAsia="Times New Roman"/>
              <w:i/>
              <w:iCs/>
            </w:rPr>
            <w:t>Rev</w:t>
          </w:r>
          <w:proofErr w:type="spellEnd"/>
          <w:r>
            <w:rPr>
              <w:rFonts w:eastAsia="Times New Roman"/>
            </w:rPr>
            <w:t xml:space="preserve">, vol. 44, no. 6, pp. 725–739, </w:t>
          </w:r>
          <w:proofErr w:type="spellStart"/>
          <w:r>
            <w:rPr>
              <w:rFonts w:eastAsia="Times New Roman"/>
            </w:rPr>
            <w:t>Nov</w:t>
          </w:r>
          <w:proofErr w:type="spellEnd"/>
          <w:r>
            <w:rPr>
              <w:rFonts w:eastAsia="Times New Roman"/>
            </w:rPr>
            <w:t>. 2020, doi: 10.1093/</w:t>
          </w:r>
          <w:proofErr w:type="spellStart"/>
          <w:r>
            <w:rPr>
              <w:rFonts w:eastAsia="Times New Roman"/>
            </w:rPr>
            <w:t>femsre</w:t>
          </w:r>
          <w:proofErr w:type="spellEnd"/>
          <w:r>
            <w:rPr>
              <w:rFonts w:eastAsia="Times New Roman"/>
            </w:rPr>
            <w:t>/fuaa028.</w:t>
          </w:r>
        </w:p>
        <w:p w14:paraId="1E0E9D0A" w14:textId="77777777" w:rsidR="00FD77ED" w:rsidRDefault="00FD77ED">
          <w:pPr>
            <w:autoSpaceDE w:val="0"/>
            <w:autoSpaceDN w:val="0"/>
            <w:ind w:hanging="640"/>
            <w:divId w:val="632254529"/>
            <w:rPr>
              <w:rFonts w:eastAsia="Times New Roman"/>
            </w:rPr>
          </w:pPr>
          <w:r>
            <w:rPr>
              <w:rFonts w:eastAsia="Times New Roman"/>
            </w:rPr>
            <w:t>[17]</w:t>
          </w:r>
          <w:r>
            <w:rPr>
              <w:rFonts w:eastAsia="Times New Roman"/>
            </w:rPr>
            <w:tab/>
            <w:t xml:space="preserve">A. Strzałka, J. Mikołajczyk, K. Kowalska, M. </w:t>
          </w:r>
          <w:proofErr w:type="spellStart"/>
          <w:r>
            <w:rPr>
              <w:rFonts w:eastAsia="Times New Roman"/>
            </w:rPr>
            <w:t>Skurczyński</w:t>
          </w:r>
          <w:proofErr w:type="spellEnd"/>
          <w:r>
            <w:rPr>
              <w:rFonts w:eastAsia="Times New Roman"/>
            </w:rPr>
            <w:t xml:space="preserve">, N. A. Holmes, and D. Jakimowicz, “The role of </w:t>
          </w:r>
          <w:proofErr w:type="spellStart"/>
          <w:r>
            <w:rPr>
              <w:rFonts w:eastAsia="Times New Roman"/>
            </w:rPr>
            <w:t>two</w:t>
          </w:r>
          <w:proofErr w:type="spellEnd"/>
          <w:r>
            <w:rPr>
              <w:rFonts w:eastAsia="Times New Roman"/>
            </w:rPr>
            <w:t xml:space="preserve"> major </w:t>
          </w:r>
          <w:proofErr w:type="spellStart"/>
          <w:r>
            <w:rPr>
              <w:rFonts w:eastAsia="Times New Roman"/>
            </w:rPr>
            <w:t>nucleoid-associated</w:t>
          </w:r>
          <w:proofErr w:type="spellEnd"/>
          <w:r>
            <w:rPr>
              <w:rFonts w:eastAsia="Times New Roman"/>
            </w:rPr>
            <w:t xml:space="preserve"> </w:t>
          </w:r>
          <w:proofErr w:type="spellStart"/>
          <w:r>
            <w:rPr>
              <w:rFonts w:eastAsia="Times New Roman"/>
            </w:rPr>
            <w:t>proteins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HupA</w:t>
          </w:r>
          <w:proofErr w:type="spellEnd"/>
          <w:r>
            <w:rPr>
              <w:rFonts w:eastAsia="Times New Roman"/>
            </w:rPr>
            <w:t xml:space="preserve"> and </w:t>
          </w:r>
          <w:proofErr w:type="spellStart"/>
          <w:r>
            <w:rPr>
              <w:rFonts w:eastAsia="Times New Roman"/>
            </w:rPr>
            <w:t>HupS</w:t>
          </w:r>
          <w:proofErr w:type="spellEnd"/>
          <w:r>
            <w:rPr>
              <w:rFonts w:eastAsia="Times New Roman"/>
            </w:rPr>
            <w:t xml:space="preserve">, in </w:t>
          </w:r>
          <w:proofErr w:type="spellStart"/>
          <w:r>
            <w:rPr>
              <w:rFonts w:eastAsia="Times New Roman"/>
            </w:rPr>
            <w:t>stress</w:t>
          </w:r>
          <w:proofErr w:type="spellEnd"/>
          <w:r>
            <w:rPr>
              <w:rFonts w:eastAsia="Times New Roman"/>
            </w:rPr>
            <w:t xml:space="preserve"> </w:t>
          </w:r>
          <w:proofErr w:type="spellStart"/>
          <w:r>
            <w:rPr>
              <w:rFonts w:eastAsia="Times New Roman"/>
            </w:rPr>
            <w:t>survival</w:t>
          </w:r>
          <w:proofErr w:type="spellEnd"/>
          <w:r>
            <w:rPr>
              <w:rFonts w:eastAsia="Times New Roman"/>
            </w:rPr>
            <w:t xml:space="preserve"> and </w:t>
          </w:r>
          <w:proofErr w:type="spellStart"/>
          <w:r>
            <w:rPr>
              <w:rFonts w:eastAsia="Times New Roman"/>
            </w:rPr>
            <w:t>gene</w:t>
          </w:r>
          <w:proofErr w:type="spellEnd"/>
          <w:r>
            <w:rPr>
              <w:rFonts w:eastAsia="Times New Roman"/>
            </w:rPr>
            <w:t xml:space="preserve"> </w:t>
          </w:r>
          <w:proofErr w:type="spellStart"/>
          <w:r>
            <w:rPr>
              <w:rFonts w:eastAsia="Times New Roman"/>
            </w:rPr>
            <w:t>expression</w:t>
          </w:r>
          <w:proofErr w:type="spellEnd"/>
          <w:r>
            <w:rPr>
              <w:rFonts w:eastAsia="Times New Roman"/>
            </w:rPr>
            <w:t xml:space="preserve"> </w:t>
          </w:r>
          <w:proofErr w:type="spellStart"/>
          <w:r>
            <w:rPr>
              <w:rFonts w:eastAsia="Times New Roman"/>
            </w:rPr>
            <w:t>regulation</w:t>
          </w:r>
          <w:proofErr w:type="spellEnd"/>
          <w:r>
            <w:rPr>
              <w:rFonts w:eastAsia="Times New Roman"/>
            </w:rPr>
            <w:t xml:space="preserve">,” </w:t>
          </w:r>
          <w:proofErr w:type="spellStart"/>
          <w:r>
            <w:rPr>
              <w:rFonts w:eastAsia="Times New Roman"/>
              <w:i/>
              <w:iCs/>
            </w:rPr>
            <w:t>Microb</w:t>
          </w:r>
          <w:proofErr w:type="spellEnd"/>
          <w:r>
            <w:rPr>
              <w:rFonts w:eastAsia="Times New Roman"/>
              <w:i/>
              <w:iCs/>
            </w:rPr>
            <w:t xml:space="preserve"> Cell </w:t>
          </w:r>
          <w:proofErr w:type="spellStart"/>
          <w:r>
            <w:rPr>
              <w:rFonts w:eastAsia="Times New Roman"/>
              <w:i/>
              <w:iCs/>
            </w:rPr>
            <w:t>Fact</w:t>
          </w:r>
          <w:proofErr w:type="spellEnd"/>
          <w:r>
            <w:rPr>
              <w:rFonts w:eastAsia="Times New Roman"/>
            </w:rPr>
            <w:t xml:space="preserve">, vol. 23, no. 1, p. 275, </w:t>
          </w:r>
          <w:proofErr w:type="spellStart"/>
          <w:r>
            <w:rPr>
              <w:rFonts w:eastAsia="Times New Roman"/>
            </w:rPr>
            <w:t>Oct</w:t>
          </w:r>
          <w:proofErr w:type="spellEnd"/>
          <w:r>
            <w:rPr>
              <w:rFonts w:eastAsia="Times New Roman"/>
            </w:rPr>
            <w:t>. 2024, doi: 10.1186/s12934-024-02549-0.</w:t>
          </w:r>
        </w:p>
        <w:p w14:paraId="31AB3CE6" w14:textId="77777777" w:rsidR="00FD77ED" w:rsidRDefault="00FD77ED">
          <w:pPr>
            <w:autoSpaceDE w:val="0"/>
            <w:autoSpaceDN w:val="0"/>
            <w:ind w:hanging="640"/>
            <w:divId w:val="1565677247"/>
            <w:rPr>
              <w:rFonts w:eastAsia="Times New Roman"/>
            </w:rPr>
          </w:pPr>
          <w:r>
            <w:rPr>
              <w:rFonts w:eastAsia="Times New Roman"/>
            </w:rPr>
            <w:t>[18]</w:t>
          </w:r>
          <w:r>
            <w:rPr>
              <w:rFonts w:eastAsia="Times New Roman"/>
            </w:rPr>
            <w:tab/>
            <w:t xml:space="preserve">X. </w:t>
          </w:r>
          <w:proofErr w:type="spellStart"/>
          <w:r>
            <w:rPr>
              <w:rFonts w:eastAsia="Times New Roman"/>
            </w:rPr>
            <w:t>Xia</w:t>
          </w:r>
          <w:proofErr w:type="spellEnd"/>
          <w:r>
            <w:rPr>
              <w:rFonts w:eastAsia="Times New Roman"/>
            </w:rPr>
            <w:t xml:space="preserve">, J. </w:t>
          </w:r>
          <w:proofErr w:type="spellStart"/>
          <w:r>
            <w:rPr>
              <w:rFonts w:eastAsia="Times New Roman"/>
            </w:rPr>
            <w:t>Zhang</w:t>
          </w:r>
          <w:proofErr w:type="spellEnd"/>
          <w:r>
            <w:rPr>
              <w:rFonts w:eastAsia="Times New Roman"/>
            </w:rPr>
            <w:t xml:space="preserve">, J. </w:t>
          </w:r>
          <w:proofErr w:type="spellStart"/>
          <w:r>
            <w:rPr>
              <w:rFonts w:eastAsia="Times New Roman"/>
            </w:rPr>
            <w:t>Zheng</w:t>
          </w:r>
          <w:proofErr w:type="spellEnd"/>
          <w:r>
            <w:rPr>
              <w:rFonts w:eastAsia="Times New Roman"/>
            </w:rPr>
            <w:t xml:space="preserve">, G. </w:t>
          </w:r>
          <w:proofErr w:type="spellStart"/>
          <w:r>
            <w:rPr>
              <w:rFonts w:eastAsia="Times New Roman"/>
            </w:rPr>
            <w:t>Liao</w:t>
          </w:r>
          <w:proofErr w:type="spellEnd"/>
          <w:r>
            <w:rPr>
              <w:rFonts w:eastAsia="Times New Roman"/>
            </w:rPr>
            <w:t xml:space="preserve">, Y. </w:t>
          </w:r>
          <w:proofErr w:type="spellStart"/>
          <w:r>
            <w:rPr>
              <w:rFonts w:eastAsia="Times New Roman"/>
            </w:rPr>
            <w:t>Ding</w:t>
          </w:r>
          <w:proofErr w:type="spellEnd"/>
          <w:r>
            <w:rPr>
              <w:rFonts w:eastAsia="Times New Roman"/>
            </w:rPr>
            <w:t>, and Y. Li, “</w:t>
          </w:r>
          <w:proofErr w:type="spellStart"/>
          <w:r>
            <w:rPr>
              <w:rFonts w:eastAsia="Times New Roman"/>
            </w:rPr>
            <w:t>Important</w:t>
          </w:r>
          <w:proofErr w:type="spellEnd"/>
          <w:r>
            <w:rPr>
              <w:rFonts w:eastAsia="Times New Roman"/>
            </w:rPr>
            <w:t xml:space="preserve"> Role of </w:t>
          </w:r>
          <w:proofErr w:type="spellStart"/>
          <w:r>
            <w:rPr>
              <w:rFonts w:eastAsia="Times New Roman"/>
            </w:rPr>
            <w:t>Bacterial</w:t>
          </w:r>
          <w:proofErr w:type="spellEnd"/>
          <w:r>
            <w:rPr>
              <w:rFonts w:eastAsia="Times New Roman"/>
            </w:rPr>
            <w:t xml:space="preserve"> </w:t>
          </w:r>
          <w:proofErr w:type="spellStart"/>
          <w:r>
            <w:rPr>
              <w:rFonts w:eastAsia="Times New Roman"/>
            </w:rPr>
            <w:t>Nucleoid-Associated</w:t>
          </w:r>
          <w:proofErr w:type="spellEnd"/>
          <w:r>
            <w:rPr>
              <w:rFonts w:eastAsia="Times New Roman"/>
            </w:rPr>
            <w:t xml:space="preserve"> </w:t>
          </w:r>
          <w:proofErr w:type="spellStart"/>
          <w:r>
            <w:rPr>
              <w:rFonts w:eastAsia="Times New Roman"/>
            </w:rPr>
            <w:t>Proteins</w:t>
          </w:r>
          <w:proofErr w:type="spellEnd"/>
          <w:r>
            <w:rPr>
              <w:rFonts w:eastAsia="Times New Roman"/>
            </w:rPr>
            <w:t xml:space="preserve"> in Discovery of </w:t>
          </w:r>
          <w:proofErr w:type="spellStart"/>
          <w:r>
            <w:rPr>
              <w:rFonts w:eastAsia="Times New Roman"/>
            </w:rPr>
            <w:t>Novel</w:t>
          </w:r>
          <w:proofErr w:type="spellEnd"/>
          <w:r>
            <w:rPr>
              <w:rFonts w:eastAsia="Times New Roman"/>
            </w:rPr>
            <w:t xml:space="preserve"> </w:t>
          </w:r>
          <w:proofErr w:type="spellStart"/>
          <w:r>
            <w:rPr>
              <w:rFonts w:eastAsia="Times New Roman"/>
            </w:rPr>
            <w:t>Secondary</w:t>
          </w:r>
          <w:proofErr w:type="spellEnd"/>
          <w:r>
            <w:rPr>
              <w:rFonts w:eastAsia="Times New Roman"/>
            </w:rPr>
            <w:t xml:space="preserve"> </w:t>
          </w:r>
          <w:proofErr w:type="spellStart"/>
          <w:r>
            <w:rPr>
              <w:rFonts w:eastAsia="Times New Roman"/>
            </w:rPr>
            <w:t>Metabolites</w:t>
          </w:r>
          <w:proofErr w:type="spellEnd"/>
          <w:r>
            <w:rPr>
              <w:rFonts w:eastAsia="Times New Roman"/>
            </w:rPr>
            <w:t xml:space="preserve">,” </w:t>
          </w:r>
          <w:proofErr w:type="spellStart"/>
          <w:r>
            <w:rPr>
              <w:rFonts w:eastAsia="Times New Roman"/>
              <w:i/>
              <w:iCs/>
            </w:rPr>
            <w:t>Int</w:t>
          </w:r>
          <w:proofErr w:type="spellEnd"/>
          <w:r>
            <w:rPr>
              <w:rFonts w:eastAsia="Times New Roman"/>
              <w:i/>
              <w:iCs/>
            </w:rPr>
            <w:t xml:space="preserve"> J Mol </w:t>
          </w:r>
          <w:proofErr w:type="spellStart"/>
          <w:r>
            <w:rPr>
              <w:rFonts w:eastAsia="Times New Roman"/>
              <w:i/>
              <w:iCs/>
            </w:rPr>
            <w:t>Sci</w:t>
          </w:r>
          <w:proofErr w:type="spellEnd"/>
          <w:r>
            <w:rPr>
              <w:rFonts w:eastAsia="Times New Roman"/>
            </w:rPr>
            <w:t>, vol. 26, no. 6, p. 2393, Mar. 2025, doi: 10.3390/ijms26062393.</w:t>
          </w:r>
        </w:p>
        <w:p w14:paraId="114BFE7D" w14:textId="77777777" w:rsidR="00FD77ED" w:rsidRDefault="00FD77ED">
          <w:pPr>
            <w:autoSpaceDE w:val="0"/>
            <w:autoSpaceDN w:val="0"/>
            <w:ind w:hanging="640"/>
            <w:divId w:val="324013081"/>
            <w:rPr>
              <w:rFonts w:eastAsia="Times New Roman"/>
            </w:rPr>
          </w:pPr>
          <w:r>
            <w:rPr>
              <w:rFonts w:eastAsia="Times New Roman"/>
            </w:rPr>
            <w:t>[19]</w:t>
          </w:r>
          <w:r>
            <w:rPr>
              <w:rFonts w:eastAsia="Times New Roman"/>
            </w:rPr>
            <w:tab/>
            <w:t xml:space="preserve">E. M. F. </w:t>
          </w:r>
          <w:proofErr w:type="spellStart"/>
          <w:r>
            <w:rPr>
              <w:rFonts w:eastAsia="Times New Roman"/>
            </w:rPr>
            <w:t>Shepherdson</w:t>
          </w:r>
          <w:proofErr w:type="spellEnd"/>
          <w:r>
            <w:rPr>
              <w:rFonts w:eastAsia="Times New Roman"/>
            </w:rPr>
            <w:t xml:space="preserve"> and M. A. Elliot, “</w:t>
          </w:r>
          <w:proofErr w:type="spellStart"/>
          <w:r>
            <w:rPr>
              <w:rFonts w:eastAsia="Times New Roman"/>
            </w:rPr>
            <w:t>Redefining</w:t>
          </w:r>
          <w:proofErr w:type="spellEnd"/>
          <w:r>
            <w:rPr>
              <w:rFonts w:eastAsia="Times New Roman"/>
            </w:rPr>
            <w:t xml:space="preserve"> development in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 </w:t>
          </w:r>
          <w:proofErr w:type="spellStart"/>
          <w:r>
            <w:rPr>
              <w:rFonts w:eastAsia="Times New Roman"/>
            </w:rPr>
            <w:t>integrating</w:t>
          </w:r>
          <w:proofErr w:type="spellEnd"/>
          <w:r>
            <w:rPr>
              <w:rFonts w:eastAsia="Times New Roman"/>
            </w:rPr>
            <w:t xml:space="preserve"> </w:t>
          </w:r>
          <w:proofErr w:type="spellStart"/>
          <w:r>
            <w:rPr>
              <w:rFonts w:eastAsia="Times New Roman"/>
            </w:rPr>
            <w:t>exploration</w:t>
          </w:r>
          <w:proofErr w:type="spellEnd"/>
          <w:r>
            <w:rPr>
              <w:rFonts w:eastAsia="Times New Roman"/>
            </w:rPr>
            <w:t xml:space="preserve"> </w:t>
          </w:r>
          <w:proofErr w:type="spellStart"/>
          <w:r>
            <w:rPr>
              <w:rFonts w:eastAsia="Times New Roman"/>
            </w:rPr>
            <w:t>into</w:t>
          </w:r>
          <w:proofErr w:type="spellEnd"/>
          <w:r>
            <w:rPr>
              <w:rFonts w:eastAsia="Times New Roman"/>
            </w:rPr>
            <w:t xml:space="preserve"> the </w:t>
          </w:r>
          <w:proofErr w:type="spellStart"/>
          <w:r>
            <w:rPr>
              <w:rFonts w:eastAsia="Times New Roman"/>
            </w:rPr>
            <w:t>classical</w:t>
          </w:r>
          <w:proofErr w:type="spellEnd"/>
          <w:r>
            <w:rPr>
              <w:rFonts w:eastAsia="Times New Roman"/>
            </w:rPr>
            <w:t xml:space="preserve"> </w:t>
          </w:r>
          <w:proofErr w:type="spellStart"/>
          <w:r>
            <w:rPr>
              <w:rFonts w:eastAsia="Times New Roman"/>
            </w:rPr>
            <w:t>sporulating</w:t>
          </w:r>
          <w:proofErr w:type="spellEnd"/>
          <w:r>
            <w:rPr>
              <w:rFonts w:eastAsia="Times New Roman"/>
            </w:rPr>
            <w:t xml:space="preserve"> life </w:t>
          </w:r>
          <w:proofErr w:type="spellStart"/>
          <w:r>
            <w:rPr>
              <w:rFonts w:eastAsia="Times New Roman"/>
            </w:rPr>
            <w:t>cycle</w:t>
          </w:r>
          <w:proofErr w:type="spellEnd"/>
          <w:r>
            <w:rPr>
              <w:rFonts w:eastAsia="Times New Roman"/>
            </w:rPr>
            <w:t xml:space="preserve">,” </w:t>
          </w:r>
          <w:proofErr w:type="spellStart"/>
          <w:r>
            <w:rPr>
              <w:rFonts w:eastAsia="Times New Roman"/>
              <w:i/>
              <w:iCs/>
            </w:rPr>
            <w:t>mBio</w:t>
          </w:r>
          <w:proofErr w:type="spellEnd"/>
          <w:r>
            <w:rPr>
              <w:rFonts w:eastAsia="Times New Roman"/>
            </w:rPr>
            <w:t xml:space="preserve">, vol. 15, no. 4, </w:t>
          </w:r>
          <w:proofErr w:type="spellStart"/>
          <w:r>
            <w:rPr>
              <w:rFonts w:eastAsia="Times New Roman"/>
            </w:rPr>
            <w:t>Apr</w:t>
          </w:r>
          <w:proofErr w:type="spellEnd"/>
          <w:r>
            <w:rPr>
              <w:rFonts w:eastAsia="Times New Roman"/>
            </w:rPr>
            <w:t>. 2024, doi: 10.1128/mbio.02424-23.</w:t>
          </w:r>
        </w:p>
        <w:p w14:paraId="2B6EC2B6" w14:textId="77777777" w:rsidR="00FD77ED" w:rsidRDefault="00FD77ED">
          <w:pPr>
            <w:autoSpaceDE w:val="0"/>
            <w:autoSpaceDN w:val="0"/>
            <w:ind w:hanging="640"/>
            <w:divId w:val="296224871"/>
            <w:rPr>
              <w:rFonts w:eastAsia="Times New Roman"/>
            </w:rPr>
          </w:pPr>
          <w:r>
            <w:rPr>
              <w:rFonts w:eastAsia="Times New Roman"/>
            </w:rPr>
            <w:t>[20]</w:t>
          </w:r>
          <w:r>
            <w:rPr>
              <w:rFonts w:eastAsia="Times New Roman"/>
            </w:rPr>
            <w:tab/>
            <w:t xml:space="preserve">N. </w:t>
          </w:r>
          <w:proofErr w:type="spellStart"/>
          <w:r>
            <w:rPr>
              <w:rFonts w:eastAsia="Times New Roman"/>
            </w:rPr>
            <w:t>Tschowri</w:t>
          </w:r>
          <w:proofErr w:type="spellEnd"/>
          <w:r>
            <w:rPr>
              <w:rFonts w:eastAsia="Times New Roman"/>
            </w:rPr>
            <w:t>, “</w:t>
          </w:r>
          <w:proofErr w:type="spellStart"/>
          <w:r>
            <w:rPr>
              <w:rFonts w:eastAsia="Times New Roman"/>
            </w:rPr>
            <w:t>Cyclic</w:t>
          </w:r>
          <w:proofErr w:type="spellEnd"/>
          <w:r>
            <w:rPr>
              <w:rFonts w:eastAsia="Times New Roman"/>
            </w:rPr>
            <w:t xml:space="preserve"> </w:t>
          </w:r>
          <w:proofErr w:type="spellStart"/>
          <w:r>
            <w:rPr>
              <w:rFonts w:eastAsia="Times New Roman"/>
            </w:rPr>
            <w:t>Dinucleotide-Controlled</w:t>
          </w:r>
          <w:proofErr w:type="spellEnd"/>
          <w:r>
            <w:rPr>
              <w:rFonts w:eastAsia="Times New Roman"/>
            </w:rPr>
            <w:t xml:space="preserve"> Regulatory </w:t>
          </w:r>
          <w:proofErr w:type="spellStart"/>
          <w:r>
            <w:rPr>
              <w:rFonts w:eastAsia="Times New Roman"/>
            </w:rPr>
            <w:t>Pathways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Species</w:t>
          </w:r>
          <w:proofErr w:type="spellEnd"/>
          <w:r>
            <w:rPr>
              <w:rFonts w:eastAsia="Times New Roman"/>
            </w:rPr>
            <w:t xml:space="preserve">,” </w:t>
          </w:r>
          <w:r>
            <w:rPr>
              <w:rFonts w:eastAsia="Times New Roman"/>
              <w:i/>
              <w:iCs/>
            </w:rPr>
            <w:t xml:space="preserve">J </w:t>
          </w:r>
          <w:proofErr w:type="spellStart"/>
          <w:r>
            <w:rPr>
              <w:rFonts w:eastAsia="Times New Roman"/>
              <w:i/>
              <w:iCs/>
            </w:rPr>
            <w:t>Bacteriol</w:t>
          </w:r>
          <w:proofErr w:type="spellEnd"/>
          <w:r>
            <w:rPr>
              <w:rFonts w:eastAsia="Times New Roman"/>
            </w:rPr>
            <w:t>, vol. 198, no. 1, pp. 47–54, Jan. 2016, doi: 10.1128/JB.00423-15.</w:t>
          </w:r>
        </w:p>
        <w:p w14:paraId="53309246" w14:textId="77777777" w:rsidR="00FD77ED" w:rsidRDefault="00FD77ED">
          <w:pPr>
            <w:autoSpaceDE w:val="0"/>
            <w:autoSpaceDN w:val="0"/>
            <w:ind w:hanging="640"/>
            <w:divId w:val="2135556479"/>
            <w:rPr>
              <w:rFonts w:eastAsia="Times New Roman"/>
            </w:rPr>
          </w:pPr>
          <w:r>
            <w:rPr>
              <w:rFonts w:eastAsia="Times New Roman"/>
            </w:rPr>
            <w:t>[21]</w:t>
          </w:r>
          <w:r>
            <w:rPr>
              <w:rFonts w:eastAsia="Times New Roman"/>
            </w:rPr>
            <w:tab/>
            <w:t xml:space="preserve">L. T. </w:t>
          </w:r>
          <w:proofErr w:type="spellStart"/>
          <w:r>
            <w:rPr>
              <w:rFonts w:eastAsia="Times New Roman"/>
            </w:rPr>
            <w:t>Fernández-Martínez</w:t>
          </w:r>
          <w:proofErr w:type="spellEnd"/>
          <w:r>
            <w:rPr>
              <w:rFonts w:eastAsia="Times New Roman"/>
            </w:rPr>
            <w:t xml:space="preserve"> </w:t>
          </w:r>
          <w:r>
            <w:rPr>
              <w:rFonts w:eastAsia="Times New Roman"/>
              <w:i/>
              <w:iCs/>
            </w:rPr>
            <w:t>et al.</w:t>
          </w:r>
          <w:r>
            <w:rPr>
              <w:rFonts w:eastAsia="Times New Roman"/>
            </w:rPr>
            <w:t xml:space="preserve">, “New </w:t>
          </w:r>
          <w:proofErr w:type="spellStart"/>
          <w:r>
            <w:rPr>
              <w:rFonts w:eastAsia="Times New Roman"/>
            </w:rPr>
            <w:t>Insights</w:t>
          </w:r>
          <w:proofErr w:type="spellEnd"/>
          <w:r>
            <w:rPr>
              <w:rFonts w:eastAsia="Times New Roman"/>
            </w:rPr>
            <w:t xml:space="preserve"> </w:t>
          </w:r>
          <w:proofErr w:type="spellStart"/>
          <w:r>
            <w:rPr>
              <w:rFonts w:eastAsia="Times New Roman"/>
            </w:rPr>
            <w:t>into</w:t>
          </w:r>
          <w:proofErr w:type="spellEnd"/>
          <w:r>
            <w:rPr>
              <w:rFonts w:eastAsia="Times New Roman"/>
            </w:rPr>
            <w:t xml:space="preserve"> </w:t>
          </w:r>
          <w:proofErr w:type="spellStart"/>
          <w:r>
            <w:rPr>
              <w:rFonts w:eastAsia="Times New Roman"/>
            </w:rPr>
            <w:t>Chloramphenicol</w:t>
          </w:r>
          <w:proofErr w:type="spellEnd"/>
          <w:r>
            <w:rPr>
              <w:rFonts w:eastAsia="Times New Roman"/>
            </w:rPr>
            <w:t xml:space="preserve"> </w:t>
          </w:r>
          <w:proofErr w:type="spellStart"/>
          <w:r>
            <w:rPr>
              <w:rFonts w:eastAsia="Times New Roman"/>
            </w:rPr>
            <w:t>Biosynthesis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ATCC 10712,” </w:t>
          </w:r>
          <w:proofErr w:type="spellStart"/>
          <w:r>
            <w:rPr>
              <w:rFonts w:eastAsia="Times New Roman"/>
              <w:i/>
              <w:iCs/>
            </w:rPr>
            <w:t>Antimicrob</w:t>
          </w:r>
          <w:proofErr w:type="spellEnd"/>
          <w:r>
            <w:rPr>
              <w:rFonts w:eastAsia="Times New Roman"/>
              <w:i/>
              <w:iCs/>
            </w:rPr>
            <w:t xml:space="preserve"> </w:t>
          </w:r>
          <w:proofErr w:type="spellStart"/>
          <w:r>
            <w:rPr>
              <w:rFonts w:eastAsia="Times New Roman"/>
              <w:i/>
              <w:iCs/>
            </w:rPr>
            <w:t>Agents</w:t>
          </w:r>
          <w:proofErr w:type="spellEnd"/>
          <w:r>
            <w:rPr>
              <w:rFonts w:eastAsia="Times New Roman"/>
              <w:i/>
              <w:iCs/>
            </w:rPr>
            <w:t xml:space="preserve"> </w:t>
          </w:r>
          <w:proofErr w:type="spellStart"/>
          <w:r>
            <w:rPr>
              <w:rFonts w:eastAsia="Times New Roman"/>
              <w:i/>
              <w:iCs/>
            </w:rPr>
            <w:t>Chemother</w:t>
          </w:r>
          <w:proofErr w:type="spellEnd"/>
          <w:r>
            <w:rPr>
              <w:rFonts w:eastAsia="Times New Roman"/>
            </w:rPr>
            <w:t>, vol. 58, no. 12, pp. 7441–7450, Dec. 2014, doi: 10.1128/AAC.04272-14.</w:t>
          </w:r>
        </w:p>
        <w:p w14:paraId="09687AEF" w14:textId="77777777" w:rsidR="00FD77ED" w:rsidRDefault="00FD77ED">
          <w:pPr>
            <w:autoSpaceDE w:val="0"/>
            <w:autoSpaceDN w:val="0"/>
            <w:ind w:hanging="640"/>
            <w:divId w:val="457459675"/>
            <w:rPr>
              <w:rFonts w:eastAsia="Times New Roman"/>
            </w:rPr>
          </w:pPr>
          <w:r>
            <w:rPr>
              <w:rFonts w:eastAsia="Times New Roman"/>
            </w:rPr>
            <w:t>[22]</w:t>
          </w:r>
          <w:r>
            <w:rPr>
              <w:rFonts w:eastAsia="Times New Roman"/>
            </w:rPr>
            <w:tab/>
            <w:t xml:space="preserve">D. </w:t>
          </w:r>
          <w:proofErr w:type="spellStart"/>
          <w:r>
            <w:rPr>
              <w:rFonts w:eastAsia="Times New Roman"/>
            </w:rPr>
            <w:t>Muzzey</w:t>
          </w:r>
          <w:proofErr w:type="spellEnd"/>
          <w:r>
            <w:rPr>
              <w:rFonts w:eastAsia="Times New Roman"/>
            </w:rPr>
            <w:t xml:space="preserve">, E. A. Evans, and C. </w:t>
          </w:r>
          <w:proofErr w:type="spellStart"/>
          <w:r>
            <w:rPr>
              <w:rFonts w:eastAsia="Times New Roman"/>
            </w:rPr>
            <w:t>Lieber</w:t>
          </w:r>
          <w:proofErr w:type="spellEnd"/>
          <w:r>
            <w:rPr>
              <w:rFonts w:eastAsia="Times New Roman"/>
            </w:rPr>
            <w:t>, “</w:t>
          </w:r>
          <w:proofErr w:type="spellStart"/>
          <w:r>
            <w:rPr>
              <w:rFonts w:eastAsia="Times New Roman"/>
            </w:rPr>
            <w:t>Understanding</w:t>
          </w:r>
          <w:proofErr w:type="spellEnd"/>
          <w:r>
            <w:rPr>
              <w:rFonts w:eastAsia="Times New Roman"/>
            </w:rPr>
            <w:t xml:space="preserve"> the Basics of NGS: From </w:t>
          </w:r>
          <w:proofErr w:type="spellStart"/>
          <w:r>
            <w:rPr>
              <w:rFonts w:eastAsia="Times New Roman"/>
            </w:rPr>
            <w:t>Mechanism</w:t>
          </w:r>
          <w:proofErr w:type="spellEnd"/>
          <w:r>
            <w:rPr>
              <w:rFonts w:eastAsia="Times New Roman"/>
            </w:rPr>
            <w:t xml:space="preserve"> to </w:t>
          </w:r>
          <w:proofErr w:type="spellStart"/>
          <w:r>
            <w:rPr>
              <w:rFonts w:eastAsia="Times New Roman"/>
            </w:rPr>
            <w:t>Variant</w:t>
          </w:r>
          <w:proofErr w:type="spellEnd"/>
          <w:r>
            <w:rPr>
              <w:rFonts w:eastAsia="Times New Roman"/>
            </w:rPr>
            <w:t xml:space="preserve"> </w:t>
          </w:r>
          <w:proofErr w:type="spellStart"/>
          <w:r>
            <w:rPr>
              <w:rFonts w:eastAsia="Times New Roman"/>
            </w:rPr>
            <w:t>Calling</w:t>
          </w:r>
          <w:proofErr w:type="spellEnd"/>
          <w:r>
            <w:rPr>
              <w:rFonts w:eastAsia="Times New Roman"/>
            </w:rPr>
            <w:t xml:space="preserve">,” </w:t>
          </w:r>
          <w:proofErr w:type="spellStart"/>
          <w:r>
            <w:rPr>
              <w:rFonts w:eastAsia="Times New Roman"/>
              <w:i/>
              <w:iCs/>
            </w:rPr>
            <w:t>Curr</w:t>
          </w:r>
          <w:proofErr w:type="spellEnd"/>
          <w:r>
            <w:rPr>
              <w:rFonts w:eastAsia="Times New Roman"/>
              <w:i/>
              <w:iCs/>
            </w:rPr>
            <w:t xml:space="preserve"> Genet </w:t>
          </w:r>
          <w:proofErr w:type="spellStart"/>
          <w:r>
            <w:rPr>
              <w:rFonts w:eastAsia="Times New Roman"/>
              <w:i/>
              <w:iCs/>
            </w:rPr>
            <w:t>Med</w:t>
          </w:r>
          <w:proofErr w:type="spellEnd"/>
          <w:r>
            <w:rPr>
              <w:rFonts w:eastAsia="Times New Roman"/>
              <w:i/>
              <w:iCs/>
            </w:rPr>
            <w:t xml:space="preserve"> Rep</w:t>
          </w:r>
          <w:r>
            <w:rPr>
              <w:rFonts w:eastAsia="Times New Roman"/>
            </w:rPr>
            <w:t>, vol. 3, no. 4, pp. 158–165, Dec. 2015, doi: 10.1007/s40142-015-0076-8.</w:t>
          </w:r>
        </w:p>
        <w:p w14:paraId="0840E969" w14:textId="77777777" w:rsidR="00FD77ED" w:rsidRDefault="00FD77ED">
          <w:pPr>
            <w:autoSpaceDE w:val="0"/>
            <w:autoSpaceDN w:val="0"/>
            <w:ind w:hanging="640"/>
            <w:divId w:val="1325283369"/>
            <w:rPr>
              <w:rFonts w:eastAsia="Times New Roman"/>
            </w:rPr>
          </w:pPr>
          <w:r>
            <w:rPr>
              <w:rFonts w:eastAsia="Times New Roman"/>
            </w:rPr>
            <w:t>[23]</w:t>
          </w:r>
          <w:r>
            <w:rPr>
              <w:rFonts w:eastAsia="Times New Roman"/>
            </w:rPr>
            <w:tab/>
            <w:t xml:space="preserve">M. Marcinkowska-Swojak, M. Rakoczy, J. Podkowiński, J. </w:t>
          </w:r>
          <w:proofErr w:type="spellStart"/>
          <w:r>
            <w:rPr>
              <w:rFonts w:eastAsia="Times New Roman"/>
            </w:rPr>
            <w:t>Handschuh</w:t>
          </w:r>
          <w:proofErr w:type="spellEnd"/>
          <w:r>
            <w:rPr>
              <w:rFonts w:eastAsia="Times New Roman"/>
            </w:rPr>
            <w:t xml:space="preserve">, P. Wojciechowski, and L. </w:t>
          </w:r>
          <w:proofErr w:type="spellStart"/>
          <w:r>
            <w:rPr>
              <w:rFonts w:eastAsia="Times New Roman"/>
            </w:rPr>
            <w:t>Handschuh</w:t>
          </w:r>
          <w:proofErr w:type="spellEnd"/>
          <w:r>
            <w:rPr>
              <w:rFonts w:eastAsia="Times New Roman"/>
            </w:rPr>
            <w:t xml:space="preserve">, “Od </w:t>
          </w:r>
          <w:proofErr w:type="spellStart"/>
          <w:r>
            <w:rPr>
              <w:rFonts w:eastAsia="Times New Roman"/>
            </w:rPr>
            <w:t>Sangera</w:t>
          </w:r>
          <w:proofErr w:type="spellEnd"/>
          <w:r>
            <w:rPr>
              <w:rFonts w:eastAsia="Times New Roman"/>
            </w:rPr>
            <w:t xml:space="preserve"> do sekwencjonowania genomów – przegląd technologii sekwencjonowania DNA,” </w:t>
          </w:r>
          <w:proofErr w:type="spellStart"/>
          <w:r>
            <w:rPr>
              <w:rFonts w:eastAsia="Times New Roman"/>
              <w:i/>
              <w:iCs/>
            </w:rPr>
            <w:t>Postepy</w:t>
          </w:r>
          <w:proofErr w:type="spellEnd"/>
          <w:r>
            <w:rPr>
              <w:rFonts w:eastAsia="Times New Roman"/>
              <w:i/>
              <w:iCs/>
            </w:rPr>
            <w:t xml:space="preserve"> </w:t>
          </w:r>
          <w:proofErr w:type="spellStart"/>
          <w:r>
            <w:rPr>
              <w:rFonts w:eastAsia="Times New Roman"/>
              <w:i/>
              <w:iCs/>
            </w:rPr>
            <w:t>Biochem</w:t>
          </w:r>
          <w:proofErr w:type="spellEnd"/>
          <w:r>
            <w:rPr>
              <w:rFonts w:eastAsia="Times New Roman"/>
            </w:rPr>
            <w:t>, vol. 70, no. 2, pp. 173–189, Jul. 2024, doi: 10.18388/pb.2021_534.</w:t>
          </w:r>
        </w:p>
        <w:p w14:paraId="3D4718AB" w14:textId="77777777" w:rsidR="00FD77ED" w:rsidRDefault="00FD77ED">
          <w:pPr>
            <w:autoSpaceDE w:val="0"/>
            <w:autoSpaceDN w:val="0"/>
            <w:ind w:hanging="640"/>
            <w:divId w:val="1440489701"/>
            <w:rPr>
              <w:rFonts w:eastAsia="Times New Roman"/>
            </w:rPr>
          </w:pPr>
          <w:r>
            <w:rPr>
              <w:rFonts w:eastAsia="Times New Roman"/>
            </w:rPr>
            <w:t>[24]</w:t>
          </w:r>
          <w:r>
            <w:rPr>
              <w:rFonts w:eastAsia="Times New Roman"/>
            </w:rPr>
            <w:tab/>
            <w:t xml:space="preserve">S. </w:t>
          </w:r>
          <w:proofErr w:type="spellStart"/>
          <w:r>
            <w:rPr>
              <w:rFonts w:eastAsia="Times New Roman"/>
            </w:rPr>
            <w:t>Marguerat</w:t>
          </w:r>
          <w:proofErr w:type="spellEnd"/>
          <w:r>
            <w:rPr>
              <w:rFonts w:eastAsia="Times New Roman"/>
            </w:rPr>
            <w:t xml:space="preserve"> and J. </w:t>
          </w:r>
          <w:proofErr w:type="spellStart"/>
          <w:r>
            <w:rPr>
              <w:rFonts w:eastAsia="Times New Roman"/>
            </w:rPr>
            <w:t>Bähler</w:t>
          </w:r>
          <w:proofErr w:type="spellEnd"/>
          <w:r>
            <w:rPr>
              <w:rFonts w:eastAsia="Times New Roman"/>
            </w:rPr>
            <w:t>, “RNA-</w:t>
          </w:r>
          <w:proofErr w:type="spellStart"/>
          <w:r>
            <w:rPr>
              <w:rFonts w:eastAsia="Times New Roman"/>
            </w:rPr>
            <w:t>seq</w:t>
          </w:r>
          <w:proofErr w:type="spellEnd"/>
          <w:r>
            <w:rPr>
              <w:rFonts w:eastAsia="Times New Roman"/>
            </w:rPr>
            <w:t xml:space="preserve">: from </w:t>
          </w:r>
          <w:proofErr w:type="spellStart"/>
          <w:r>
            <w:rPr>
              <w:rFonts w:eastAsia="Times New Roman"/>
            </w:rPr>
            <w:t>technology</w:t>
          </w:r>
          <w:proofErr w:type="spellEnd"/>
          <w:r>
            <w:rPr>
              <w:rFonts w:eastAsia="Times New Roman"/>
            </w:rPr>
            <w:t xml:space="preserve"> to </w:t>
          </w:r>
          <w:proofErr w:type="spellStart"/>
          <w:r>
            <w:rPr>
              <w:rFonts w:eastAsia="Times New Roman"/>
            </w:rPr>
            <w:t>biology</w:t>
          </w:r>
          <w:proofErr w:type="spellEnd"/>
          <w:r>
            <w:rPr>
              <w:rFonts w:eastAsia="Times New Roman"/>
            </w:rPr>
            <w:t xml:space="preserve">,” </w:t>
          </w:r>
          <w:r>
            <w:rPr>
              <w:rFonts w:eastAsia="Times New Roman"/>
              <w:i/>
              <w:iCs/>
            </w:rPr>
            <w:t xml:space="preserve">Cellular and </w:t>
          </w:r>
          <w:proofErr w:type="spellStart"/>
          <w:r>
            <w:rPr>
              <w:rFonts w:eastAsia="Times New Roman"/>
              <w:i/>
              <w:iCs/>
            </w:rPr>
            <w:t>Molecular</w:t>
          </w:r>
          <w:proofErr w:type="spellEnd"/>
          <w:r>
            <w:rPr>
              <w:rFonts w:eastAsia="Times New Roman"/>
              <w:i/>
              <w:iCs/>
            </w:rPr>
            <w:t xml:space="preserve"> Life </w:t>
          </w:r>
          <w:proofErr w:type="spellStart"/>
          <w:r>
            <w:rPr>
              <w:rFonts w:eastAsia="Times New Roman"/>
              <w:i/>
              <w:iCs/>
            </w:rPr>
            <w:t>Sciences</w:t>
          </w:r>
          <w:proofErr w:type="spellEnd"/>
          <w:r>
            <w:rPr>
              <w:rFonts w:eastAsia="Times New Roman"/>
            </w:rPr>
            <w:t xml:space="preserve">, vol. 67, no. 4, pp. 569–579, </w:t>
          </w:r>
          <w:proofErr w:type="spellStart"/>
          <w:r>
            <w:rPr>
              <w:rFonts w:eastAsia="Times New Roman"/>
            </w:rPr>
            <w:t>Feb</w:t>
          </w:r>
          <w:proofErr w:type="spellEnd"/>
          <w:r>
            <w:rPr>
              <w:rFonts w:eastAsia="Times New Roman"/>
            </w:rPr>
            <w:t>. 2010, doi: 10.1007/s00018-009-0180-6.</w:t>
          </w:r>
        </w:p>
        <w:p w14:paraId="6B8A2273" w14:textId="77777777" w:rsidR="00FD77ED" w:rsidRDefault="00FD77ED">
          <w:pPr>
            <w:autoSpaceDE w:val="0"/>
            <w:autoSpaceDN w:val="0"/>
            <w:ind w:hanging="640"/>
            <w:divId w:val="528375425"/>
            <w:rPr>
              <w:rFonts w:eastAsia="Times New Roman"/>
            </w:rPr>
          </w:pPr>
          <w:r>
            <w:rPr>
              <w:rFonts w:eastAsia="Times New Roman"/>
            </w:rPr>
            <w:t>[25]</w:t>
          </w:r>
          <w:r>
            <w:rPr>
              <w:rFonts w:eastAsia="Times New Roman"/>
            </w:rPr>
            <w:tab/>
            <w:t xml:space="preserve">K. Van Den </w:t>
          </w:r>
          <w:proofErr w:type="spellStart"/>
          <w:r>
            <w:rPr>
              <w:rFonts w:eastAsia="Times New Roman"/>
            </w:rPr>
            <w:t>Berge</w:t>
          </w:r>
          <w:proofErr w:type="spellEnd"/>
          <w:r>
            <w:rPr>
              <w:rFonts w:eastAsia="Times New Roman"/>
            </w:rPr>
            <w:t xml:space="preserve"> </w:t>
          </w:r>
          <w:r>
            <w:rPr>
              <w:rFonts w:eastAsia="Times New Roman"/>
              <w:i/>
              <w:iCs/>
            </w:rPr>
            <w:t>et al.</w:t>
          </w:r>
          <w:r>
            <w:rPr>
              <w:rFonts w:eastAsia="Times New Roman"/>
            </w:rPr>
            <w:t xml:space="preserve">, “RNA </w:t>
          </w:r>
          <w:proofErr w:type="spellStart"/>
          <w:r>
            <w:rPr>
              <w:rFonts w:eastAsia="Times New Roman"/>
            </w:rPr>
            <w:t>sequencing</w:t>
          </w:r>
          <w:proofErr w:type="spellEnd"/>
          <w:r>
            <w:rPr>
              <w:rFonts w:eastAsia="Times New Roman"/>
            </w:rPr>
            <w:t xml:space="preserve"> data: </w:t>
          </w:r>
          <w:proofErr w:type="spellStart"/>
          <w:r>
            <w:rPr>
              <w:rFonts w:eastAsia="Times New Roman"/>
            </w:rPr>
            <w:t>hitchhiker’s</w:t>
          </w:r>
          <w:proofErr w:type="spellEnd"/>
          <w:r>
            <w:rPr>
              <w:rFonts w:eastAsia="Times New Roman"/>
            </w:rPr>
            <w:t xml:space="preserve"> </w:t>
          </w:r>
          <w:proofErr w:type="spellStart"/>
          <w:r>
            <w:rPr>
              <w:rFonts w:eastAsia="Times New Roman"/>
            </w:rPr>
            <w:t>guide</w:t>
          </w:r>
          <w:proofErr w:type="spellEnd"/>
          <w:r>
            <w:rPr>
              <w:rFonts w:eastAsia="Times New Roman"/>
            </w:rPr>
            <w:t xml:space="preserve"> to </w:t>
          </w:r>
          <w:proofErr w:type="spellStart"/>
          <w:r>
            <w:rPr>
              <w:rFonts w:eastAsia="Times New Roman"/>
            </w:rPr>
            <w:t>expression</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Oct</w:t>
          </w:r>
          <w:proofErr w:type="spellEnd"/>
          <w:r>
            <w:rPr>
              <w:rFonts w:eastAsia="Times New Roman"/>
            </w:rPr>
            <w:t>. 17, 2018. doi: 10.7287/peerj.preprints.27283v1.</w:t>
          </w:r>
        </w:p>
        <w:p w14:paraId="2D5876D0" w14:textId="77777777" w:rsidR="00FD77ED" w:rsidRDefault="00FD77ED">
          <w:pPr>
            <w:autoSpaceDE w:val="0"/>
            <w:autoSpaceDN w:val="0"/>
            <w:ind w:hanging="640"/>
            <w:divId w:val="732853127"/>
            <w:rPr>
              <w:rFonts w:eastAsia="Times New Roman"/>
            </w:rPr>
          </w:pPr>
          <w:r>
            <w:rPr>
              <w:rFonts w:eastAsia="Times New Roman"/>
            </w:rPr>
            <w:lastRenderedPageBreak/>
            <w:t>[26]</w:t>
          </w:r>
          <w:r>
            <w:rPr>
              <w:rFonts w:eastAsia="Times New Roman"/>
            </w:rPr>
            <w:tab/>
            <w:t xml:space="preserve">S. </w:t>
          </w:r>
          <w:proofErr w:type="spellStart"/>
          <w:r>
            <w:rPr>
              <w:rFonts w:eastAsia="Times New Roman"/>
            </w:rPr>
            <w:t>Antoraz</w:t>
          </w:r>
          <w:proofErr w:type="spellEnd"/>
          <w:r>
            <w:rPr>
              <w:rFonts w:eastAsia="Times New Roman"/>
            </w:rPr>
            <w:t xml:space="preserve"> </w:t>
          </w:r>
          <w:r>
            <w:rPr>
              <w:rFonts w:eastAsia="Times New Roman"/>
              <w:i/>
              <w:iCs/>
            </w:rPr>
            <w:t>et al.</w:t>
          </w:r>
          <w:r>
            <w:rPr>
              <w:rFonts w:eastAsia="Times New Roman"/>
            </w:rPr>
            <w:t xml:space="preserve">, “The </w:t>
          </w:r>
          <w:proofErr w:type="spellStart"/>
          <w:r>
            <w:rPr>
              <w:rFonts w:eastAsia="Times New Roman"/>
            </w:rPr>
            <w:t>Orphan</w:t>
          </w:r>
          <w:proofErr w:type="spellEnd"/>
          <w:r>
            <w:rPr>
              <w:rFonts w:eastAsia="Times New Roman"/>
            </w:rPr>
            <w:t xml:space="preserve"> </w:t>
          </w:r>
          <w:proofErr w:type="spellStart"/>
          <w:r>
            <w:rPr>
              <w:rFonts w:eastAsia="Times New Roman"/>
            </w:rPr>
            <w:t>Response</w:t>
          </w:r>
          <w:proofErr w:type="spellEnd"/>
          <w:r>
            <w:rPr>
              <w:rFonts w:eastAsia="Times New Roman"/>
            </w:rPr>
            <w:t xml:space="preserve"> Regulator Aor1 </w:t>
          </w:r>
          <w:proofErr w:type="spellStart"/>
          <w:r>
            <w:rPr>
              <w:rFonts w:eastAsia="Times New Roman"/>
            </w:rPr>
            <w:t>Is</w:t>
          </w:r>
          <w:proofErr w:type="spellEnd"/>
          <w:r>
            <w:rPr>
              <w:rFonts w:eastAsia="Times New Roman"/>
            </w:rPr>
            <w:t xml:space="preserve"> a New </w:t>
          </w:r>
          <w:proofErr w:type="spellStart"/>
          <w:r>
            <w:rPr>
              <w:rFonts w:eastAsia="Times New Roman"/>
            </w:rPr>
            <w:t>Relevant</w:t>
          </w:r>
          <w:proofErr w:type="spellEnd"/>
          <w:r>
            <w:rPr>
              <w:rFonts w:eastAsia="Times New Roman"/>
            </w:rPr>
            <w:t xml:space="preserve"> Piece in the </w:t>
          </w:r>
          <w:proofErr w:type="spellStart"/>
          <w:r>
            <w:rPr>
              <w:rFonts w:eastAsia="Times New Roman"/>
            </w:rPr>
            <w:t>Complex</w:t>
          </w:r>
          <w:proofErr w:type="spellEnd"/>
          <w:r>
            <w:rPr>
              <w:rFonts w:eastAsia="Times New Roman"/>
            </w:rPr>
            <w:t xml:space="preserve"> Puzzle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rPr>
            <w:t>Antibiotic</w:t>
          </w:r>
          <w:proofErr w:type="spellEnd"/>
          <w:r>
            <w:rPr>
              <w:rFonts w:eastAsia="Times New Roman"/>
            </w:rPr>
            <w:t xml:space="preserve"> Regulatory Network,” </w:t>
          </w:r>
          <w:r>
            <w:rPr>
              <w:rFonts w:eastAsia="Times New Roman"/>
              <w:i/>
              <w:iCs/>
            </w:rPr>
            <w:t xml:space="preserve">Front </w:t>
          </w:r>
          <w:proofErr w:type="spellStart"/>
          <w:r>
            <w:rPr>
              <w:rFonts w:eastAsia="Times New Roman"/>
              <w:i/>
              <w:iCs/>
            </w:rPr>
            <w:t>Microbiol</w:t>
          </w:r>
          <w:proofErr w:type="spellEnd"/>
          <w:r>
            <w:rPr>
              <w:rFonts w:eastAsia="Times New Roman"/>
            </w:rPr>
            <w:t>, vol. 8, Dec. 2017, doi: 10.3389/fmicb.2017.02444.</w:t>
          </w:r>
        </w:p>
        <w:p w14:paraId="35D2C5BB" w14:textId="77777777" w:rsidR="00FD77ED" w:rsidRDefault="00FD77ED">
          <w:pPr>
            <w:autoSpaceDE w:val="0"/>
            <w:autoSpaceDN w:val="0"/>
            <w:ind w:hanging="640"/>
            <w:divId w:val="1637642566"/>
            <w:rPr>
              <w:rFonts w:eastAsia="Times New Roman"/>
            </w:rPr>
          </w:pPr>
          <w:r>
            <w:rPr>
              <w:rFonts w:eastAsia="Times New Roman"/>
            </w:rPr>
            <w:t>[27]</w:t>
          </w:r>
          <w:r>
            <w:rPr>
              <w:rFonts w:eastAsia="Times New Roman"/>
            </w:rPr>
            <w:tab/>
            <w:t xml:space="preserve">Y. Lu </w:t>
          </w:r>
          <w:r>
            <w:rPr>
              <w:rFonts w:eastAsia="Times New Roman"/>
              <w:i/>
              <w:iCs/>
            </w:rPr>
            <w:t>et al.</w:t>
          </w:r>
          <w:r>
            <w:rPr>
              <w:rFonts w:eastAsia="Times New Roman"/>
            </w:rPr>
            <w:t>, “</w:t>
          </w:r>
          <w:proofErr w:type="spellStart"/>
          <w:r>
            <w:rPr>
              <w:rFonts w:eastAsia="Times New Roman"/>
            </w:rPr>
            <w:t>An</w:t>
          </w:r>
          <w:proofErr w:type="spellEnd"/>
          <w:r>
            <w:rPr>
              <w:rFonts w:eastAsia="Times New Roman"/>
            </w:rPr>
            <w:t xml:space="preserve"> </w:t>
          </w:r>
          <w:proofErr w:type="spellStart"/>
          <w:r>
            <w:rPr>
              <w:rFonts w:eastAsia="Times New Roman"/>
            </w:rPr>
            <w:t>Orphan</w:t>
          </w:r>
          <w:proofErr w:type="spellEnd"/>
          <w:r>
            <w:rPr>
              <w:rFonts w:eastAsia="Times New Roman"/>
            </w:rPr>
            <w:t xml:space="preserve"> </w:t>
          </w:r>
          <w:proofErr w:type="spellStart"/>
          <w:r>
            <w:rPr>
              <w:rFonts w:eastAsia="Times New Roman"/>
            </w:rPr>
            <w:t>Histidine</w:t>
          </w:r>
          <w:proofErr w:type="spellEnd"/>
          <w:r>
            <w:rPr>
              <w:rFonts w:eastAsia="Times New Roman"/>
            </w:rPr>
            <w:t xml:space="preserve"> </w:t>
          </w:r>
          <w:proofErr w:type="spellStart"/>
          <w:r>
            <w:rPr>
              <w:rFonts w:eastAsia="Times New Roman"/>
            </w:rPr>
            <w:t>Kinase</w:t>
          </w:r>
          <w:proofErr w:type="spellEnd"/>
          <w:r>
            <w:rPr>
              <w:rFonts w:eastAsia="Times New Roman"/>
            </w:rPr>
            <w:t xml:space="preserve">, </w:t>
          </w:r>
          <w:proofErr w:type="spellStart"/>
          <w:r>
            <w:rPr>
              <w:rFonts w:eastAsia="Times New Roman"/>
            </w:rPr>
            <w:t>OhkA</w:t>
          </w:r>
          <w:proofErr w:type="spellEnd"/>
          <w:r>
            <w:rPr>
              <w:rFonts w:eastAsia="Times New Roman"/>
            </w:rPr>
            <w:t xml:space="preserve">, </w:t>
          </w:r>
          <w:proofErr w:type="spellStart"/>
          <w:r>
            <w:rPr>
              <w:rFonts w:eastAsia="Times New Roman"/>
            </w:rPr>
            <w:t>Regulates</w:t>
          </w:r>
          <w:proofErr w:type="spellEnd"/>
          <w:r>
            <w:rPr>
              <w:rFonts w:eastAsia="Times New Roman"/>
            </w:rPr>
            <w:t xml:space="preserve"> Both </w:t>
          </w:r>
          <w:proofErr w:type="spellStart"/>
          <w:r>
            <w:rPr>
              <w:rFonts w:eastAsia="Times New Roman"/>
            </w:rPr>
            <w:t>Secondary</w:t>
          </w:r>
          <w:proofErr w:type="spellEnd"/>
          <w:r>
            <w:rPr>
              <w:rFonts w:eastAsia="Times New Roman"/>
            </w:rPr>
            <w:t xml:space="preserve"> </w:t>
          </w:r>
          <w:proofErr w:type="spellStart"/>
          <w:r>
            <w:rPr>
              <w:rFonts w:eastAsia="Times New Roman"/>
            </w:rPr>
            <w:t>Metabolism</w:t>
          </w:r>
          <w:proofErr w:type="spellEnd"/>
          <w:r>
            <w:rPr>
              <w:rFonts w:eastAsia="Times New Roman"/>
            </w:rPr>
            <w:t xml:space="preserve"> and </w:t>
          </w:r>
          <w:proofErr w:type="spellStart"/>
          <w:r>
            <w:rPr>
              <w:rFonts w:eastAsia="Times New Roman"/>
            </w:rPr>
            <w:t>Morphological</w:t>
          </w:r>
          <w:proofErr w:type="spellEnd"/>
          <w:r>
            <w:rPr>
              <w:rFonts w:eastAsia="Times New Roman"/>
            </w:rPr>
            <w:t xml:space="preserve"> </w:t>
          </w:r>
          <w:proofErr w:type="spellStart"/>
          <w:r>
            <w:rPr>
              <w:rFonts w:eastAsia="Times New Roman"/>
            </w:rPr>
            <w:t>Differentiation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r>
            <w:rPr>
              <w:rFonts w:eastAsia="Times New Roman"/>
              <w:i/>
              <w:iCs/>
            </w:rPr>
            <w:t xml:space="preserve">J </w:t>
          </w:r>
          <w:proofErr w:type="spellStart"/>
          <w:r>
            <w:rPr>
              <w:rFonts w:eastAsia="Times New Roman"/>
              <w:i/>
              <w:iCs/>
            </w:rPr>
            <w:t>Bacteriol</w:t>
          </w:r>
          <w:proofErr w:type="spellEnd"/>
          <w:r>
            <w:rPr>
              <w:rFonts w:eastAsia="Times New Roman"/>
            </w:rPr>
            <w:t>, vol. 193, no. 12, pp. 3020–3032, Jun. 2011, doi: 10.1128/JB.00017-11.</w:t>
          </w:r>
        </w:p>
        <w:p w14:paraId="71F86B4D" w14:textId="77777777" w:rsidR="00FD77ED" w:rsidRDefault="00FD77ED">
          <w:pPr>
            <w:autoSpaceDE w:val="0"/>
            <w:autoSpaceDN w:val="0"/>
            <w:ind w:hanging="640"/>
            <w:divId w:val="68383415"/>
            <w:rPr>
              <w:rFonts w:eastAsia="Times New Roman"/>
            </w:rPr>
          </w:pPr>
          <w:r>
            <w:rPr>
              <w:rFonts w:eastAsia="Times New Roman"/>
            </w:rPr>
            <w:t>[28]</w:t>
          </w:r>
          <w:r>
            <w:rPr>
              <w:rFonts w:eastAsia="Times New Roman"/>
            </w:rPr>
            <w:tab/>
            <w:t xml:space="preserve">Y. </w:t>
          </w:r>
          <w:proofErr w:type="spellStart"/>
          <w:r>
            <w:rPr>
              <w:rFonts w:eastAsia="Times New Roman"/>
            </w:rPr>
            <w:t>Jeong</w:t>
          </w:r>
          <w:proofErr w:type="spellEnd"/>
          <w:r>
            <w:rPr>
              <w:rFonts w:eastAsia="Times New Roman"/>
            </w:rPr>
            <w:t xml:space="preserve"> </w:t>
          </w:r>
          <w:r>
            <w:rPr>
              <w:rFonts w:eastAsia="Times New Roman"/>
              <w:i/>
              <w:iCs/>
            </w:rPr>
            <w:t>et al.</w:t>
          </w:r>
          <w:r>
            <w:rPr>
              <w:rFonts w:eastAsia="Times New Roman"/>
            </w:rPr>
            <w:t xml:space="preserve">, “The </w:t>
          </w:r>
          <w:proofErr w:type="spellStart"/>
          <w:r>
            <w:rPr>
              <w:rFonts w:eastAsia="Times New Roman"/>
            </w:rPr>
            <w:t>dynamic</w:t>
          </w:r>
          <w:proofErr w:type="spellEnd"/>
          <w:r>
            <w:rPr>
              <w:rFonts w:eastAsia="Times New Roman"/>
            </w:rPr>
            <w:t xml:space="preserve"> </w:t>
          </w:r>
          <w:proofErr w:type="spellStart"/>
          <w:r>
            <w:rPr>
              <w:rFonts w:eastAsia="Times New Roman"/>
            </w:rPr>
            <w:t>transcriptional</w:t>
          </w:r>
          <w:proofErr w:type="spellEnd"/>
          <w:r>
            <w:rPr>
              <w:rFonts w:eastAsia="Times New Roman"/>
            </w:rPr>
            <w:t xml:space="preserve"> and </w:t>
          </w:r>
          <w:proofErr w:type="spellStart"/>
          <w:r>
            <w:rPr>
              <w:rFonts w:eastAsia="Times New Roman"/>
            </w:rPr>
            <w:t>translational</w:t>
          </w:r>
          <w:proofErr w:type="spellEnd"/>
          <w:r>
            <w:rPr>
              <w:rFonts w:eastAsia="Times New Roman"/>
            </w:rPr>
            <w:t xml:space="preserve"> </w:t>
          </w:r>
          <w:proofErr w:type="spellStart"/>
          <w:r>
            <w:rPr>
              <w:rFonts w:eastAsia="Times New Roman"/>
            </w:rPr>
            <w:t>landscape</w:t>
          </w:r>
          <w:proofErr w:type="spellEnd"/>
          <w:r>
            <w:rPr>
              <w:rFonts w:eastAsia="Times New Roman"/>
            </w:rPr>
            <w:t xml:space="preserve"> of the model </w:t>
          </w:r>
          <w:proofErr w:type="spellStart"/>
          <w:r>
            <w:rPr>
              <w:rFonts w:eastAsia="Times New Roman"/>
            </w:rPr>
            <w:t>antibiotic</w:t>
          </w:r>
          <w:proofErr w:type="spellEnd"/>
          <w:r>
            <w:rPr>
              <w:rFonts w:eastAsia="Times New Roman"/>
            </w:rPr>
            <w:t xml:space="preserve"> </w:t>
          </w:r>
          <w:proofErr w:type="spellStart"/>
          <w:r>
            <w:rPr>
              <w:rFonts w:eastAsia="Times New Roman"/>
            </w:rPr>
            <w:t>producer</w:t>
          </w:r>
          <w:proofErr w:type="spellEnd"/>
          <w:r>
            <w:rPr>
              <w:rFonts w:eastAsia="Times New Roman"/>
            </w:rPr>
            <w:t xml:space="preserve">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A3(2),” </w:t>
          </w:r>
          <w:r>
            <w:rPr>
              <w:rFonts w:eastAsia="Times New Roman"/>
              <w:i/>
              <w:iCs/>
            </w:rPr>
            <w:t xml:space="preserve">Nat </w:t>
          </w:r>
          <w:proofErr w:type="spellStart"/>
          <w:r>
            <w:rPr>
              <w:rFonts w:eastAsia="Times New Roman"/>
              <w:i/>
              <w:iCs/>
            </w:rPr>
            <w:t>Commun</w:t>
          </w:r>
          <w:proofErr w:type="spellEnd"/>
          <w:r>
            <w:rPr>
              <w:rFonts w:eastAsia="Times New Roman"/>
            </w:rPr>
            <w:t>, vol. 7, no. 1, p. 11605, Jun. 2016, doi: 10.1038/ncomms11605.</w:t>
          </w:r>
        </w:p>
        <w:p w14:paraId="6239570A" w14:textId="77777777" w:rsidR="00FD77ED" w:rsidRDefault="00FD77ED">
          <w:pPr>
            <w:autoSpaceDE w:val="0"/>
            <w:autoSpaceDN w:val="0"/>
            <w:ind w:hanging="640"/>
            <w:divId w:val="737362208"/>
            <w:rPr>
              <w:rFonts w:eastAsia="Times New Roman"/>
            </w:rPr>
          </w:pPr>
          <w:r>
            <w:rPr>
              <w:rFonts w:eastAsia="Times New Roman"/>
            </w:rPr>
            <w:t>[29]</w:t>
          </w:r>
          <w:r>
            <w:rPr>
              <w:rFonts w:eastAsia="Times New Roman"/>
            </w:rPr>
            <w:tab/>
            <w:t xml:space="preserve">Joanne. Jones, “The Basics of </w:t>
          </w:r>
          <w:proofErr w:type="spellStart"/>
          <w:r>
            <w:rPr>
              <w:rFonts w:eastAsia="Times New Roman"/>
            </w:rPr>
            <w:t>Microarrays</w:t>
          </w:r>
          <w:proofErr w:type="spellEnd"/>
          <w:r>
            <w:rPr>
              <w:rFonts w:eastAsia="Times New Roman"/>
            </w:rPr>
            <w:t xml:space="preserve">.,” </w:t>
          </w:r>
          <w:r>
            <w:rPr>
              <w:rFonts w:eastAsia="Times New Roman"/>
              <w:i/>
              <w:iCs/>
            </w:rPr>
            <w:t>ACNR</w:t>
          </w:r>
          <w:r>
            <w:rPr>
              <w:rFonts w:eastAsia="Times New Roman"/>
            </w:rPr>
            <w:t>, p. 29, 2006.</w:t>
          </w:r>
        </w:p>
        <w:p w14:paraId="4CCD1464" w14:textId="77777777" w:rsidR="00FD77ED" w:rsidRDefault="00FD77ED">
          <w:pPr>
            <w:autoSpaceDE w:val="0"/>
            <w:autoSpaceDN w:val="0"/>
            <w:ind w:hanging="640"/>
            <w:divId w:val="1133673564"/>
            <w:rPr>
              <w:rFonts w:eastAsia="Times New Roman"/>
            </w:rPr>
          </w:pPr>
          <w:r>
            <w:rPr>
              <w:rFonts w:eastAsia="Times New Roman"/>
            </w:rPr>
            <w:t>[30]</w:t>
          </w:r>
          <w:r>
            <w:rPr>
              <w:rFonts w:eastAsia="Times New Roman"/>
            </w:rPr>
            <w:tab/>
            <w:t xml:space="preserve">P. Salerno </w:t>
          </w:r>
          <w:r>
            <w:rPr>
              <w:rFonts w:eastAsia="Times New Roman"/>
              <w:i/>
              <w:iCs/>
            </w:rPr>
            <w:t>et al.</w:t>
          </w:r>
          <w:r>
            <w:rPr>
              <w:rFonts w:eastAsia="Times New Roman"/>
            </w:rPr>
            <w:t>, “</w:t>
          </w:r>
          <w:proofErr w:type="spellStart"/>
          <w:r>
            <w:rPr>
              <w:rFonts w:eastAsia="Times New Roman"/>
            </w:rPr>
            <w:t>Identification</w:t>
          </w:r>
          <w:proofErr w:type="spellEnd"/>
          <w:r>
            <w:rPr>
              <w:rFonts w:eastAsia="Times New Roman"/>
            </w:rPr>
            <w:t xml:space="preserve"> of </w:t>
          </w:r>
          <w:proofErr w:type="spellStart"/>
          <w:r>
            <w:rPr>
              <w:rFonts w:eastAsia="Times New Roman"/>
            </w:rPr>
            <w:t>new</w:t>
          </w:r>
          <w:proofErr w:type="spellEnd"/>
          <w:r>
            <w:rPr>
              <w:rFonts w:eastAsia="Times New Roman"/>
            </w:rPr>
            <w:t xml:space="preserve"> </w:t>
          </w:r>
          <w:proofErr w:type="spellStart"/>
          <w:r>
            <w:rPr>
              <w:rFonts w:eastAsia="Times New Roman"/>
            </w:rPr>
            <w:t>developmentally</w:t>
          </w:r>
          <w:proofErr w:type="spellEnd"/>
          <w:r>
            <w:rPr>
              <w:rFonts w:eastAsia="Times New Roman"/>
            </w:rPr>
            <w:t xml:space="preserve"> </w:t>
          </w:r>
          <w:proofErr w:type="spellStart"/>
          <w:r>
            <w:rPr>
              <w:rFonts w:eastAsia="Times New Roman"/>
            </w:rPr>
            <w:t>regulated</w:t>
          </w:r>
          <w:proofErr w:type="spellEnd"/>
          <w:r>
            <w:rPr>
              <w:rFonts w:eastAsia="Times New Roman"/>
            </w:rPr>
            <w:t xml:space="preserve"> </w:t>
          </w:r>
          <w:proofErr w:type="spellStart"/>
          <w:r>
            <w:rPr>
              <w:rFonts w:eastAsia="Times New Roman"/>
            </w:rPr>
            <w:t>genes</w:t>
          </w:r>
          <w:proofErr w:type="spellEnd"/>
          <w:r>
            <w:rPr>
              <w:rFonts w:eastAsia="Times New Roman"/>
            </w:rPr>
            <w:t xml:space="preserve"> </w:t>
          </w:r>
          <w:proofErr w:type="spellStart"/>
          <w:r>
            <w:rPr>
              <w:rFonts w:eastAsia="Times New Roman"/>
            </w:rPr>
            <w:t>involved</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coelicolorsporulation</w:t>
          </w:r>
          <w:proofErr w:type="spellEnd"/>
          <w:r>
            <w:rPr>
              <w:rFonts w:eastAsia="Times New Roman"/>
            </w:rPr>
            <w:t xml:space="preserve">,” </w:t>
          </w:r>
          <w:r>
            <w:rPr>
              <w:rFonts w:eastAsia="Times New Roman"/>
              <w:i/>
              <w:iCs/>
            </w:rPr>
            <w:t xml:space="preserve">BMC </w:t>
          </w:r>
          <w:proofErr w:type="spellStart"/>
          <w:r>
            <w:rPr>
              <w:rFonts w:eastAsia="Times New Roman"/>
              <w:i/>
              <w:iCs/>
            </w:rPr>
            <w:t>Microbiol</w:t>
          </w:r>
          <w:proofErr w:type="spellEnd"/>
          <w:r>
            <w:rPr>
              <w:rFonts w:eastAsia="Times New Roman"/>
            </w:rPr>
            <w:t>, vol. 13, no. 1, p. 281, Dec. 2013, doi: 10.1186/1471-2180-13-281.</w:t>
          </w:r>
        </w:p>
        <w:p w14:paraId="72942089" w14:textId="77777777" w:rsidR="00FD77ED" w:rsidRDefault="00FD77ED">
          <w:pPr>
            <w:autoSpaceDE w:val="0"/>
            <w:autoSpaceDN w:val="0"/>
            <w:ind w:hanging="640"/>
            <w:divId w:val="126557697"/>
            <w:rPr>
              <w:rFonts w:eastAsia="Times New Roman"/>
            </w:rPr>
          </w:pPr>
          <w:r>
            <w:rPr>
              <w:rFonts w:eastAsia="Times New Roman"/>
            </w:rPr>
            <w:t>[31]</w:t>
          </w:r>
          <w:r>
            <w:rPr>
              <w:rFonts w:eastAsia="Times New Roman"/>
            </w:rPr>
            <w:tab/>
            <w:t xml:space="preserve">P. </w:t>
          </w:r>
          <w:proofErr w:type="spellStart"/>
          <w:r>
            <w:rPr>
              <w:rFonts w:eastAsia="Times New Roman"/>
            </w:rPr>
            <w:t>Yagüe</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Transcriptomic</w:t>
          </w:r>
          <w:proofErr w:type="spellEnd"/>
          <w:r>
            <w:rPr>
              <w:rFonts w:eastAsia="Times New Roman"/>
            </w:rPr>
            <w:t xml:space="preserve"> Analysis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rPr>
            <w:t>Differentiation</w:t>
          </w:r>
          <w:proofErr w:type="spellEnd"/>
          <w:r>
            <w:rPr>
              <w:rFonts w:eastAsia="Times New Roman"/>
            </w:rPr>
            <w:t xml:space="preserve"> in Solid </w:t>
          </w:r>
          <w:proofErr w:type="spellStart"/>
          <w:r>
            <w:rPr>
              <w:rFonts w:eastAsia="Times New Roman"/>
            </w:rPr>
            <w:t>Sporulating</w:t>
          </w:r>
          <w:proofErr w:type="spellEnd"/>
          <w:r>
            <w:rPr>
              <w:rFonts w:eastAsia="Times New Roman"/>
            </w:rPr>
            <w:t xml:space="preserve"> </w:t>
          </w:r>
          <w:proofErr w:type="spellStart"/>
          <w:r>
            <w:rPr>
              <w:rFonts w:eastAsia="Times New Roman"/>
            </w:rPr>
            <w:t>Cultures</w:t>
          </w:r>
          <w:proofErr w:type="spellEnd"/>
          <w:r>
            <w:rPr>
              <w:rFonts w:eastAsia="Times New Roman"/>
            </w:rPr>
            <w:t xml:space="preserve">: First </w:t>
          </w:r>
          <w:proofErr w:type="spellStart"/>
          <w:r>
            <w:rPr>
              <w:rFonts w:eastAsia="Times New Roman"/>
            </w:rPr>
            <w:t>Compartmentalized</w:t>
          </w:r>
          <w:proofErr w:type="spellEnd"/>
          <w:r>
            <w:rPr>
              <w:rFonts w:eastAsia="Times New Roman"/>
            </w:rPr>
            <w:t xml:space="preserve"> and Second </w:t>
          </w:r>
          <w:proofErr w:type="spellStart"/>
          <w:r>
            <w:rPr>
              <w:rFonts w:eastAsia="Times New Roman"/>
            </w:rPr>
            <w:t>Multinucleated</w:t>
          </w:r>
          <w:proofErr w:type="spellEnd"/>
          <w:r>
            <w:rPr>
              <w:rFonts w:eastAsia="Times New Roman"/>
            </w:rPr>
            <w:t xml:space="preserve"> </w:t>
          </w:r>
          <w:proofErr w:type="spellStart"/>
          <w:r>
            <w:rPr>
              <w:rFonts w:eastAsia="Times New Roman"/>
            </w:rPr>
            <w:t>Mycelia</w:t>
          </w:r>
          <w:proofErr w:type="spellEnd"/>
          <w:r>
            <w:rPr>
              <w:rFonts w:eastAsia="Times New Roman"/>
            </w:rPr>
            <w:t xml:space="preserve"> </w:t>
          </w:r>
          <w:proofErr w:type="spellStart"/>
          <w:r>
            <w:rPr>
              <w:rFonts w:eastAsia="Times New Roman"/>
            </w:rPr>
            <w:t>Have</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and </w:t>
          </w:r>
          <w:proofErr w:type="spellStart"/>
          <w:r>
            <w:rPr>
              <w:rFonts w:eastAsia="Times New Roman"/>
            </w:rPr>
            <w:t>Distinctive</w:t>
          </w:r>
          <w:proofErr w:type="spellEnd"/>
          <w:r>
            <w:rPr>
              <w:rFonts w:eastAsia="Times New Roman"/>
            </w:rPr>
            <w:t xml:space="preserve"> </w:t>
          </w:r>
          <w:proofErr w:type="spellStart"/>
          <w:r>
            <w:rPr>
              <w:rFonts w:eastAsia="Times New Roman"/>
            </w:rPr>
            <w:t>Transcriptomes</w:t>
          </w:r>
          <w:proofErr w:type="spellEnd"/>
          <w:r>
            <w:rPr>
              <w:rFonts w:eastAsia="Times New Roman"/>
            </w:rPr>
            <w:t xml:space="preserve">,” </w:t>
          </w:r>
          <w:proofErr w:type="spellStart"/>
          <w:r>
            <w:rPr>
              <w:rFonts w:eastAsia="Times New Roman"/>
              <w:i/>
              <w:iCs/>
            </w:rPr>
            <w:t>PLoS</w:t>
          </w:r>
          <w:proofErr w:type="spellEnd"/>
          <w:r>
            <w:rPr>
              <w:rFonts w:eastAsia="Times New Roman"/>
              <w:i/>
              <w:iCs/>
            </w:rPr>
            <w:t xml:space="preserve"> One</w:t>
          </w:r>
          <w:r>
            <w:rPr>
              <w:rFonts w:eastAsia="Times New Roman"/>
            </w:rPr>
            <w:t>, vol. 8, no. 3, p. e60665, Mar. 2013, doi: 10.1371/journal.pone.0060665.</w:t>
          </w:r>
        </w:p>
        <w:p w14:paraId="37B10A4D" w14:textId="77777777" w:rsidR="00FD77ED" w:rsidRDefault="00FD77ED">
          <w:pPr>
            <w:autoSpaceDE w:val="0"/>
            <w:autoSpaceDN w:val="0"/>
            <w:ind w:hanging="640"/>
            <w:divId w:val="1227568544"/>
            <w:rPr>
              <w:rFonts w:eastAsia="Times New Roman"/>
            </w:rPr>
          </w:pPr>
          <w:r>
            <w:rPr>
              <w:rFonts w:eastAsia="Times New Roman"/>
            </w:rPr>
            <w:t>[32]</w:t>
          </w:r>
          <w:r>
            <w:rPr>
              <w:rFonts w:eastAsia="Times New Roman"/>
            </w:rPr>
            <w:tab/>
          </w:r>
          <w:proofErr w:type="spellStart"/>
          <w:r>
            <w:rPr>
              <w:rFonts w:eastAsia="Times New Roman"/>
            </w:rPr>
            <w:t>User:Larssono</w:t>
          </w:r>
          <w:proofErr w:type="spellEnd"/>
          <w:r>
            <w:rPr>
              <w:rFonts w:eastAsia="Times New Roman"/>
            </w:rPr>
            <w:t xml:space="preserve">, “No </w:t>
          </w:r>
          <w:proofErr w:type="spellStart"/>
          <w:r>
            <w:rPr>
              <w:rFonts w:eastAsia="Times New Roman"/>
            </w:rPr>
            <w:t>Title</w:t>
          </w:r>
          <w:proofErr w:type="spellEnd"/>
          <w:r>
            <w:rPr>
              <w:rFonts w:eastAsia="Times New Roman"/>
            </w:rPr>
            <w:t xml:space="preserve">.” [Online]. </w:t>
          </w:r>
          <w:proofErr w:type="spellStart"/>
          <w:r>
            <w:rPr>
              <w:rFonts w:eastAsia="Times New Roman"/>
            </w:rPr>
            <w:t>Available</w:t>
          </w:r>
          <w:proofErr w:type="spellEnd"/>
          <w:r>
            <w:rPr>
              <w:rFonts w:eastAsia="Times New Roman"/>
            </w:rPr>
            <w:t>: https://commons.wikimedia.org/wiki/File:Microarray-schema.jpg</w:t>
          </w:r>
        </w:p>
        <w:p w14:paraId="1DE5006B" w14:textId="77777777" w:rsidR="00FD77ED" w:rsidRDefault="00FD77ED">
          <w:pPr>
            <w:autoSpaceDE w:val="0"/>
            <w:autoSpaceDN w:val="0"/>
            <w:ind w:hanging="640"/>
            <w:divId w:val="302396402"/>
            <w:rPr>
              <w:rFonts w:eastAsia="Times New Roman"/>
            </w:rPr>
          </w:pPr>
          <w:r>
            <w:rPr>
              <w:rFonts w:eastAsia="Times New Roman"/>
            </w:rPr>
            <w:t>[33]</w:t>
          </w:r>
          <w:r>
            <w:rPr>
              <w:rFonts w:eastAsia="Times New Roman"/>
            </w:rPr>
            <w:tab/>
            <w:t>P. J. Park, “</w:t>
          </w:r>
          <w:proofErr w:type="spellStart"/>
          <w:r>
            <w:rPr>
              <w:rFonts w:eastAsia="Times New Roman"/>
            </w:rPr>
            <w:t>ChIP</w:t>
          </w:r>
          <w:proofErr w:type="spellEnd"/>
          <w:r>
            <w:rPr>
              <w:rFonts w:eastAsia="Times New Roman"/>
            </w:rPr>
            <w:t>–</w:t>
          </w:r>
          <w:proofErr w:type="spellStart"/>
          <w:r>
            <w:rPr>
              <w:rFonts w:eastAsia="Times New Roman"/>
            </w:rPr>
            <w:t>seq</w:t>
          </w:r>
          <w:proofErr w:type="spellEnd"/>
          <w:r>
            <w:rPr>
              <w:rFonts w:eastAsia="Times New Roman"/>
            </w:rPr>
            <w:t xml:space="preserve">: </w:t>
          </w:r>
          <w:proofErr w:type="spellStart"/>
          <w:r>
            <w:rPr>
              <w:rFonts w:eastAsia="Times New Roman"/>
            </w:rPr>
            <w:t>advantages</w:t>
          </w:r>
          <w:proofErr w:type="spellEnd"/>
          <w:r>
            <w:rPr>
              <w:rFonts w:eastAsia="Times New Roman"/>
            </w:rPr>
            <w:t xml:space="preserve"> and </w:t>
          </w:r>
          <w:proofErr w:type="spellStart"/>
          <w:r>
            <w:rPr>
              <w:rFonts w:eastAsia="Times New Roman"/>
            </w:rPr>
            <w:t>challenges</w:t>
          </w:r>
          <w:proofErr w:type="spellEnd"/>
          <w:r>
            <w:rPr>
              <w:rFonts w:eastAsia="Times New Roman"/>
            </w:rPr>
            <w:t xml:space="preserve"> of a </w:t>
          </w:r>
          <w:proofErr w:type="spellStart"/>
          <w:r>
            <w:rPr>
              <w:rFonts w:eastAsia="Times New Roman"/>
            </w:rPr>
            <w:t>maturing</w:t>
          </w:r>
          <w:proofErr w:type="spellEnd"/>
          <w:r>
            <w:rPr>
              <w:rFonts w:eastAsia="Times New Roman"/>
            </w:rPr>
            <w:t xml:space="preserve"> </w:t>
          </w:r>
          <w:proofErr w:type="spellStart"/>
          <w:r>
            <w:rPr>
              <w:rFonts w:eastAsia="Times New Roman"/>
            </w:rPr>
            <w:t>technology</w:t>
          </w:r>
          <w:proofErr w:type="spellEnd"/>
          <w:r>
            <w:rPr>
              <w:rFonts w:eastAsia="Times New Roman"/>
            </w:rPr>
            <w:t xml:space="preserve">,” </w:t>
          </w:r>
          <w:r>
            <w:rPr>
              <w:rFonts w:eastAsia="Times New Roman"/>
              <w:i/>
              <w:iCs/>
            </w:rPr>
            <w:t xml:space="preserve">Nat </w:t>
          </w:r>
          <w:proofErr w:type="spellStart"/>
          <w:r>
            <w:rPr>
              <w:rFonts w:eastAsia="Times New Roman"/>
              <w:i/>
              <w:iCs/>
            </w:rPr>
            <w:t>Rev</w:t>
          </w:r>
          <w:proofErr w:type="spellEnd"/>
          <w:r>
            <w:rPr>
              <w:rFonts w:eastAsia="Times New Roman"/>
              <w:i/>
              <w:iCs/>
            </w:rPr>
            <w:t xml:space="preserve"> Genet</w:t>
          </w:r>
          <w:r>
            <w:rPr>
              <w:rFonts w:eastAsia="Times New Roman"/>
            </w:rPr>
            <w:t xml:space="preserve">, vol. 10, no. 10, pp. 669–680, </w:t>
          </w:r>
          <w:proofErr w:type="spellStart"/>
          <w:r>
            <w:rPr>
              <w:rFonts w:eastAsia="Times New Roman"/>
            </w:rPr>
            <w:t>Oct</w:t>
          </w:r>
          <w:proofErr w:type="spellEnd"/>
          <w:r>
            <w:rPr>
              <w:rFonts w:eastAsia="Times New Roman"/>
            </w:rPr>
            <w:t>. 2009, doi: 10.1038/nrg2641.</w:t>
          </w:r>
        </w:p>
        <w:p w14:paraId="754DD78B" w14:textId="77777777" w:rsidR="00FD77ED" w:rsidRDefault="00FD77ED">
          <w:pPr>
            <w:autoSpaceDE w:val="0"/>
            <w:autoSpaceDN w:val="0"/>
            <w:ind w:hanging="640"/>
            <w:divId w:val="1616136236"/>
            <w:rPr>
              <w:rFonts w:eastAsia="Times New Roman"/>
            </w:rPr>
          </w:pPr>
          <w:r>
            <w:rPr>
              <w:rFonts w:eastAsia="Times New Roman"/>
            </w:rPr>
            <w:t>[34]</w:t>
          </w:r>
          <w:r>
            <w:rPr>
              <w:rFonts w:eastAsia="Times New Roman"/>
            </w:rPr>
            <w:tab/>
            <w:t xml:space="preserve">M. J. Szafran </w:t>
          </w:r>
          <w:r>
            <w:rPr>
              <w:rFonts w:eastAsia="Times New Roman"/>
              <w:i/>
              <w:iCs/>
            </w:rPr>
            <w:t>et al.</w:t>
          </w:r>
          <w:r>
            <w:rPr>
              <w:rFonts w:eastAsia="Times New Roman"/>
            </w:rPr>
            <w:t>, “</w:t>
          </w:r>
          <w:proofErr w:type="spellStart"/>
          <w:r>
            <w:rPr>
              <w:rFonts w:eastAsia="Times New Roman"/>
            </w:rPr>
            <w:t>Spatial</w:t>
          </w:r>
          <w:proofErr w:type="spellEnd"/>
          <w:r>
            <w:rPr>
              <w:rFonts w:eastAsia="Times New Roman"/>
            </w:rPr>
            <w:t xml:space="preserve"> </w:t>
          </w:r>
          <w:proofErr w:type="spellStart"/>
          <w:r>
            <w:rPr>
              <w:rFonts w:eastAsia="Times New Roman"/>
            </w:rPr>
            <w:t>rearrangement</w:t>
          </w:r>
          <w:proofErr w:type="spellEnd"/>
          <w:r>
            <w:rPr>
              <w:rFonts w:eastAsia="Times New Roman"/>
            </w:rPr>
            <w:t xml:space="preserve"> of the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w:t>
          </w:r>
          <w:proofErr w:type="spellStart"/>
          <w:r>
            <w:rPr>
              <w:rFonts w:eastAsia="Times New Roman"/>
            </w:rPr>
            <w:t>linear</w:t>
          </w:r>
          <w:proofErr w:type="spellEnd"/>
          <w:r>
            <w:rPr>
              <w:rFonts w:eastAsia="Times New Roman"/>
            </w:rPr>
            <w:t xml:space="preserve"> </w:t>
          </w:r>
          <w:proofErr w:type="spellStart"/>
          <w:r>
            <w:rPr>
              <w:rFonts w:eastAsia="Times New Roman"/>
            </w:rPr>
            <w:t>chromosome</w:t>
          </w:r>
          <w:proofErr w:type="spellEnd"/>
          <w:r>
            <w:rPr>
              <w:rFonts w:eastAsia="Times New Roman"/>
            </w:rPr>
            <w:t xml:space="preserve"> </w:t>
          </w:r>
          <w:proofErr w:type="spellStart"/>
          <w:r>
            <w:rPr>
              <w:rFonts w:eastAsia="Times New Roman"/>
            </w:rPr>
            <w:t>during</w:t>
          </w:r>
          <w:proofErr w:type="spellEnd"/>
          <w:r>
            <w:rPr>
              <w:rFonts w:eastAsia="Times New Roman"/>
            </w:rPr>
            <w:t xml:space="preserve"> </w:t>
          </w:r>
          <w:proofErr w:type="spellStart"/>
          <w:r>
            <w:rPr>
              <w:rFonts w:eastAsia="Times New Roman"/>
            </w:rPr>
            <w:t>sporogenic</w:t>
          </w:r>
          <w:proofErr w:type="spellEnd"/>
          <w:r>
            <w:rPr>
              <w:rFonts w:eastAsia="Times New Roman"/>
            </w:rPr>
            <w:t xml:space="preserve"> development,” </w:t>
          </w:r>
          <w:r>
            <w:rPr>
              <w:rFonts w:eastAsia="Times New Roman"/>
              <w:i/>
              <w:iCs/>
            </w:rPr>
            <w:t xml:space="preserve">Nat </w:t>
          </w:r>
          <w:proofErr w:type="spellStart"/>
          <w:r>
            <w:rPr>
              <w:rFonts w:eastAsia="Times New Roman"/>
              <w:i/>
              <w:iCs/>
            </w:rPr>
            <w:t>Commun</w:t>
          </w:r>
          <w:proofErr w:type="spellEnd"/>
          <w:r>
            <w:rPr>
              <w:rFonts w:eastAsia="Times New Roman"/>
            </w:rPr>
            <w:t>, vol. 12, no. 1, p. 5222, Sep. 2021, doi: 10.1038/s41467-021-25461-2.</w:t>
          </w:r>
        </w:p>
        <w:p w14:paraId="4652E50F" w14:textId="77777777" w:rsidR="00FD77ED" w:rsidRDefault="00FD77ED">
          <w:pPr>
            <w:autoSpaceDE w:val="0"/>
            <w:autoSpaceDN w:val="0"/>
            <w:ind w:hanging="640"/>
            <w:divId w:val="1324310456"/>
            <w:rPr>
              <w:rFonts w:eastAsia="Times New Roman"/>
            </w:rPr>
          </w:pPr>
          <w:r>
            <w:rPr>
              <w:rFonts w:eastAsia="Times New Roman"/>
            </w:rPr>
            <w:t>[35]</w:t>
          </w:r>
          <w:r>
            <w:rPr>
              <w:rFonts w:eastAsia="Times New Roman"/>
            </w:rPr>
            <w:tab/>
            <w:t xml:space="preserve">K. </w:t>
          </w:r>
          <w:proofErr w:type="spellStart"/>
          <w:r>
            <w:rPr>
              <w:rFonts w:eastAsia="Times New Roman"/>
            </w:rPr>
            <w:t>Šmídová</w:t>
          </w:r>
          <w:proofErr w:type="spellEnd"/>
          <w:r>
            <w:rPr>
              <w:rFonts w:eastAsia="Times New Roman"/>
            </w:rPr>
            <w:t xml:space="preserve">, A. </w:t>
          </w:r>
          <w:proofErr w:type="spellStart"/>
          <w:r>
            <w:rPr>
              <w:rFonts w:eastAsia="Times New Roman"/>
            </w:rPr>
            <w:t>Ziková</w:t>
          </w:r>
          <w:proofErr w:type="spellEnd"/>
          <w:r>
            <w:rPr>
              <w:rFonts w:eastAsia="Times New Roman"/>
            </w:rPr>
            <w:t xml:space="preserve">, J. </w:t>
          </w:r>
          <w:proofErr w:type="spellStart"/>
          <w:r>
            <w:rPr>
              <w:rFonts w:eastAsia="Times New Roman"/>
            </w:rPr>
            <w:t>Pospíšil</w:t>
          </w:r>
          <w:proofErr w:type="spellEnd"/>
          <w:r>
            <w:rPr>
              <w:rFonts w:eastAsia="Times New Roman"/>
            </w:rPr>
            <w:t xml:space="preserve">, M. Schwarz, J. Bobek, and J. </w:t>
          </w:r>
          <w:proofErr w:type="spellStart"/>
          <w:r>
            <w:rPr>
              <w:rFonts w:eastAsia="Times New Roman"/>
            </w:rPr>
            <w:t>Vohradsky</w:t>
          </w:r>
          <w:proofErr w:type="spellEnd"/>
          <w:r>
            <w:rPr>
              <w:rFonts w:eastAsia="Times New Roman"/>
            </w:rPr>
            <w:t xml:space="preserve">, “DNA </w:t>
          </w:r>
          <w:proofErr w:type="spellStart"/>
          <w:r>
            <w:rPr>
              <w:rFonts w:eastAsia="Times New Roman"/>
            </w:rPr>
            <w:t>mapping</w:t>
          </w:r>
          <w:proofErr w:type="spellEnd"/>
          <w:r>
            <w:rPr>
              <w:rFonts w:eastAsia="Times New Roman"/>
            </w:rPr>
            <w:t xml:space="preserve"> and </w:t>
          </w:r>
          <w:proofErr w:type="spellStart"/>
          <w:r>
            <w:rPr>
              <w:rFonts w:eastAsia="Times New Roman"/>
            </w:rPr>
            <w:t>kinetic</w:t>
          </w:r>
          <w:proofErr w:type="spellEnd"/>
          <w:r>
            <w:rPr>
              <w:rFonts w:eastAsia="Times New Roman"/>
            </w:rPr>
            <w:t xml:space="preserve"> modeling of the </w:t>
          </w:r>
          <w:proofErr w:type="spellStart"/>
          <w:r>
            <w:rPr>
              <w:rFonts w:eastAsia="Times New Roman"/>
            </w:rPr>
            <w:t>HrdB</w:t>
          </w:r>
          <w:proofErr w:type="spellEnd"/>
          <w:r>
            <w:rPr>
              <w:rFonts w:eastAsia="Times New Roman"/>
            </w:rPr>
            <w:t xml:space="preserve"> </w:t>
          </w:r>
          <w:proofErr w:type="spellStart"/>
          <w:r>
            <w:rPr>
              <w:rFonts w:eastAsia="Times New Roman"/>
            </w:rPr>
            <w:t>regulon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i/>
              <w:iCs/>
            </w:rPr>
            <w:t>Nucleic</w:t>
          </w:r>
          <w:proofErr w:type="spellEnd"/>
          <w:r>
            <w:rPr>
              <w:rFonts w:eastAsia="Times New Roman"/>
              <w:i/>
              <w:iCs/>
            </w:rPr>
            <w:t xml:space="preserve"> </w:t>
          </w:r>
          <w:proofErr w:type="spellStart"/>
          <w:r>
            <w:rPr>
              <w:rFonts w:eastAsia="Times New Roman"/>
              <w:i/>
              <w:iCs/>
            </w:rPr>
            <w:t>Acids</w:t>
          </w:r>
          <w:proofErr w:type="spellEnd"/>
          <w:r>
            <w:rPr>
              <w:rFonts w:eastAsia="Times New Roman"/>
              <w:i/>
              <w:iCs/>
            </w:rPr>
            <w:t xml:space="preserve"> Res</w:t>
          </w:r>
          <w:r>
            <w:rPr>
              <w:rFonts w:eastAsia="Times New Roman"/>
            </w:rPr>
            <w:t>, vol. 47, no. 2, pp. 621–633, Jan. 2019, doi: 10.1093/</w:t>
          </w:r>
          <w:proofErr w:type="spellStart"/>
          <w:r>
            <w:rPr>
              <w:rFonts w:eastAsia="Times New Roman"/>
            </w:rPr>
            <w:t>nar</w:t>
          </w:r>
          <w:proofErr w:type="spellEnd"/>
          <w:r>
            <w:rPr>
              <w:rFonts w:eastAsia="Times New Roman"/>
            </w:rPr>
            <w:t>/gky1018.</w:t>
          </w:r>
        </w:p>
        <w:p w14:paraId="752A4A23" w14:textId="77777777" w:rsidR="00FD77ED" w:rsidRDefault="00FD77ED">
          <w:pPr>
            <w:autoSpaceDE w:val="0"/>
            <w:autoSpaceDN w:val="0"/>
            <w:ind w:hanging="640"/>
            <w:divId w:val="54664126"/>
            <w:rPr>
              <w:rFonts w:eastAsia="Times New Roman"/>
            </w:rPr>
          </w:pPr>
          <w:r>
            <w:rPr>
              <w:rFonts w:eastAsia="Times New Roman"/>
            </w:rPr>
            <w:t>[36]</w:t>
          </w:r>
          <w:r>
            <w:rPr>
              <w:rFonts w:eastAsia="Times New Roman"/>
            </w:rPr>
            <w:tab/>
            <w:t xml:space="preserve">A. </w:t>
          </w:r>
          <w:proofErr w:type="spellStart"/>
          <w:r>
            <w:rPr>
              <w:rFonts w:eastAsia="Times New Roman"/>
            </w:rPr>
            <w:t>Shah</w:t>
          </w:r>
          <w:proofErr w:type="spellEnd"/>
          <w:r>
            <w:rPr>
              <w:rFonts w:eastAsia="Times New Roman"/>
            </w:rPr>
            <w:t>, “</w:t>
          </w:r>
          <w:proofErr w:type="spellStart"/>
          <w:r>
            <w:rPr>
              <w:rFonts w:eastAsia="Times New Roman"/>
            </w:rPr>
            <w:t>Chromatin</w:t>
          </w:r>
          <w:proofErr w:type="spellEnd"/>
          <w:r>
            <w:rPr>
              <w:rFonts w:eastAsia="Times New Roman"/>
            </w:rPr>
            <w:t xml:space="preserve"> </w:t>
          </w:r>
          <w:proofErr w:type="spellStart"/>
          <w:r>
            <w:rPr>
              <w:rFonts w:eastAsia="Times New Roman"/>
            </w:rPr>
            <w:t>immunoprecipitation</w:t>
          </w:r>
          <w:proofErr w:type="spellEnd"/>
          <w:r>
            <w:rPr>
              <w:rFonts w:eastAsia="Times New Roman"/>
            </w:rPr>
            <w:t xml:space="preserve"> </w:t>
          </w:r>
          <w:proofErr w:type="spellStart"/>
          <w:r>
            <w:rPr>
              <w:rFonts w:eastAsia="Times New Roman"/>
            </w:rPr>
            <w:t>sequencing</w:t>
          </w:r>
          <w:proofErr w:type="spellEnd"/>
          <w:r>
            <w:rPr>
              <w:rFonts w:eastAsia="Times New Roman"/>
            </w:rPr>
            <w:t xml:space="preserve"> (</w:t>
          </w:r>
          <w:proofErr w:type="spellStart"/>
          <w:r>
            <w:rPr>
              <w:rFonts w:eastAsia="Times New Roman"/>
            </w:rPr>
            <w:t>ChIP-Seq</w:t>
          </w:r>
          <w:proofErr w:type="spellEnd"/>
          <w:r>
            <w:rPr>
              <w:rFonts w:eastAsia="Times New Roman"/>
            </w:rPr>
            <w:t xml:space="preserve">) on the </w:t>
          </w:r>
          <w:proofErr w:type="spellStart"/>
          <w:r>
            <w:rPr>
              <w:rFonts w:eastAsia="Times New Roman"/>
            </w:rPr>
            <w:t>SOLiD</w:t>
          </w:r>
          <w:r>
            <w:rPr>
              <w:rFonts w:eastAsia="Times New Roman"/>
              <w:vertAlign w:val="superscript"/>
            </w:rPr>
            <w:t>TM</w:t>
          </w:r>
          <w:proofErr w:type="spellEnd"/>
          <w:r>
            <w:rPr>
              <w:rFonts w:eastAsia="Times New Roman"/>
            </w:rPr>
            <w:t xml:space="preserve"> system,” </w:t>
          </w:r>
          <w:r>
            <w:rPr>
              <w:rFonts w:eastAsia="Times New Roman"/>
              <w:i/>
              <w:iCs/>
            </w:rPr>
            <w:t xml:space="preserve">Nat </w:t>
          </w:r>
          <w:proofErr w:type="spellStart"/>
          <w:r>
            <w:rPr>
              <w:rFonts w:eastAsia="Times New Roman"/>
              <w:i/>
              <w:iCs/>
            </w:rPr>
            <w:t>Methods</w:t>
          </w:r>
          <w:proofErr w:type="spellEnd"/>
          <w:r>
            <w:rPr>
              <w:rFonts w:eastAsia="Times New Roman"/>
            </w:rPr>
            <w:t xml:space="preserve">, vol. 6, no. 4, pp. ii–iii, </w:t>
          </w:r>
          <w:proofErr w:type="spellStart"/>
          <w:r>
            <w:rPr>
              <w:rFonts w:eastAsia="Times New Roman"/>
            </w:rPr>
            <w:t>Apr</w:t>
          </w:r>
          <w:proofErr w:type="spellEnd"/>
          <w:r>
            <w:rPr>
              <w:rFonts w:eastAsia="Times New Roman"/>
            </w:rPr>
            <w:t>. 2009, doi: 10.1038/nmeth.f.247.</w:t>
          </w:r>
        </w:p>
        <w:p w14:paraId="726B0AD0" w14:textId="77777777" w:rsidR="00FD77ED" w:rsidRDefault="00FD77ED">
          <w:pPr>
            <w:autoSpaceDE w:val="0"/>
            <w:autoSpaceDN w:val="0"/>
            <w:ind w:hanging="640"/>
            <w:divId w:val="2012179125"/>
            <w:rPr>
              <w:rFonts w:eastAsia="Times New Roman"/>
            </w:rPr>
          </w:pPr>
          <w:r>
            <w:rPr>
              <w:rFonts w:eastAsia="Times New Roman"/>
            </w:rPr>
            <w:t>[37]</w:t>
          </w:r>
          <w:r>
            <w:rPr>
              <w:rFonts w:eastAsia="Times New Roman"/>
            </w:rPr>
            <w:tab/>
            <w:t>R. Edgar, “</w:t>
          </w:r>
          <w:proofErr w:type="spellStart"/>
          <w:r>
            <w:rPr>
              <w:rFonts w:eastAsia="Times New Roman"/>
            </w:rPr>
            <w:t>Gene</w:t>
          </w:r>
          <w:proofErr w:type="spellEnd"/>
          <w:r>
            <w:rPr>
              <w:rFonts w:eastAsia="Times New Roman"/>
            </w:rPr>
            <w:t xml:space="preserve"> </w:t>
          </w:r>
          <w:proofErr w:type="spellStart"/>
          <w:r>
            <w:rPr>
              <w:rFonts w:eastAsia="Times New Roman"/>
            </w:rPr>
            <w:t>Expression</w:t>
          </w:r>
          <w:proofErr w:type="spellEnd"/>
          <w:r>
            <w:rPr>
              <w:rFonts w:eastAsia="Times New Roman"/>
            </w:rPr>
            <w:t xml:space="preserve"> Omnibus: NCBI </w:t>
          </w:r>
          <w:proofErr w:type="spellStart"/>
          <w:r>
            <w:rPr>
              <w:rFonts w:eastAsia="Times New Roman"/>
            </w:rPr>
            <w:t>gene</w:t>
          </w:r>
          <w:proofErr w:type="spellEnd"/>
          <w:r>
            <w:rPr>
              <w:rFonts w:eastAsia="Times New Roman"/>
            </w:rPr>
            <w:t xml:space="preserve"> </w:t>
          </w:r>
          <w:proofErr w:type="spellStart"/>
          <w:r>
            <w:rPr>
              <w:rFonts w:eastAsia="Times New Roman"/>
            </w:rPr>
            <w:t>expression</w:t>
          </w:r>
          <w:proofErr w:type="spellEnd"/>
          <w:r>
            <w:rPr>
              <w:rFonts w:eastAsia="Times New Roman"/>
            </w:rPr>
            <w:t xml:space="preserve"> and </w:t>
          </w:r>
          <w:proofErr w:type="spellStart"/>
          <w:r>
            <w:rPr>
              <w:rFonts w:eastAsia="Times New Roman"/>
            </w:rPr>
            <w:t>hybridization</w:t>
          </w:r>
          <w:proofErr w:type="spellEnd"/>
          <w:r>
            <w:rPr>
              <w:rFonts w:eastAsia="Times New Roman"/>
            </w:rPr>
            <w:t xml:space="preserve"> </w:t>
          </w:r>
          <w:proofErr w:type="spellStart"/>
          <w:r>
            <w:rPr>
              <w:rFonts w:eastAsia="Times New Roman"/>
            </w:rPr>
            <w:t>array</w:t>
          </w:r>
          <w:proofErr w:type="spellEnd"/>
          <w:r>
            <w:rPr>
              <w:rFonts w:eastAsia="Times New Roman"/>
            </w:rPr>
            <w:t xml:space="preserve"> data </w:t>
          </w:r>
          <w:proofErr w:type="spellStart"/>
          <w:r>
            <w:rPr>
              <w:rFonts w:eastAsia="Times New Roman"/>
            </w:rPr>
            <w:t>repository</w:t>
          </w:r>
          <w:proofErr w:type="spellEnd"/>
          <w:r>
            <w:rPr>
              <w:rFonts w:eastAsia="Times New Roman"/>
            </w:rPr>
            <w:t xml:space="preserve">,” </w:t>
          </w:r>
          <w:proofErr w:type="spellStart"/>
          <w:r>
            <w:rPr>
              <w:rFonts w:eastAsia="Times New Roman"/>
              <w:i/>
              <w:iCs/>
            </w:rPr>
            <w:t>Nucleic</w:t>
          </w:r>
          <w:proofErr w:type="spellEnd"/>
          <w:r>
            <w:rPr>
              <w:rFonts w:eastAsia="Times New Roman"/>
              <w:i/>
              <w:iCs/>
            </w:rPr>
            <w:t xml:space="preserve"> </w:t>
          </w:r>
          <w:proofErr w:type="spellStart"/>
          <w:r>
            <w:rPr>
              <w:rFonts w:eastAsia="Times New Roman"/>
              <w:i/>
              <w:iCs/>
            </w:rPr>
            <w:t>Acids</w:t>
          </w:r>
          <w:proofErr w:type="spellEnd"/>
          <w:r>
            <w:rPr>
              <w:rFonts w:eastAsia="Times New Roman"/>
              <w:i/>
              <w:iCs/>
            </w:rPr>
            <w:t xml:space="preserve"> Res</w:t>
          </w:r>
          <w:r>
            <w:rPr>
              <w:rFonts w:eastAsia="Times New Roman"/>
            </w:rPr>
            <w:t>, vol. 30, no. 1, pp. 207–210, Jan. 2002, doi: 10.1093/</w:t>
          </w:r>
          <w:proofErr w:type="spellStart"/>
          <w:r>
            <w:rPr>
              <w:rFonts w:eastAsia="Times New Roman"/>
            </w:rPr>
            <w:t>nar</w:t>
          </w:r>
          <w:proofErr w:type="spellEnd"/>
          <w:r>
            <w:rPr>
              <w:rFonts w:eastAsia="Times New Roman"/>
            </w:rPr>
            <w:t>/30.1.207.</w:t>
          </w:r>
        </w:p>
        <w:p w14:paraId="0F8AAF33" w14:textId="77777777" w:rsidR="00FD77ED" w:rsidRDefault="00FD77ED">
          <w:pPr>
            <w:autoSpaceDE w:val="0"/>
            <w:autoSpaceDN w:val="0"/>
            <w:ind w:hanging="640"/>
            <w:divId w:val="1461608640"/>
            <w:rPr>
              <w:rFonts w:eastAsia="Times New Roman"/>
            </w:rPr>
          </w:pPr>
          <w:r>
            <w:rPr>
              <w:rFonts w:eastAsia="Times New Roman"/>
            </w:rPr>
            <w:t>[38]</w:t>
          </w:r>
          <w:r>
            <w:rPr>
              <w:rFonts w:eastAsia="Times New Roman"/>
            </w:rPr>
            <w:tab/>
            <w:t xml:space="preserve">U. </w:t>
          </w:r>
          <w:proofErr w:type="spellStart"/>
          <w:r>
            <w:rPr>
              <w:rFonts w:eastAsia="Times New Roman"/>
            </w:rPr>
            <w:t>Sarkans</w:t>
          </w:r>
          <w:proofErr w:type="spellEnd"/>
          <w:r>
            <w:rPr>
              <w:rFonts w:eastAsia="Times New Roman"/>
            </w:rPr>
            <w:t xml:space="preserve"> </w:t>
          </w:r>
          <w:r>
            <w:rPr>
              <w:rFonts w:eastAsia="Times New Roman"/>
              <w:i/>
              <w:iCs/>
            </w:rPr>
            <w:t>et al.</w:t>
          </w:r>
          <w:r>
            <w:rPr>
              <w:rFonts w:eastAsia="Times New Roman"/>
            </w:rPr>
            <w:t xml:space="preserve">, “The </w:t>
          </w:r>
          <w:proofErr w:type="spellStart"/>
          <w:r>
            <w:rPr>
              <w:rFonts w:eastAsia="Times New Roman"/>
            </w:rPr>
            <w:t>BioStudies</w:t>
          </w:r>
          <w:proofErr w:type="spellEnd"/>
          <w:r>
            <w:rPr>
              <w:rFonts w:eastAsia="Times New Roman"/>
            </w:rPr>
            <w:t xml:space="preserve"> </w:t>
          </w:r>
          <w:proofErr w:type="spellStart"/>
          <w:r>
            <w:rPr>
              <w:rFonts w:eastAsia="Times New Roman"/>
            </w:rPr>
            <w:t>database</w:t>
          </w:r>
          <w:proofErr w:type="spellEnd"/>
          <w:r>
            <w:rPr>
              <w:rFonts w:eastAsia="Times New Roman"/>
            </w:rPr>
            <w:t xml:space="preserve">—one stop shop for </w:t>
          </w:r>
          <w:proofErr w:type="spellStart"/>
          <w:r>
            <w:rPr>
              <w:rFonts w:eastAsia="Times New Roman"/>
            </w:rPr>
            <w:t>all</w:t>
          </w:r>
          <w:proofErr w:type="spellEnd"/>
          <w:r>
            <w:rPr>
              <w:rFonts w:eastAsia="Times New Roman"/>
            </w:rPr>
            <w:t xml:space="preserve"> data </w:t>
          </w:r>
          <w:proofErr w:type="spellStart"/>
          <w:r>
            <w:rPr>
              <w:rFonts w:eastAsia="Times New Roman"/>
            </w:rPr>
            <w:t>supporting</w:t>
          </w:r>
          <w:proofErr w:type="spellEnd"/>
          <w:r>
            <w:rPr>
              <w:rFonts w:eastAsia="Times New Roman"/>
            </w:rPr>
            <w:t xml:space="preserve"> a life </w:t>
          </w:r>
          <w:proofErr w:type="spellStart"/>
          <w:r>
            <w:rPr>
              <w:rFonts w:eastAsia="Times New Roman"/>
            </w:rPr>
            <w:t>sciences</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proofErr w:type="spellStart"/>
          <w:r>
            <w:rPr>
              <w:rFonts w:eastAsia="Times New Roman"/>
              <w:i/>
              <w:iCs/>
            </w:rPr>
            <w:t>Nucleic</w:t>
          </w:r>
          <w:proofErr w:type="spellEnd"/>
          <w:r>
            <w:rPr>
              <w:rFonts w:eastAsia="Times New Roman"/>
              <w:i/>
              <w:iCs/>
            </w:rPr>
            <w:t xml:space="preserve"> </w:t>
          </w:r>
          <w:proofErr w:type="spellStart"/>
          <w:r>
            <w:rPr>
              <w:rFonts w:eastAsia="Times New Roman"/>
              <w:i/>
              <w:iCs/>
            </w:rPr>
            <w:t>Acids</w:t>
          </w:r>
          <w:proofErr w:type="spellEnd"/>
          <w:r>
            <w:rPr>
              <w:rFonts w:eastAsia="Times New Roman"/>
              <w:i/>
              <w:iCs/>
            </w:rPr>
            <w:t xml:space="preserve"> Res</w:t>
          </w:r>
          <w:r>
            <w:rPr>
              <w:rFonts w:eastAsia="Times New Roman"/>
            </w:rPr>
            <w:t>, vol. 46, no. D1, pp. D1266–D1270, Jan. 2018, doi: 10.1093/</w:t>
          </w:r>
          <w:proofErr w:type="spellStart"/>
          <w:r>
            <w:rPr>
              <w:rFonts w:eastAsia="Times New Roman"/>
            </w:rPr>
            <w:t>nar</w:t>
          </w:r>
          <w:proofErr w:type="spellEnd"/>
          <w:r>
            <w:rPr>
              <w:rFonts w:eastAsia="Times New Roman"/>
            </w:rPr>
            <w:t>/gkx965.</w:t>
          </w:r>
        </w:p>
        <w:p w14:paraId="566FDEB7" w14:textId="77777777" w:rsidR="00FD77ED" w:rsidRDefault="00FD77ED">
          <w:pPr>
            <w:autoSpaceDE w:val="0"/>
            <w:autoSpaceDN w:val="0"/>
            <w:ind w:hanging="640"/>
            <w:divId w:val="1469932073"/>
            <w:rPr>
              <w:rFonts w:eastAsia="Times New Roman"/>
            </w:rPr>
          </w:pPr>
          <w:r>
            <w:rPr>
              <w:rFonts w:eastAsia="Times New Roman"/>
            </w:rPr>
            <w:t>[39]</w:t>
          </w:r>
          <w:r>
            <w:rPr>
              <w:rFonts w:eastAsia="Times New Roman"/>
            </w:rPr>
            <w:tab/>
            <w:t xml:space="preserve">“The </w:t>
          </w:r>
          <w:proofErr w:type="spellStart"/>
          <w:r>
            <w:rPr>
              <w:rFonts w:eastAsia="Times New Roman"/>
            </w:rPr>
            <w:t>Cancer</w:t>
          </w:r>
          <w:proofErr w:type="spellEnd"/>
          <w:r>
            <w:rPr>
              <w:rFonts w:eastAsia="Times New Roman"/>
            </w:rPr>
            <w:t xml:space="preserve"> </w:t>
          </w:r>
          <w:proofErr w:type="spellStart"/>
          <w:r>
            <w:rPr>
              <w:rFonts w:eastAsia="Times New Roman"/>
            </w:rPr>
            <w:t>Genome</w:t>
          </w:r>
          <w:proofErr w:type="spellEnd"/>
          <w:r>
            <w:rPr>
              <w:rFonts w:eastAsia="Times New Roman"/>
            </w:rPr>
            <w:t xml:space="preserve"> Atlas.” [Online]. </w:t>
          </w:r>
          <w:proofErr w:type="spellStart"/>
          <w:r>
            <w:rPr>
              <w:rFonts w:eastAsia="Times New Roman"/>
            </w:rPr>
            <w:t>Available</w:t>
          </w:r>
          <w:proofErr w:type="spellEnd"/>
          <w:r>
            <w:rPr>
              <w:rFonts w:eastAsia="Times New Roman"/>
            </w:rPr>
            <w:t>: https://www.cancer.gov/tcga</w:t>
          </w:r>
        </w:p>
        <w:p w14:paraId="1CBFEC3F" w14:textId="77777777" w:rsidR="00FD77ED" w:rsidRDefault="00FD77ED">
          <w:pPr>
            <w:autoSpaceDE w:val="0"/>
            <w:autoSpaceDN w:val="0"/>
            <w:ind w:hanging="640"/>
            <w:divId w:val="1130443115"/>
            <w:rPr>
              <w:rFonts w:eastAsia="Times New Roman"/>
            </w:rPr>
          </w:pPr>
          <w:r>
            <w:rPr>
              <w:rFonts w:eastAsia="Times New Roman"/>
            </w:rPr>
            <w:lastRenderedPageBreak/>
            <w:t>[40]</w:t>
          </w:r>
          <w:r>
            <w:rPr>
              <w:rFonts w:eastAsia="Times New Roman"/>
            </w:rPr>
            <w:tab/>
            <w:t xml:space="preserve">K. </w:t>
          </w:r>
          <w:proofErr w:type="spellStart"/>
          <w:r>
            <w:rPr>
              <w:rFonts w:eastAsia="Times New Roman"/>
            </w:rPr>
            <w:t>Rychel</w:t>
          </w:r>
          <w:proofErr w:type="spellEnd"/>
          <w:r>
            <w:rPr>
              <w:rFonts w:eastAsia="Times New Roman"/>
            </w:rPr>
            <w:t xml:space="preserve">, K. Decker, A. V </w:t>
          </w:r>
          <w:proofErr w:type="spellStart"/>
          <w:r>
            <w:rPr>
              <w:rFonts w:eastAsia="Times New Roman"/>
            </w:rPr>
            <w:t>Sastry</w:t>
          </w:r>
          <w:proofErr w:type="spellEnd"/>
          <w:r>
            <w:rPr>
              <w:rFonts w:eastAsia="Times New Roman"/>
            </w:rPr>
            <w:t xml:space="preserve">, P. V </w:t>
          </w:r>
          <w:proofErr w:type="spellStart"/>
          <w:r>
            <w:rPr>
              <w:rFonts w:eastAsia="Times New Roman"/>
            </w:rPr>
            <w:t>Phaneuf</w:t>
          </w:r>
          <w:proofErr w:type="spellEnd"/>
          <w:r>
            <w:rPr>
              <w:rFonts w:eastAsia="Times New Roman"/>
            </w:rPr>
            <w:t xml:space="preserve">, S. </w:t>
          </w:r>
          <w:proofErr w:type="spellStart"/>
          <w:r>
            <w:rPr>
              <w:rFonts w:eastAsia="Times New Roman"/>
            </w:rPr>
            <w:t>Poudel</w:t>
          </w:r>
          <w:proofErr w:type="spellEnd"/>
          <w:r>
            <w:rPr>
              <w:rFonts w:eastAsia="Times New Roman"/>
            </w:rPr>
            <w:t xml:space="preserve">, and B. O. </w:t>
          </w:r>
          <w:proofErr w:type="spellStart"/>
          <w:r>
            <w:rPr>
              <w:rFonts w:eastAsia="Times New Roman"/>
            </w:rPr>
            <w:t>Palsson</w:t>
          </w:r>
          <w:proofErr w:type="spellEnd"/>
          <w:r>
            <w:rPr>
              <w:rFonts w:eastAsia="Times New Roman"/>
            </w:rPr>
            <w:t>, “</w:t>
          </w:r>
          <w:proofErr w:type="spellStart"/>
          <w:r>
            <w:rPr>
              <w:rFonts w:eastAsia="Times New Roman"/>
            </w:rPr>
            <w:t>iModulonDB</w:t>
          </w:r>
          <w:proofErr w:type="spellEnd"/>
          <w:r>
            <w:rPr>
              <w:rFonts w:eastAsia="Times New Roman"/>
            </w:rPr>
            <w:t xml:space="preserve">: a </w:t>
          </w:r>
          <w:proofErr w:type="spellStart"/>
          <w:r>
            <w:rPr>
              <w:rFonts w:eastAsia="Times New Roman"/>
            </w:rPr>
            <w:t>knowledgebase</w:t>
          </w:r>
          <w:proofErr w:type="spellEnd"/>
          <w:r>
            <w:rPr>
              <w:rFonts w:eastAsia="Times New Roman"/>
            </w:rPr>
            <w:t xml:space="preserve"> of </w:t>
          </w:r>
          <w:proofErr w:type="spellStart"/>
          <w:r>
            <w:rPr>
              <w:rFonts w:eastAsia="Times New Roman"/>
            </w:rPr>
            <w:t>microbial</w:t>
          </w:r>
          <w:proofErr w:type="spellEnd"/>
          <w:r>
            <w:rPr>
              <w:rFonts w:eastAsia="Times New Roman"/>
            </w:rPr>
            <w:t xml:space="preserve"> </w:t>
          </w:r>
          <w:proofErr w:type="spellStart"/>
          <w:r>
            <w:rPr>
              <w:rFonts w:eastAsia="Times New Roman"/>
            </w:rPr>
            <w:t>transcriptional</w:t>
          </w:r>
          <w:proofErr w:type="spellEnd"/>
          <w:r>
            <w:rPr>
              <w:rFonts w:eastAsia="Times New Roman"/>
            </w:rPr>
            <w:t xml:space="preserve"> </w:t>
          </w:r>
          <w:proofErr w:type="spellStart"/>
          <w:r>
            <w:rPr>
              <w:rFonts w:eastAsia="Times New Roman"/>
            </w:rPr>
            <w:t>regulation</w:t>
          </w:r>
          <w:proofErr w:type="spellEnd"/>
          <w:r>
            <w:rPr>
              <w:rFonts w:eastAsia="Times New Roman"/>
            </w:rPr>
            <w:t xml:space="preserve"> </w:t>
          </w:r>
          <w:proofErr w:type="spellStart"/>
          <w:r>
            <w:rPr>
              <w:rFonts w:eastAsia="Times New Roman"/>
            </w:rPr>
            <w:t>derived</w:t>
          </w:r>
          <w:proofErr w:type="spellEnd"/>
          <w:r>
            <w:rPr>
              <w:rFonts w:eastAsia="Times New Roman"/>
            </w:rPr>
            <w:t xml:space="preserve"> from </w:t>
          </w:r>
          <w:proofErr w:type="spellStart"/>
          <w:r>
            <w:rPr>
              <w:rFonts w:eastAsia="Times New Roman"/>
            </w:rPr>
            <w:t>machine</w:t>
          </w:r>
          <w:proofErr w:type="spellEnd"/>
          <w:r>
            <w:rPr>
              <w:rFonts w:eastAsia="Times New Roman"/>
            </w:rPr>
            <w:t xml:space="preserve"> learning,” </w:t>
          </w:r>
          <w:proofErr w:type="spellStart"/>
          <w:r>
            <w:rPr>
              <w:rFonts w:eastAsia="Times New Roman"/>
              <w:i/>
              <w:iCs/>
            </w:rPr>
            <w:t>Nucleic</w:t>
          </w:r>
          <w:proofErr w:type="spellEnd"/>
          <w:r>
            <w:rPr>
              <w:rFonts w:eastAsia="Times New Roman"/>
              <w:i/>
              <w:iCs/>
            </w:rPr>
            <w:t xml:space="preserve"> </w:t>
          </w:r>
          <w:proofErr w:type="spellStart"/>
          <w:r>
            <w:rPr>
              <w:rFonts w:eastAsia="Times New Roman"/>
              <w:i/>
              <w:iCs/>
            </w:rPr>
            <w:t>Acids</w:t>
          </w:r>
          <w:proofErr w:type="spellEnd"/>
          <w:r>
            <w:rPr>
              <w:rFonts w:eastAsia="Times New Roman"/>
              <w:i/>
              <w:iCs/>
            </w:rPr>
            <w:t xml:space="preserve"> Res</w:t>
          </w:r>
          <w:r>
            <w:rPr>
              <w:rFonts w:eastAsia="Times New Roman"/>
            </w:rPr>
            <w:t>, vol. 49, no. D1, pp. D112–D120, Jan. 2021, doi: 10.1093/</w:t>
          </w:r>
          <w:proofErr w:type="spellStart"/>
          <w:r>
            <w:rPr>
              <w:rFonts w:eastAsia="Times New Roman"/>
            </w:rPr>
            <w:t>nar</w:t>
          </w:r>
          <w:proofErr w:type="spellEnd"/>
          <w:r>
            <w:rPr>
              <w:rFonts w:eastAsia="Times New Roman"/>
            </w:rPr>
            <w:t>/gkaa810.</w:t>
          </w:r>
        </w:p>
        <w:p w14:paraId="09D6F798" w14:textId="77777777" w:rsidR="00FD77ED" w:rsidRDefault="00FD77ED">
          <w:pPr>
            <w:autoSpaceDE w:val="0"/>
            <w:autoSpaceDN w:val="0"/>
            <w:ind w:hanging="640"/>
            <w:divId w:val="2004627933"/>
            <w:rPr>
              <w:rFonts w:eastAsia="Times New Roman"/>
            </w:rPr>
          </w:pPr>
          <w:r>
            <w:rPr>
              <w:rFonts w:eastAsia="Times New Roman"/>
            </w:rPr>
            <w:t>[41]</w:t>
          </w:r>
          <w:r>
            <w:rPr>
              <w:rFonts w:eastAsia="Times New Roman"/>
            </w:rPr>
            <w:tab/>
            <w:t xml:space="preserve">L. A. L. </w:t>
          </w:r>
          <w:proofErr w:type="spellStart"/>
          <w:r>
            <w:rPr>
              <w:rFonts w:eastAsia="Times New Roman"/>
            </w:rPr>
            <w:t>Abueg</w:t>
          </w:r>
          <w:proofErr w:type="spellEnd"/>
          <w:r>
            <w:rPr>
              <w:rFonts w:eastAsia="Times New Roman"/>
            </w:rPr>
            <w:t xml:space="preserve"> </w:t>
          </w:r>
          <w:r>
            <w:rPr>
              <w:rFonts w:eastAsia="Times New Roman"/>
              <w:i/>
              <w:iCs/>
            </w:rPr>
            <w:t>et al.</w:t>
          </w:r>
          <w:r>
            <w:rPr>
              <w:rFonts w:eastAsia="Times New Roman"/>
            </w:rPr>
            <w:t xml:space="preserve">, “The Galaxy platform for </w:t>
          </w:r>
          <w:proofErr w:type="spellStart"/>
          <w:r>
            <w:rPr>
              <w:rFonts w:eastAsia="Times New Roman"/>
            </w:rPr>
            <w:t>accessible</w:t>
          </w:r>
          <w:proofErr w:type="spellEnd"/>
          <w:r>
            <w:rPr>
              <w:rFonts w:eastAsia="Times New Roman"/>
            </w:rPr>
            <w:t xml:space="preserve">, </w:t>
          </w:r>
          <w:proofErr w:type="spellStart"/>
          <w:r>
            <w:rPr>
              <w:rFonts w:eastAsia="Times New Roman"/>
            </w:rPr>
            <w:t>reproducible</w:t>
          </w:r>
          <w:proofErr w:type="spellEnd"/>
          <w:r>
            <w:rPr>
              <w:rFonts w:eastAsia="Times New Roman"/>
            </w:rPr>
            <w:t xml:space="preserve">, and </w:t>
          </w:r>
          <w:proofErr w:type="spellStart"/>
          <w:r>
            <w:rPr>
              <w:rFonts w:eastAsia="Times New Roman"/>
            </w:rPr>
            <w:t>collaborative</w:t>
          </w:r>
          <w:proofErr w:type="spellEnd"/>
          <w:r>
            <w:rPr>
              <w:rFonts w:eastAsia="Times New Roman"/>
            </w:rPr>
            <w:t xml:space="preserve"> data </w:t>
          </w:r>
          <w:proofErr w:type="spellStart"/>
          <w:r>
            <w:rPr>
              <w:rFonts w:eastAsia="Times New Roman"/>
            </w:rPr>
            <w:t>analyses</w:t>
          </w:r>
          <w:proofErr w:type="spellEnd"/>
          <w:r>
            <w:rPr>
              <w:rFonts w:eastAsia="Times New Roman"/>
            </w:rPr>
            <w:t xml:space="preserve">: 2024 update,” </w:t>
          </w:r>
          <w:proofErr w:type="spellStart"/>
          <w:r>
            <w:rPr>
              <w:rFonts w:eastAsia="Times New Roman"/>
              <w:i/>
              <w:iCs/>
            </w:rPr>
            <w:t>Nucleic</w:t>
          </w:r>
          <w:proofErr w:type="spellEnd"/>
          <w:r>
            <w:rPr>
              <w:rFonts w:eastAsia="Times New Roman"/>
              <w:i/>
              <w:iCs/>
            </w:rPr>
            <w:t xml:space="preserve"> </w:t>
          </w:r>
          <w:proofErr w:type="spellStart"/>
          <w:r>
            <w:rPr>
              <w:rFonts w:eastAsia="Times New Roman"/>
              <w:i/>
              <w:iCs/>
            </w:rPr>
            <w:t>Acids</w:t>
          </w:r>
          <w:proofErr w:type="spellEnd"/>
          <w:r>
            <w:rPr>
              <w:rFonts w:eastAsia="Times New Roman"/>
              <w:i/>
              <w:iCs/>
            </w:rPr>
            <w:t xml:space="preserve"> Res</w:t>
          </w:r>
          <w:r>
            <w:rPr>
              <w:rFonts w:eastAsia="Times New Roman"/>
            </w:rPr>
            <w:t>, vol. 52, no. W1, pp. W83–W94, Jul. 2024, doi: 10.1093/</w:t>
          </w:r>
          <w:proofErr w:type="spellStart"/>
          <w:r>
            <w:rPr>
              <w:rFonts w:eastAsia="Times New Roman"/>
            </w:rPr>
            <w:t>nar</w:t>
          </w:r>
          <w:proofErr w:type="spellEnd"/>
          <w:r>
            <w:rPr>
              <w:rFonts w:eastAsia="Times New Roman"/>
            </w:rPr>
            <w:t>/gkae410.</w:t>
          </w:r>
        </w:p>
        <w:p w14:paraId="16E5395E" w14:textId="77777777" w:rsidR="00FD77ED" w:rsidRDefault="00FD77ED">
          <w:pPr>
            <w:autoSpaceDE w:val="0"/>
            <w:autoSpaceDN w:val="0"/>
            <w:ind w:hanging="640"/>
            <w:divId w:val="983461181"/>
            <w:rPr>
              <w:rFonts w:eastAsia="Times New Roman"/>
            </w:rPr>
          </w:pPr>
          <w:r>
            <w:rPr>
              <w:rFonts w:eastAsia="Times New Roman"/>
            </w:rPr>
            <w:t>[42]</w:t>
          </w:r>
          <w:r>
            <w:rPr>
              <w:rFonts w:eastAsia="Times New Roman"/>
            </w:rPr>
            <w:tab/>
            <w:t xml:space="preserve">S. X. Ge, E. W. </w:t>
          </w:r>
          <w:proofErr w:type="spellStart"/>
          <w:r>
            <w:rPr>
              <w:rFonts w:eastAsia="Times New Roman"/>
            </w:rPr>
            <w:t>Son</w:t>
          </w:r>
          <w:proofErr w:type="spellEnd"/>
          <w:r>
            <w:rPr>
              <w:rFonts w:eastAsia="Times New Roman"/>
            </w:rPr>
            <w:t xml:space="preserve">, and R. </w:t>
          </w:r>
          <w:proofErr w:type="spellStart"/>
          <w:r>
            <w:rPr>
              <w:rFonts w:eastAsia="Times New Roman"/>
            </w:rPr>
            <w:t>Yao</w:t>
          </w:r>
          <w:proofErr w:type="spellEnd"/>
          <w:r>
            <w:rPr>
              <w:rFonts w:eastAsia="Times New Roman"/>
            </w:rPr>
            <w:t>, “</w:t>
          </w:r>
          <w:proofErr w:type="spellStart"/>
          <w:r>
            <w:rPr>
              <w:rFonts w:eastAsia="Times New Roman"/>
            </w:rPr>
            <w:t>iDEP</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integrated</w:t>
          </w:r>
          <w:proofErr w:type="spellEnd"/>
          <w:r>
            <w:rPr>
              <w:rFonts w:eastAsia="Times New Roman"/>
            </w:rPr>
            <w:t xml:space="preserve"> web </w:t>
          </w:r>
          <w:proofErr w:type="spellStart"/>
          <w:r>
            <w:rPr>
              <w:rFonts w:eastAsia="Times New Roman"/>
            </w:rPr>
            <w:t>application</w:t>
          </w:r>
          <w:proofErr w:type="spellEnd"/>
          <w:r>
            <w:rPr>
              <w:rFonts w:eastAsia="Times New Roman"/>
            </w:rPr>
            <w:t xml:space="preserve"> for </w:t>
          </w:r>
          <w:proofErr w:type="spellStart"/>
          <w:r>
            <w:rPr>
              <w:rFonts w:eastAsia="Times New Roman"/>
            </w:rPr>
            <w:t>differential</w:t>
          </w:r>
          <w:proofErr w:type="spellEnd"/>
          <w:r>
            <w:rPr>
              <w:rFonts w:eastAsia="Times New Roman"/>
            </w:rPr>
            <w:t xml:space="preserve"> </w:t>
          </w:r>
          <w:proofErr w:type="spellStart"/>
          <w:r>
            <w:rPr>
              <w:rFonts w:eastAsia="Times New Roman"/>
            </w:rPr>
            <w:t>expression</w:t>
          </w:r>
          <w:proofErr w:type="spellEnd"/>
          <w:r>
            <w:rPr>
              <w:rFonts w:eastAsia="Times New Roman"/>
            </w:rPr>
            <w:t xml:space="preserve"> and </w:t>
          </w:r>
          <w:proofErr w:type="spellStart"/>
          <w:r>
            <w:rPr>
              <w:rFonts w:eastAsia="Times New Roman"/>
            </w:rPr>
            <w:t>pathway</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of RNA-</w:t>
          </w:r>
          <w:proofErr w:type="spellStart"/>
          <w:r>
            <w:rPr>
              <w:rFonts w:eastAsia="Times New Roman"/>
            </w:rPr>
            <w:t>Seq</w:t>
          </w:r>
          <w:proofErr w:type="spellEnd"/>
          <w:r>
            <w:rPr>
              <w:rFonts w:eastAsia="Times New Roman"/>
            </w:rPr>
            <w:t xml:space="preserve"> data,” </w:t>
          </w:r>
          <w:r>
            <w:rPr>
              <w:rFonts w:eastAsia="Times New Roman"/>
              <w:i/>
              <w:iCs/>
            </w:rPr>
            <w:t xml:space="preserve">BMC </w:t>
          </w:r>
          <w:proofErr w:type="spellStart"/>
          <w:r>
            <w:rPr>
              <w:rFonts w:eastAsia="Times New Roman"/>
              <w:i/>
              <w:iCs/>
            </w:rPr>
            <w:t>Bioinformatics</w:t>
          </w:r>
          <w:proofErr w:type="spellEnd"/>
          <w:r>
            <w:rPr>
              <w:rFonts w:eastAsia="Times New Roman"/>
            </w:rPr>
            <w:t>, vol. 19, no. 1, p. 534, Dec. 2018, doi: 10.1186/s12859-018-2486-6.</w:t>
          </w:r>
        </w:p>
        <w:p w14:paraId="72D698FF" w14:textId="77777777" w:rsidR="00FD77ED" w:rsidRDefault="00FD77ED">
          <w:pPr>
            <w:autoSpaceDE w:val="0"/>
            <w:autoSpaceDN w:val="0"/>
            <w:ind w:hanging="640"/>
            <w:divId w:val="719520999"/>
            <w:rPr>
              <w:rFonts w:eastAsia="Times New Roman"/>
            </w:rPr>
          </w:pPr>
          <w:r>
            <w:rPr>
              <w:rFonts w:eastAsia="Times New Roman"/>
            </w:rPr>
            <w:t>[43]</w:t>
          </w:r>
          <w:r>
            <w:rPr>
              <w:rFonts w:eastAsia="Times New Roman"/>
            </w:rPr>
            <w:tab/>
            <w:t xml:space="preserve">J. T. Robinson </w:t>
          </w:r>
          <w:r>
            <w:rPr>
              <w:rFonts w:eastAsia="Times New Roman"/>
              <w:i/>
              <w:iCs/>
            </w:rPr>
            <w:t>et al.</w:t>
          </w:r>
          <w:r>
            <w:rPr>
              <w:rFonts w:eastAsia="Times New Roman"/>
            </w:rPr>
            <w:t>, “</w:t>
          </w:r>
          <w:proofErr w:type="spellStart"/>
          <w:r>
            <w:rPr>
              <w:rFonts w:eastAsia="Times New Roman"/>
            </w:rPr>
            <w:t>Integrative</w:t>
          </w:r>
          <w:proofErr w:type="spellEnd"/>
          <w:r>
            <w:rPr>
              <w:rFonts w:eastAsia="Times New Roman"/>
            </w:rPr>
            <w:t xml:space="preserve"> </w:t>
          </w:r>
          <w:proofErr w:type="spellStart"/>
          <w:r>
            <w:rPr>
              <w:rFonts w:eastAsia="Times New Roman"/>
            </w:rPr>
            <w:t>genomics</w:t>
          </w:r>
          <w:proofErr w:type="spellEnd"/>
          <w:r>
            <w:rPr>
              <w:rFonts w:eastAsia="Times New Roman"/>
            </w:rPr>
            <w:t xml:space="preserve"> </w:t>
          </w:r>
          <w:proofErr w:type="spellStart"/>
          <w:r>
            <w:rPr>
              <w:rFonts w:eastAsia="Times New Roman"/>
            </w:rPr>
            <w:t>viewer</w:t>
          </w:r>
          <w:proofErr w:type="spellEnd"/>
          <w:r>
            <w:rPr>
              <w:rFonts w:eastAsia="Times New Roman"/>
            </w:rPr>
            <w:t xml:space="preserve">,” </w:t>
          </w:r>
          <w:r>
            <w:rPr>
              <w:rFonts w:eastAsia="Times New Roman"/>
              <w:i/>
              <w:iCs/>
            </w:rPr>
            <w:t xml:space="preserve">Nat </w:t>
          </w:r>
          <w:proofErr w:type="spellStart"/>
          <w:r>
            <w:rPr>
              <w:rFonts w:eastAsia="Times New Roman"/>
              <w:i/>
              <w:iCs/>
            </w:rPr>
            <w:t>Biotechnol</w:t>
          </w:r>
          <w:proofErr w:type="spellEnd"/>
          <w:r>
            <w:rPr>
              <w:rFonts w:eastAsia="Times New Roman"/>
            </w:rPr>
            <w:t>, vol. 29, no. 1, pp. 24–26, Jan. 2011, doi: 10.1038/nbt.1754.</w:t>
          </w:r>
        </w:p>
        <w:p w14:paraId="2DB86447" w14:textId="77777777" w:rsidR="00FD77ED" w:rsidRDefault="00FD77ED">
          <w:pPr>
            <w:autoSpaceDE w:val="0"/>
            <w:autoSpaceDN w:val="0"/>
            <w:ind w:hanging="640"/>
            <w:divId w:val="1617517556"/>
            <w:rPr>
              <w:rFonts w:eastAsia="Times New Roman"/>
            </w:rPr>
          </w:pPr>
          <w:r>
            <w:rPr>
              <w:rFonts w:eastAsia="Times New Roman"/>
            </w:rPr>
            <w:t>[44]</w:t>
          </w:r>
          <w:r>
            <w:rPr>
              <w:rFonts w:eastAsia="Times New Roman"/>
            </w:rPr>
            <w:tab/>
            <w:t xml:space="preserve">W. </w:t>
          </w:r>
          <w:proofErr w:type="spellStart"/>
          <w:r>
            <w:rPr>
              <w:rFonts w:eastAsia="Times New Roman"/>
            </w:rPr>
            <w:t>Chang</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shiny</w:t>
          </w:r>
          <w:proofErr w:type="spellEnd"/>
          <w:r>
            <w:rPr>
              <w:rFonts w:eastAsia="Times New Roman"/>
            </w:rPr>
            <w:t xml:space="preserve">: Web Application Framework for R,” 2023. [Online]. </w:t>
          </w:r>
          <w:proofErr w:type="spellStart"/>
          <w:r>
            <w:rPr>
              <w:rFonts w:eastAsia="Times New Roman"/>
            </w:rPr>
            <w:t>Available</w:t>
          </w:r>
          <w:proofErr w:type="spellEnd"/>
          <w:r>
            <w:rPr>
              <w:rFonts w:eastAsia="Times New Roman"/>
            </w:rPr>
            <w:t>: https://cran.r-project.org/package=shiny</w:t>
          </w:r>
        </w:p>
        <w:p w14:paraId="15EBB22A" w14:textId="77777777" w:rsidR="00FD77ED" w:rsidRDefault="00FD77ED">
          <w:pPr>
            <w:autoSpaceDE w:val="0"/>
            <w:autoSpaceDN w:val="0"/>
            <w:ind w:hanging="640"/>
            <w:divId w:val="19358474"/>
            <w:rPr>
              <w:rFonts w:eastAsia="Times New Roman"/>
            </w:rPr>
          </w:pPr>
          <w:r>
            <w:rPr>
              <w:rFonts w:eastAsia="Times New Roman"/>
            </w:rPr>
            <w:t>[45]</w:t>
          </w:r>
          <w:r>
            <w:rPr>
              <w:rFonts w:eastAsia="Times New Roman"/>
            </w:rPr>
            <w:tab/>
            <w:t xml:space="preserve">W. </w:t>
          </w:r>
          <w:proofErr w:type="spellStart"/>
          <w:r>
            <w:rPr>
              <w:rFonts w:eastAsia="Times New Roman"/>
            </w:rPr>
            <w:t>Chang</w:t>
          </w:r>
          <w:proofErr w:type="spellEnd"/>
          <w:r>
            <w:rPr>
              <w:rFonts w:eastAsia="Times New Roman"/>
            </w:rPr>
            <w:t>, “</w:t>
          </w:r>
          <w:proofErr w:type="spellStart"/>
          <w:r>
            <w:rPr>
              <w:rFonts w:eastAsia="Times New Roman"/>
            </w:rPr>
            <w:t>shinythemes</w:t>
          </w:r>
          <w:proofErr w:type="spellEnd"/>
          <w:r>
            <w:rPr>
              <w:rFonts w:eastAsia="Times New Roman"/>
            </w:rPr>
            <w:t xml:space="preserve">: </w:t>
          </w:r>
          <w:proofErr w:type="spellStart"/>
          <w:r>
            <w:rPr>
              <w:rFonts w:eastAsia="Times New Roman"/>
            </w:rPr>
            <w:t>Themes</w:t>
          </w:r>
          <w:proofErr w:type="spellEnd"/>
          <w:r>
            <w:rPr>
              <w:rFonts w:eastAsia="Times New Roman"/>
            </w:rPr>
            <w:t xml:space="preserve"> for </w:t>
          </w:r>
          <w:proofErr w:type="spellStart"/>
          <w:r>
            <w:rPr>
              <w:rFonts w:eastAsia="Times New Roman"/>
            </w:rPr>
            <w:t>Shiny</w:t>
          </w:r>
          <w:proofErr w:type="spellEnd"/>
          <w:r>
            <w:rPr>
              <w:rFonts w:eastAsia="Times New Roman"/>
            </w:rPr>
            <w:t xml:space="preserve">,” 2021. [Online]. </w:t>
          </w:r>
          <w:proofErr w:type="spellStart"/>
          <w:r>
            <w:rPr>
              <w:rFonts w:eastAsia="Times New Roman"/>
            </w:rPr>
            <w:t>Available</w:t>
          </w:r>
          <w:proofErr w:type="spellEnd"/>
          <w:r>
            <w:rPr>
              <w:rFonts w:eastAsia="Times New Roman"/>
            </w:rPr>
            <w:t>: https://cran.r-project.org/package=shinythemes</w:t>
          </w:r>
        </w:p>
        <w:p w14:paraId="0E1EBBD8" w14:textId="77777777" w:rsidR="00FD77ED" w:rsidRDefault="00FD77ED">
          <w:pPr>
            <w:autoSpaceDE w:val="0"/>
            <w:autoSpaceDN w:val="0"/>
            <w:ind w:hanging="640"/>
            <w:divId w:val="1983385156"/>
            <w:rPr>
              <w:rFonts w:eastAsia="Times New Roman"/>
            </w:rPr>
          </w:pPr>
          <w:r>
            <w:rPr>
              <w:rFonts w:eastAsia="Times New Roman"/>
            </w:rPr>
            <w:t>[46]</w:t>
          </w:r>
          <w:r>
            <w:rPr>
              <w:rFonts w:eastAsia="Times New Roman"/>
            </w:rPr>
            <w:tab/>
            <w:t xml:space="preserve">H. </w:t>
          </w:r>
          <w:proofErr w:type="spellStart"/>
          <w:r>
            <w:rPr>
              <w:rFonts w:eastAsia="Times New Roman"/>
            </w:rPr>
            <w:t>Wickham</w:t>
          </w:r>
          <w:proofErr w:type="spellEnd"/>
          <w:r>
            <w:rPr>
              <w:rFonts w:eastAsia="Times New Roman"/>
            </w:rPr>
            <w:t xml:space="preserve">, </w:t>
          </w:r>
          <w:r>
            <w:rPr>
              <w:rFonts w:eastAsia="Times New Roman"/>
              <w:i/>
              <w:iCs/>
            </w:rPr>
            <w:t>ggplot2: Elegant Graphics for Data Analysis</w:t>
          </w:r>
          <w:r>
            <w:rPr>
              <w:rFonts w:eastAsia="Times New Roman"/>
            </w:rPr>
            <w:t>. Springer-</w:t>
          </w:r>
          <w:proofErr w:type="spellStart"/>
          <w:r>
            <w:rPr>
              <w:rFonts w:eastAsia="Times New Roman"/>
            </w:rPr>
            <w:t>Verlag</w:t>
          </w:r>
          <w:proofErr w:type="spellEnd"/>
          <w:r>
            <w:rPr>
              <w:rFonts w:eastAsia="Times New Roman"/>
            </w:rPr>
            <w:t xml:space="preserve"> New York, 2016. [Online]. </w:t>
          </w:r>
          <w:proofErr w:type="spellStart"/>
          <w:r>
            <w:rPr>
              <w:rFonts w:eastAsia="Times New Roman"/>
            </w:rPr>
            <w:t>Available</w:t>
          </w:r>
          <w:proofErr w:type="spellEnd"/>
          <w:r>
            <w:rPr>
              <w:rFonts w:eastAsia="Times New Roman"/>
            </w:rPr>
            <w:t>: https://ggplot2.tidyverse.org</w:t>
          </w:r>
        </w:p>
        <w:p w14:paraId="4C1904FD" w14:textId="77777777" w:rsidR="00FD77ED" w:rsidRDefault="00FD77ED">
          <w:pPr>
            <w:autoSpaceDE w:val="0"/>
            <w:autoSpaceDN w:val="0"/>
            <w:ind w:hanging="640"/>
            <w:divId w:val="1489402109"/>
            <w:rPr>
              <w:rFonts w:eastAsia="Times New Roman"/>
            </w:rPr>
          </w:pPr>
          <w:r>
            <w:rPr>
              <w:rFonts w:eastAsia="Times New Roman"/>
            </w:rPr>
            <w:t>[47]</w:t>
          </w:r>
          <w:r>
            <w:rPr>
              <w:rFonts w:eastAsia="Times New Roman"/>
            </w:rPr>
            <w:tab/>
            <w:t>D. Wilkins, “</w:t>
          </w:r>
          <w:proofErr w:type="spellStart"/>
          <w:r>
            <w:rPr>
              <w:rFonts w:eastAsia="Times New Roman"/>
            </w:rPr>
            <w:t>gggenes</w:t>
          </w:r>
          <w:proofErr w:type="spellEnd"/>
          <w:r>
            <w:rPr>
              <w:rFonts w:eastAsia="Times New Roman"/>
            </w:rPr>
            <w:t xml:space="preserve">: Draw </w:t>
          </w:r>
          <w:proofErr w:type="spellStart"/>
          <w:r>
            <w:rPr>
              <w:rFonts w:eastAsia="Times New Roman"/>
            </w:rPr>
            <w:t>Gene</w:t>
          </w:r>
          <w:proofErr w:type="spellEnd"/>
          <w:r>
            <w:rPr>
              <w:rFonts w:eastAsia="Times New Roman"/>
            </w:rPr>
            <w:t xml:space="preserve"> Arrow </w:t>
          </w:r>
          <w:proofErr w:type="spellStart"/>
          <w:r>
            <w:rPr>
              <w:rFonts w:eastAsia="Times New Roman"/>
            </w:rPr>
            <w:t>Maps</w:t>
          </w:r>
          <w:proofErr w:type="spellEnd"/>
          <w:r>
            <w:rPr>
              <w:rFonts w:eastAsia="Times New Roman"/>
            </w:rPr>
            <w:t xml:space="preserve"> in ‘ggplot2,’” 2023. [Online]. </w:t>
          </w:r>
          <w:proofErr w:type="spellStart"/>
          <w:r>
            <w:rPr>
              <w:rFonts w:eastAsia="Times New Roman"/>
            </w:rPr>
            <w:t>Available</w:t>
          </w:r>
          <w:proofErr w:type="spellEnd"/>
          <w:r>
            <w:rPr>
              <w:rFonts w:eastAsia="Times New Roman"/>
            </w:rPr>
            <w:t>: https://cran.r-project.org/package=gggenes</w:t>
          </w:r>
        </w:p>
        <w:p w14:paraId="76E14E99" w14:textId="77777777" w:rsidR="00FD77ED" w:rsidRDefault="00FD77ED">
          <w:pPr>
            <w:autoSpaceDE w:val="0"/>
            <w:autoSpaceDN w:val="0"/>
            <w:ind w:hanging="640"/>
            <w:divId w:val="266665991"/>
            <w:rPr>
              <w:rFonts w:eastAsia="Times New Roman"/>
            </w:rPr>
          </w:pPr>
          <w:r>
            <w:rPr>
              <w:rFonts w:eastAsia="Times New Roman"/>
            </w:rPr>
            <w:t>[48]</w:t>
          </w:r>
          <w:r>
            <w:rPr>
              <w:rFonts w:eastAsia="Times New Roman"/>
            </w:rPr>
            <w:tab/>
            <w:t xml:space="preserve">H. </w:t>
          </w:r>
          <w:proofErr w:type="spellStart"/>
          <w:r>
            <w:rPr>
              <w:rFonts w:eastAsia="Times New Roman"/>
            </w:rPr>
            <w:t>Wickham</w:t>
          </w:r>
          <w:proofErr w:type="spellEnd"/>
          <w:r>
            <w:rPr>
              <w:rFonts w:eastAsia="Times New Roman"/>
            </w:rPr>
            <w:t>, R. François, L. Henry, K. Müller, and D. Vaughan, “</w:t>
          </w:r>
          <w:proofErr w:type="spellStart"/>
          <w:r>
            <w:rPr>
              <w:rFonts w:eastAsia="Times New Roman"/>
            </w:rPr>
            <w:t>dplyr</w:t>
          </w:r>
          <w:proofErr w:type="spellEnd"/>
          <w:r>
            <w:rPr>
              <w:rFonts w:eastAsia="Times New Roman"/>
            </w:rPr>
            <w:t xml:space="preserve">: A </w:t>
          </w:r>
          <w:proofErr w:type="spellStart"/>
          <w:r>
            <w:rPr>
              <w:rFonts w:eastAsia="Times New Roman"/>
            </w:rPr>
            <w:t>Grammar</w:t>
          </w:r>
          <w:proofErr w:type="spellEnd"/>
          <w:r>
            <w:rPr>
              <w:rFonts w:eastAsia="Times New Roman"/>
            </w:rPr>
            <w:t xml:space="preserve"> of Data </w:t>
          </w:r>
          <w:proofErr w:type="spellStart"/>
          <w:r>
            <w:rPr>
              <w:rFonts w:eastAsia="Times New Roman"/>
            </w:rPr>
            <w:t>Manipulation</w:t>
          </w:r>
          <w:proofErr w:type="spellEnd"/>
          <w:r>
            <w:rPr>
              <w:rFonts w:eastAsia="Times New Roman"/>
            </w:rPr>
            <w:t xml:space="preserve">,” 2023. [Online]. </w:t>
          </w:r>
          <w:proofErr w:type="spellStart"/>
          <w:r>
            <w:rPr>
              <w:rFonts w:eastAsia="Times New Roman"/>
            </w:rPr>
            <w:t>Available</w:t>
          </w:r>
          <w:proofErr w:type="spellEnd"/>
          <w:r>
            <w:rPr>
              <w:rFonts w:eastAsia="Times New Roman"/>
            </w:rPr>
            <w:t>: https://cran.r-project.org/package=dplyr</w:t>
          </w:r>
        </w:p>
        <w:p w14:paraId="3C914AFA" w14:textId="77777777" w:rsidR="00FD77ED" w:rsidRDefault="00FD77ED">
          <w:pPr>
            <w:autoSpaceDE w:val="0"/>
            <w:autoSpaceDN w:val="0"/>
            <w:ind w:hanging="640"/>
            <w:divId w:val="711273895"/>
            <w:rPr>
              <w:rFonts w:eastAsia="Times New Roman"/>
            </w:rPr>
          </w:pPr>
          <w:r>
            <w:rPr>
              <w:rFonts w:eastAsia="Times New Roman"/>
            </w:rPr>
            <w:t>[49]</w:t>
          </w:r>
          <w:r>
            <w:rPr>
              <w:rFonts w:eastAsia="Times New Roman"/>
            </w:rPr>
            <w:tab/>
            <w:t xml:space="preserve">H. </w:t>
          </w:r>
          <w:proofErr w:type="spellStart"/>
          <w:r>
            <w:rPr>
              <w:rFonts w:eastAsia="Times New Roman"/>
            </w:rPr>
            <w:t>Wickham</w:t>
          </w:r>
          <w:proofErr w:type="spellEnd"/>
          <w:r>
            <w:rPr>
              <w:rFonts w:eastAsia="Times New Roman"/>
            </w:rPr>
            <w:t xml:space="preserve">, D. Vaughan, and M. </w:t>
          </w:r>
          <w:proofErr w:type="spellStart"/>
          <w:r>
            <w:rPr>
              <w:rFonts w:eastAsia="Times New Roman"/>
            </w:rPr>
            <w:t>Girlich</w:t>
          </w:r>
          <w:proofErr w:type="spellEnd"/>
          <w:r>
            <w:rPr>
              <w:rFonts w:eastAsia="Times New Roman"/>
            </w:rPr>
            <w:t>, “</w:t>
          </w:r>
          <w:proofErr w:type="spellStart"/>
          <w:r>
            <w:rPr>
              <w:rFonts w:eastAsia="Times New Roman"/>
            </w:rPr>
            <w:t>tidyr</w:t>
          </w:r>
          <w:proofErr w:type="spellEnd"/>
          <w:r>
            <w:rPr>
              <w:rFonts w:eastAsia="Times New Roman"/>
            </w:rPr>
            <w:t xml:space="preserve">: </w:t>
          </w:r>
          <w:proofErr w:type="spellStart"/>
          <w:r>
            <w:rPr>
              <w:rFonts w:eastAsia="Times New Roman"/>
            </w:rPr>
            <w:t>Tidy</w:t>
          </w:r>
          <w:proofErr w:type="spellEnd"/>
          <w:r>
            <w:rPr>
              <w:rFonts w:eastAsia="Times New Roman"/>
            </w:rPr>
            <w:t xml:space="preserve"> Messy Data,” 2023. [Online]. </w:t>
          </w:r>
          <w:proofErr w:type="spellStart"/>
          <w:r>
            <w:rPr>
              <w:rFonts w:eastAsia="Times New Roman"/>
            </w:rPr>
            <w:t>Available</w:t>
          </w:r>
          <w:proofErr w:type="spellEnd"/>
          <w:r>
            <w:rPr>
              <w:rFonts w:eastAsia="Times New Roman"/>
            </w:rPr>
            <w:t>: https://cran.r-project.org/package=tidyr</w:t>
          </w:r>
        </w:p>
        <w:p w14:paraId="2CF63B5A" w14:textId="77777777" w:rsidR="00FD77ED" w:rsidRDefault="00FD77ED">
          <w:pPr>
            <w:autoSpaceDE w:val="0"/>
            <w:autoSpaceDN w:val="0"/>
            <w:ind w:hanging="640"/>
            <w:divId w:val="1909684408"/>
            <w:rPr>
              <w:rFonts w:eastAsia="Times New Roman"/>
            </w:rPr>
          </w:pPr>
          <w:r>
            <w:rPr>
              <w:rFonts w:eastAsia="Times New Roman"/>
            </w:rPr>
            <w:t>[50]</w:t>
          </w:r>
          <w:r>
            <w:rPr>
              <w:rFonts w:eastAsia="Times New Roman"/>
            </w:rPr>
            <w:tab/>
            <w:t xml:space="preserve">T. L. Pedersen, “patchwork: The Composer of </w:t>
          </w:r>
          <w:proofErr w:type="spellStart"/>
          <w:r>
            <w:rPr>
              <w:rFonts w:eastAsia="Times New Roman"/>
            </w:rPr>
            <w:t>Plots</w:t>
          </w:r>
          <w:proofErr w:type="spellEnd"/>
          <w:r>
            <w:rPr>
              <w:rFonts w:eastAsia="Times New Roman"/>
            </w:rPr>
            <w:t xml:space="preserve">,” 2024. [Online]. </w:t>
          </w:r>
          <w:proofErr w:type="spellStart"/>
          <w:r>
            <w:rPr>
              <w:rFonts w:eastAsia="Times New Roman"/>
            </w:rPr>
            <w:t>Available</w:t>
          </w:r>
          <w:proofErr w:type="spellEnd"/>
          <w:r>
            <w:rPr>
              <w:rFonts w:eastAsia="Times New Roman"/>
            </w:rPr>
            <w:t>: https://cran.r-project.org/package=patchwork</w:t>
          </w:r>
        </w:p>
        <w:p w14:paraId="7D4FC010" w14:textId="77777777" w:rsidR="00FD77ED" w:rsidRDefault="00FD77ED">
          <w:pPr>
            <w:autoSpaceDE w:val="0"/>
            <w:autoSpaceDN w:val="0"/>
            <w:ind w:hanging="640"/>
            <w:divId w:val="663704629"/>
            <w:rPr>
              <w:rFonts w:eastAsia="Times New Roman"/>
            </w:rPr>
          </w:pPr>
          <w:r>
            <w:rPr>
              <w:rFonts w:eastAsia="Times New Roman"/>
            </w:rPr>
            <w:t>[51]</w:t>
          </w:r>
          <w:r>
            <w:rPr>
              <w:rFonts w:eastAsia="Times New Roman"/>
            </w:rPr>
            <w:tab/>
            <w:t>M. S. and P. A., “</w:t>
          </w:r>
          <w:proofErr w:type="spellStart"/>
          <w:r>
            <w:rPr>
              <w:rFonts w:eastAsia="Times New Roman"/>
            </w:rPr>
            <w:t>tidyHeatmap</w:t>
          </w:r>
          <w:proofErr w:type="spellEnd"/>
          <w:r>
            <w:rPr>
              <w:rFonts w:eastAsia="Times New Roman"/>
            </w:rPr>
            <w:t xml:space="preserve">: </w:t>
          </w:r>
          <w:proofErr w:type="spellStart"/>
          <w:r>
            <w:rPr>
              <w:rFonts w:eastAsia="Times New Roman"/>
            </w:rPr>
            <w:t>an</w:t>
          </w:r>
          <w:proofErr w:type="spellEnd"/>
          <w:r>
            <w:rPr>
              <w:rFonts w:eastAsia="Times New Roman"/>
            </w:rPr>
            <w:t xml:space="preserve"> R </w:t>
          </w:r>
          <w:proofErr w:type="spellStart"/>
          <w:r>
            <w:rPr>
              <w:rFonts w:eastAsia="Times New Roman"/>
            </w:rPr>
            <w:t>package</w:t>
          </w:r>
          <w:proofErr w:type="spellEnd"/>
          <w:r>
            <w:rPr>
              <w:rFonts w:eastAsia="Times New Roman"/>
            </w:rPr>
            <w:t xml:space="preserve"> for </w:t>
          </w:r>
          <w:proofErr w:type="spellStart"/>
          <w:r>
            <w:rPr>
              <w:rFonts w:eastAsia="Times New Roman"/>
            </w:rPr>
            <w:t>modular</w:t>
          </w:r>
          <w:proofErr w:type="spellEnd"/>
          <w:r>
            <w:rPr>
              <w:rFonts w:eastAsia="Times New Roman"/>
            </w:rPr>
            <w:t xml:space="preserve"> </w:t>
          </w:r>
          <w:proofErr w:type="spellStart"/>
          <w:r>
            <w:rPr>
              <w:rFonts w:eastAsia="Times New Roman"/>
            </w:rPr>
            <w:t>heatmap</w:t>
          </w:r>
          <w:proofErr w:type="spellEnd"/>
          <w:r>
            <w:rPr>
              <w:rFonts w:eastAsia="Times New Roman"/>
            </w:rPr>
            <w:t xml:space="preserve"> </w:t>
          </w:r>
          <w:proofErr w:type="spellStart"/>
          <w:r>
            <w:rPr>
              <w:rFonts w:eastAsia="Times New Roman"/>
            </w:rPr>
            <w:t>production</w:t>
          </w:r>
          <w:proofErr w:type="spellEnd"/>
          <w:r>
            <w:rPr>
              <w:rFonts w:eastAsia="Times New Roman"/>
            </w:rPr>
            <w:t xml:space="preserve"> </w:t>
          </w:r>
          <w:proofErr w:type="spellStart"/>
          <w:r>
            <w:rPr>
              <w:rFonts w:eastAsia="Times New Roman"/>
            </w:rPr>
            <w:t>based</w:t>
          </w:r>
          <w:proofErr w:type="spellEnd"/>
          <w:r>
            <w:rPr>
              <w:rFonts w:eastAsia="Times New Roman"/>
            </w:rPr>
            <w:t xml:space="preserve"> on </w:t>
          </w:r>
          <w:proofErr w:type="spellStart"/>
          <w:r>
            <w:rPr>
              <w:rFonts w:eastAsia="Times New Roman"/>
            </w:rPr>
            <w:t>tidy</w:t>
          </w:r>
          <w:proofErr w:type="spellEnd"/>
          <w:r>
            <w:rPr>
              <w:rFonts w:eastAsia="Times New Roman"/>
            </w:rPr>
            <w:t xml:space="preserve"> </w:t>
          </w:r>
          <w:proofErr w:type="spellStart"/>
          <w:r>
            <w:rPr>
              <w:rFonts w:eastAsia="Times New Roman"/>
            </w:rPr>
            <w:t>principles</w:t>
          </w:r>
          <w:proofErr w:type="spellEnd"/>
          <w:r>
            <w:rPr>
              <w:rFonts w:eastAsia="Times New Roman"/>
            </w:rPr>
            <w:t xml:space="preserve">,” </w:t>
          </w:r>
          <w:r>
            <w:rPr>
              <w:rFonts w:eastAsia="Times New Roman"/>
              <w:i/>
              <w:iCs/>
            </w:rPr>
            <w:t xml:space="preserve">J Open Source </w:t>
          </w:r>
          <w:proofErr w:type="spellStart"/>
          <w:r>
            <w:rPr>
              <w:rFonts w:eastAsia="Times New Roman"/>
              <w:i/>
              <w:iCs/>
            </w:rPr>
            <w:t>Softw</w:t>
          </w:r>
          <w:proofErr w:type="spellEnd"/>
          <w:r>
            <w:rPr>
              <w:rFonts w:eastAsia="Times New Roman"/>
            </w:rPr>
            <w:t>, vol. 5, no. 52, p. 2472, 2020, doi: 10.21105/joss.02472.</w:t>
          </w:r>
        </w:p>
        <w:p w14:paraId="778813E1" w14:textId="77777777" w:rsidR="00FD77ED" w:rsidRDefault="00FD77ED">
          <w:pPr>
            <w:autoSpaceDE w:val="0"/>
            <w:autoSpaceDN w:val="0"/>
            <w:ind w:hanging="640"/>
            <w:divId w:val="1746754915"/>
            <w:rPr>
              <w:rFonts w:eastAsia="Times New Roman"/>
            </w:rPr>
          </w:pPr>
          <w:r>
            <w:rPr>
              <w:rFonts w:eastAsia="Times New Roman"/>
            </w:rPr>
            <w:t>[52]</w:t>
          </w:r>
          <w:r>
            <w:rPr>
              <w:rFonts w:eastAsia="Times New Roman"/>
            </w:rPr>
            <w:tab/>
            <w:t>M. Morgan and M. Ramos, “</w:t>
          </w:r>
          <w:proofErr w:type="spellStart"/>
          <w:r>
            <w:rPr>
              <w:rFonts w:eastAsia="Times New Roman"/>
            </w:rPr>
            <w:t>BiocManager</w:t>
          </w:r>
          <w:proofErr w:type="spellEnd"/>
          <w:r>
            <w:rPr>
              <w:rFonts w:eastAsia="Times New Roman"/>
            </w:rPr>
            <w:t xml:space="preserve">: Access the </w:t>
          </w:r>
          <w:proofErr w:type="spellStart"/>
          <w:r>
            <w:rPr>
              <w:rFonts w:eastAsia="Times New Roman"/>
            </w:rPr>
            <w:t>Bioconductor</w:t>
          </w:r>
          <w:proofErr w:type="spellEnd"/>
          <w:r>
            <w:rPr>
              <w:rFonts w:eastAsia="Times New Roman"/>
            </w:rPr>
            <w:t xml:space="preserve"> Project </w:t>
          </w:r>
          <w:proofErr w:type="spellStart"/>
          <w:r>
            <w:rPr>
              <w:rFonts w:eastAsia="Times New Roman"/>
            </w:rPr>
            <w:t>Package</w:t>
          </w:r>
          <w:proofErr w:type="spellEnd"/>
          <w:r>
            <w:rPr>
              <w:rFonts w:eastAsia="Times New Roman"/>
            </w:rPr>
            <w:t xml:space="preserve"> </w:t>
          </w:r>
          <w:proofErr w:type="spellStart"/>
          <w:r>
            <w:rPr>
              <w:rFonts w:eastAsia="Times New Roman"/>
            </w:rPr>
            <w:t>Repository</w:t>
          </w:r>
          <w:proofErr w:type="spellEnd"/>
          <w:r>
            <w:rPr>
              <w:rFonts w:eastAsia="Times New Roman"/>
            </w:rPr>
            <w:t xml:space="preserve">,” 2023. [Online]. </w:t>
          </w:r>
          <w:proofErr w:type="spellStart"/>
          <w:r>
            <w:rPr>
              <w:rFonts w:eastAsia="Times New Roman"/>
            </w:rPr>
            <w:t>Available</w:t>
          </w:r>
          <w:proofErr w:type="spellEnd"/>
          <w:r>
            <w:rPr>
              <w:rFonts w:eastAsia="Times New Roman"/>
            </w:rPr>
            <w:t>: https://cran.r-project.org/package=BiocManager</w:t>
          </w:r>
        </w:p>
        <w:p w14:paraId="3A6F987F" w14:textId="77777777" w:rsidR="00FD77ED" w:rsidRDefault="00FD77ED">
          <w:pPr>
            <w:autoSpaceDE w:val="0"/>
            <w:autoSpaceDN w:val="0"/>
            <w:ind w:hanging="640"/>
            <w:divId w:val="1142892515"/>
            <w:rPr>
              <w:rFonts w:eastAsia="Times New Roman"/>
            </w:rPr>
          </w:pPr>
          <w:r>
            <w:rPr>
              <w:rFonts w:eastAsia="Times New Roman"/>
            </w:rPr>
            <w:t>[53]</w:t>
          </w:r>
          <w:r>
            <w:rPr>
              <w:rFonts w:eastAsia="Times New Roman"/>
            </w:rPr>
            <w:tab/>
            <w:t xml:space="preserve">C. </w:t>
          </w:r>
          <w:proofErr w:type="spellStart"/>
          <w:r>
            <w:rPr>
              <w:rFonts w:eastAsia="Times New Roman"/>
            </w:rPr>
            <w:t>Sievert</w:t>
          </w:r>
          <w:proofErr w:type="spellEnd"/>
          <w:r>
            <w:rPr>
              <w:rFonts w:eastAsia="Times New Roman"/>
            </w:rPr>
            <w:t xml:space="preserve">, </w:t>
          </w:r>
          <w:r>
            <w:rPr>
              <w:rFonts w:eastAsia="Times New Roman"/>
              <w:i/>
              <w:iCs/>
            </w:rPr>
            <w:t>Interactive Web-</w:t>
          </w:r>
          <w:proofErr w:type="spellStart"/>
          <w:r>
            <w:rPr>
              <w:rFonts w:eastAsia="Times New Roman"/>
              <w:i/>
              <w:iCs/>
            </w:rPr>
            <w:t>Based</w:t>
          </w:r>
          <w:proofErr w:type="spellEnd"/>
          <w:r>
            <w:rPr>
              <w:rFonts w:eastAsia="Times New Roman"/>
              <w:i/>
              <w:iCs/>
            </w:rPr>
            <w:t xml:space="preserve"> Data </w:t>
          </w:r>
          <w:proofErr w:type="spellStart"/>
          <w:r>
            <w:rPr>
              <w:rFonts w:eastAsia="Times New Roman"/>
              <w:i/>
              <w:iCs/>
            </w:rPr>
            <w:t>Visualization</w:t>
          </w:r>
          <w:proofErr w:type="spellEnd"/>
          <w:r>
            <w:rPr>
              <w:rFonts w:eastAsia="Times New Roman"/>
              <w:i/>
              <w:iCs/>
            </w:rPr>
            <w:t xml:space="preserve"> with R, </w:t>
          </w:r>
          <w:proofErr w:type="spellStart"/>
          <w:r>
            <w:rPr>
              <w:rFonts w:eastAsia="Times New Roman"/>
              <w:i/>
              <w:iCs/>
            </w:rPr>
            <w:t>plotly</w:t>
          </w:r>
          <w:proofErr w:type="spellEnd"/>
          <w:r>
            <w:rPr>
              <w:rFonts w:eastAsia="Times New Roman"/>
              <w:i/>
              <w:iCs/>
            </w:rPr>
            <w:t xml:space="preserve">, and </w:t>
          </w:r>
          <w:proofErr w:type="spellStart"/>
          <w:r>
            <w:rPr>
              <w:rFonts w:eastAsia="Times New Roman"/>
              <w:i/>
              <w:iCs/>
            </w:rPr>
            <w:t>shiny</w:t>
          </w:r>
          <w:proofErr w:type="spellEnd"/>
          <w:r>
            <w:rPr>
              <w:rFonts w:eastAsia="Times New Roman"/>
            </w:rPr>
            <w:t xml:space="preserve">. Chapman and Hall/CRC, 2020. [Online]. </w:t>
          </w:r>
          <w:proofErr w:type="spellStart"/>
          <w:r>
            <w:rPr>
              <w:rFonts w:eastAsia="Times New Roman"/>
            </w:rPr>
            <w:t>Available</w:t>
          </w:r>
          <w:proofErr w:type="spellEnd"/>
          <w:r>
            <w:rPr>
              <w:rFonts w:eastAsia="Times New Roman"/>
            </w:rPr>
            <w:t>: https://plotly-r.com</w:t>
          </w:r>
        </w:p>
        <w:p w14:paraId="663A206B" w14:textId="77777777" w:rsidR="00FD77ED" w:rsidRDefault="00FD77ED">
          <w:pPr>
            <w:autoSpaceDE w:val="0"/>
            <w:autoSpaceDN w:val="0"/>
            <w:ind w:hanging="640"/>
            <w:divId w:val="420227205"/>
            <w:rPr>
              <w:rFonts w:eastAsia="Times New Roman"/>
            </w:rPr>
          </w:pPr>
          <w:r>
            <w:rPr>
              <w:rFonts w:eastAsia="Times New Roman"/>
            </w:rPr>
            <w:t>[54]</w:t>
          </w:r>
          <w:r>
            <w:rPr>
              <w:rFonts w:eastAsia="Times New Roman"/>
            </w:rPr>
            <w:tab/>
            <w:t xml:space="preserve">C. </w:t>
          </w:r>
          <w:proofErr w:type="spellStart"/>
          <w:r>
            <w:rPr>
              <w:rFonts w:eastAsia="Times New Roman"/>
            </w:rPr>
            <w:t>Sievert</w:t>
          </w:r>
          <w:proofErr w:type="spellEnd"/>
          <w:r>
            <w:rPr>
              <w:rFonts w:eastAsia="Times New Roman"/>
            </w:rPr>
            <w:t>, J. Cheng, and G. Aden-</w:t>
          </w:r>
          <w:proofErr w:type="spellStart"/>
          <w:r>
            <w:rPr>
              <w:rFonts w:eastAsia="Times New Roman"/>
            </w:rPr>
            <w:t>Buie</w:t>
          </w:r>
          <w:proofErr w:type="spellEnd"/>
          <w:r>
            <w:rPr>
              <w:rFonts w:eastAsia="Times New Roman"/>
            </w:rPr>
            <w:t>, “</w:t>
          </w:r>
          <w:proofErr w:type="spellStart"/>
          <w:r>
            <w:rPr>
              <w:rFonts w:eastAsia="Times New Roman"/>
            </w:rPr>
            <w:t>bslib</w:t>
          </w:r>
          <w:proofErr w:type="spellEnd"/>
          <w:r>
            <w:rPr>
              <w:rFonts w:eastAsia="Times New Roman"/>
            </w:rPr>
            <w:t xml:space="preserve">: </w:t>
          </w:r>
          <w:proofErr w:type="spellStart"/>
          <w:r>
            <w:rPr>
              <w:rFonts w:eastAsia="Times New Roman"/>
            </w:rPr>
            <w:t>Custom</w:t>
          </w:r>
          <w:proofErr w:type="spellEnd"/>
          <w:r>
            <w:rPr>
              <w:rFonts w:eastAsia="Times New Roman"/>
            </w:rPr>
            <w:t xml:space="preserve"> ‘</w:t>
          </w:r>
          <w:proofErr w:type="spellStart"/>
          <w:r>
            <w:rPr>
              <w:rFonts w:eastAsia="Times New Roman"/>
            </w:rPr>
            <w:t>Bootstrap</w:t>
          </w:r>
          <w:proofErr w:type="spellEnd"/>
          <w:r>
            <w:rPr>
              <w:rFonts w:eastAsia="Times New Roman"/>
            </w:rPr>
            <w:t>’ ‘</w:t>
          </w:r>
          <w:proofErr w:type="spellStart"/>
          <w:r>
            <w:rPr>
              <w:rFonts w:eastAsia="Times New Roman"/>
            </w:rPr>
            <w:t>Sass</w:t>
          </w:r>
          <w:proofErr w:type="spellEnd"/>
          <w:r>
            <w:rPr>
              <w:rFonts w:eastAsia="Times New Roman"/>
            </w:rPr>
            <w:t xml:space="preserve">’ </w:t>
          </w:r>
          <w:proofErr w:type="spellStart"/>
          <w:r>
            <w:rPr>
              <w:rFonts w:eastAsia="Times New Roman"/>
            </w:rPr>
            <w:t>Themes</w:t>
          </w:r>
          <w:proofErr w:type="spellEnd"/>
          <w:r>
            <w:rPr>
              <w:rFonts w:eastAsia="Times New Roman"/>
            </w:rPr>
            <w:t xml:space="preserve"> for ‘</w:t>
          </w:r>
          <w:proofErr w:type="spellStart"/>
          <w:r>
            <w:rPr>
              <w:rFonts w:eastAsia="Times New Roman"/>
            </w:rPr>
            <w:t>shiny</w:t>
          </w:r>
          <w:proofErr w:type="spellEnd"/>
          <w:r>
            <w:rPr>
              <w:rFonts w:eastAsia="Times New Roman"/>
            </w:rPr>
            <w:t>’ and ‘</w:t>
          </w:r>
          <w:proofErr w:type="spellStart"/>
          <w:r>
            <w:rPr>
              <w:rFonts w:eastAsia="Times New Roman"/>
            </w:rPr>
            <w:t>rmarkdown</w:t>
          </w:r>
          <w:proofErr w:type="spellEnd"/>
          <w:r>
            <w:rPr>
              <w:rFonts w:eastAsia="Times New Roman"/>
            </w:rPr>
            <w:t xml:space="preserve">,’” 2023. [Online]. </w:t>
          </w:r>
          <w:proofErr w:type="spellStart"/>
          <w:r>
            <w:rPr>
              <w:rFonts w:eastAsia="Times New Roman"/>
            </w:rPr>
            <w:t>Available</w:t>
          </w:r>
          <w:proofErr w:type="spellEnd"/>
          <w:r>
            <w:rPr>
              <w:rFonts w:eastAsia="Times New Roman"/>
            </w:rPr>
            <w:t>: https://cran.r-project.org/package=bslib</w:t>
          </w:r>
        </w:p>
        <w:p w14:paraId="5EFA925E" w14:textId="77777777" w:rsidR="00FD77ED" w:rsidRDefault="00FD77ED">
          <w:pPr>
            <w:autoSpaceDE w:val="0"/>
            <w:autoSpaceDN w:val="0"/>
            <w:ind w:hanging="640"/>
            <w:divId w:val="598947514"/>
            <w:rPr>
              <w:rFonts w:eastAsia="Times New Roman"/>
            </w:rPr>
          </w:pPr>
          <w:r>
            <w:rPr>
              <w:rFonts w:eastAsia="Times New Roman"/>
            </w:rPr>
            <w:t>[55]</w:t>
          </w:r>
          <w:r>
            <w:rPr>
              <w:rFonts w:eastAsia="Times New Roman"/>
            </w:rPr>
            <w:tab/>
            <w:t xml:space="preserve">L. </w:t>
          </w:r>
          <w:proofErr w:type="spellStart"/>
          <w:r>
            <w:rPr>
              <w:rFonts w:eastAsia="Times New Roman"/>
            </w:rPr>
            <w:t>Yan</w:t>
          </w:r>
          <w:proofErr w:type="spellEnd"/>
          <w:r>
            <w:rPr>
              <w:rFonts w:eastAsia="Times New Roman"/>
            </w:rPr>
            <w:t>, “</w:t>
          </w:r>
          <w:proofErr w:type="spellStart"/>
          <w:r>
            <w:rPr>
              <w:rFonts w:eastAsia="Times New Roman"/>
            </w:rPr>
            <w:t>ggvenn</w:t>
          </w:r>
          <w:proofErr w:type="spellEnd"/>
          <w:r>
            <w:rPr>
              <w:rFonts w:eastAsia="Times New Roman"/>
            </w:rPr>
            <w:t xml:space="preserve">: Draw </w:t>
          </w:r>
          <w:proofErr w:type="spellStart"/>
          <w:r>
            <w:rPr>
              <w:rFonts w:eastAsia="Times New Roman"/>
            </w:rPr>
            <w:t>Venn</w:t>
          </w:r>
          <w:proofErr w:type="spellEnd"/>
          <w:r>
            <w:rPr>
              <w:rFonts w:eastAsia="Times New Roman"/>
            </w:rPr>
            <w:t xml:space="preserve"> Diagram by ‘ggplot2,’” 2023. [Online]. </w:t>
          </w:r>
          <w:proofErr w:type="spellStart"/>
          <w:r>
            <w:rPr>
              <w:rFonts w:eastAsia="Times New Roman"/>
            </w:rPr>
            <w:t>Available</w:t>
          </w:r>
          <w:proofErr w:type="spellEnd"/>
          <w:r>
            <w:rPr>
              <w:rFonts w:eastAsia="Times New Roman"/>
            </w:rPr>
            <w:t>: https://cran.r-project.org/package=ggvenn</w:t>
          </w:r>
        </w:p>
        <w:p w14:paraId="4DCE16C2" w14:textId="77777777" w:rsidR="00FD77ED" w:rsidRDefault="00FD77ED">
          <w:pPr>
            <w:autoSpaceDE w:val="0"/>
            <w:autoSpaceDN w:val="0"/>
            <w:ind w:hanging="640"/>
            <w:divId w:val="388849665"/>
            <w:rPr>
              <w:rFonts w:eastAsia="Times New Roman"/>
            </w:rPr>
          </w:pPr>
          <w:r>
            <w:rPr>
              <w:rFonts w:eastAsia="Times New Roman"/>
            </w:rPr>
            <w:lastRenderedPageBreak/>
            <w:t>[56]</w:t>
          </w:r>
          <w:r>
            <w:rPr>
              <w:rFonts w:eastAsia="Times New Roman"/>
            </w:rPr>
            <w:tab/>
            <w:t xml:space="preserve">C. </w:t>
          </w:r>
          <w:proofErr w:type="spellStart"/>
          <w:r>
            <w:rPr>
              <w:rFonts w:eastAsia="Times New Roman"/>
            </w:rPr>
            <w:t>Ahlmann-Eltze</w:t>
          </w:r>
          <w:proofErr w:type="spellEnd"/>
          <w:r>
            <w:rPr>
              <w:rFonts w:eastAsia="Times New Roman"/>
            </w:rPr>
            <w:t>, “</w:t>
          </w:r>
          <w:proofErr w:type="spellStart"/>
          <w:r>
            <w:rPr>
              <w:rFonts w:eastAsia="Times New Roman"/>
            </w:rPr>
            <w:t>ggupset</w:t>
          </w:r>
          <w:proofErr w:type="spellEnd"/>
          <w:r>
            <w:rPr>
              <w:rFonts w:eastAsia="Times New Roman"/>
            </w:rPr>
            <w:t xml:space="preserve">: Combination Matrix </w:t>
          </w:r>
          <w:proofErr w:type="spellStart"/>
          <w:r>
            <w:rPr>
              <w:rFonts w:eastAsia="Times New Roman"/>
            </w:rPr>
            <w:t>Axis</w:t>
          </w:r>
          <w:proofErr w:type="spellEnd"/>
          <w:r>
            <w:rPr>
              <w:rFonts w:eastAsia="Times New Roman"/>
            </w:rPr>
            <w:t xml:space="preserve"> for ‘ggplot2’ to </w:t>
          </w:r>
          <w:proofErr w:type="spellStart"/>
          <w:r>
            <w:rPr>
              <w:rFonts w:eastAsia="Times New Roman"/>
            </w:rPr>
            <w:t>Create</w:t>
          </w:r>
          <w:proofErr w:type="spellEnd"/>
          <w:r>
            <w:rPr>
              <w:rFonts w:eastAsia="Times New Roman"/>
            </w:rPr>
            <w:t xml:space="preserve"> ‘</w:t>
          </w:r>
          <w:proofErr w:type="spellStart"/>
          <w:r>
            <w:rPr>
              <w:rFonts w:eastAsia="Times New Roman"/>
            </w:rPr>
            <w:t>UpSet</w:t>
          </w:r>
          <w:proofErr w:type="spellEnd"/>
          <w:r>
            <w:rPr>
              <w:rFonts w:eastAsia="Times New Roman"/>
            </w:rPr>
            <w:t xml:space="preserve">’ </w:t>
          </w:r>
          <w:proofErr w:type="spellStart"/>
          <w:r>
            <w:rPr>
              <w:rFonts w:eastAsia="Times New Roman"/>
            </w:rPr>
            <w:t>Plots</w:t>
          </w:r>
          <w:proofErr w:type="spellEnd"/>
          <w:r>
            <w:rPr>
              <w:rFonts w:eastAsia="Times New Roman"/>
            </w:rPr>
            <w:t xml:space="preserve">,” 2024. [Online]. </w:t>
          </w:r>
          <w:proofErr w:type="spellStart"/>
          <w:r>
            <w:rPr>
              <w:rFonts w:eastAsia="Times New Roman"/>
            </w:rPr>
            <w:t>Available</w:t>
          </w:r>
          <w:proofErr w:type="spellEnd"/>
          <w:r>
            <w:rPr>
              <w:rFonts w:eastAsia="Times New Roman"/>
            </w:rPr>
            <w:t>: https://cran.r-project.org/package=ggupset</w:t>
          </w:r>
        </w:p>
        <w:p w14:paraId="764BFEEB" w14:textId="77777777" w:rsidR="00FD77ED" w:rsidRDefault="00FD77ED">
          <w:pPr>
            <w:autoSpaceDE w:val="0"/>
            <w:autoSpaceDN w:val="0"/>
            <w:ind w:hanging="640"/>
            <w:divId w:val="276839773"/>
            <w:rPr>
              <w:rFonts w:eastAsia="Times New Roman"/>
            </w:rPr>
          </w:pPr>
          <w:r>
            <w:rPr>
              <w:rFonts w:eastAsia="Times New Roman"/>
            </w:rPr>
            <w:t>[57]</w:t>
          </w:r>
          <w:r>
            <w:rPr>
              <w:rFonts w:eastAsia="Times New Roman"/>
            </w:rPr>
            <w:tab/>
            <w:t xml:space="preserve">J. </w:t>
          </w:r>
          <w:proofErr w:type="spellStart"/>
          <w:r>
            <w:rPr>
              <w:rFonts w:eastAsia="Times New Roman"/>
            </w:rPr>
            <w:t>Ooms</w:t>
          </w:r>
          <w:proofErr w:type="spellEnd"/>
          <w:r>
            <w:rPr>
              <w:rFonts w:eastAsia="Times New Roman"/>
            </w:rPr>
            <w:t>, “</w:t>
          </w:r>
          <w:proofErr w:type="spellStart"/>
          <w:r>
            <w:rPr>
              <w:rFonts w:eastAsia="Times New Roman"/>
            </w:rPr>
            <w:t>pdftools</w:t>
          </w:r>
          <w:proofErr w:type="spellEnd"/>
          <w:r>
            <w:rPr>
              <w:rFonts w:eastAsia="Times New Roman"/>
            </w:rPr>
            <w:t xml:space="preserve">: </w:t>
          </w:r>
          <w:proofErr w:type="spellStart"/>
          <w:r>
            <w:rPr>
              <w:rFonts w:eastAsia="Times New Roman"/>
            </w:rPr>
            <w:t>Text</w:t>
          </w:r>
          <w:proofErr w:type="spellEnd"/>
          <w:r>
            <w:rPr>
              <w:rFonts w:eastAsia="Times New Roman"/>
            </w:rPr>
            <w:t xml:space="preserve"> </w:t>
          </w:r>
          <w:proofErr w:type="spellStart"/>
          <w:r>
            <w:rPr>
              <w:rFonts w:eastAsia="Times New Roman"/>
            </w:rPr>
            <w:t>Extraction</w:t>
          </w:r>
          <w:proofErr w:type="spellEnd"/>
          <w:r>
            <w:rPr>
              <w:rFonts w:eastAsia="Times New Roman"/>
            </w:rPr>
            <w:t xml:space="preserve">, Rendering and </w:t>
          </w:r>
          <w:proofErr w:type="spellStart"/>
          <w:r>
            <w:rPr>
              <w:rFonts w:eastAsia="Times New Roman"/>
            </w:rPr>
            <w:t>Converting</w:t>
          </w:r>
          <w:proofErr w:type="spellEnd"/>
          <w:r>
            <w:rPr>
              <w:rFonts w:eastAsia="Times New Roman"/>
            </w:rPr>
            <w:t xml:space="preserve"> of PDF </w:t>
          </w:r>
          <w:proofErr w:type="spellStart"/>
          <w:r>
            <w:rPr>
              <w:rFonts w:eastAsia="Times New Roman"/>
            </w:rPr>
            <w:t>Documents</w:t>
          </w:r>
          <w:proofErr w:type="spellEnd"/>
          <w:r>
            <w:rPr>
              <w:rFonts w:eastAsia="Times New Roman"/>
            </w:rPr>
            <w:t xml:space="preserve">,” 2024. [Online]. </w:t>
          </w:r>
          <w:proofErr w:type="spellStart"/>
          <w:r>
            <w:rPr>
              <w:rFonts w:eastAsia="Times New Roman"/>
            </w:rPr>
            <w:t>Available</w:t>
          </w:r>
          <w:proofErr w:type="spellEnd"/>
          <w:r>
            <w:rPr>
              <w:rFonts w:eastAsia="Times New Roman"/>
            </w:rPr>
            <w:t>: https://cran.r-project.org/package=pdftools</w:t>
          </w:r>
        </w:p>
        <w:p w14:paraId="5C7F7388" w14:textId="77777777" w:rsidR="00FD77ED" w:rsidRDefault="00FD77ED">
          <w:pPr>
            <w:autoSpaceDE w:val="0"/>
            <w:autoSpaceDN w:val="0"/>
            <w:ind w:hanging="640"/>
            <w:divId w:val="551775409"/>
            <w:rPr>
              <w:rFonts w:eastAsia="Times New Roman"/>
            </w:rPr>
          </w:pPr>
          <w:r>
            <w:rPr>
              <w:rFonts w:eastAsia="Times New Roman"/>
            </w:rPr>
            <w:t>[58]</w:t>
          </w:r>
          <w:r>
            <w:rPr>
              <w:rFonts w:eastAsia="Times New Roman"/>
            </w:rPr>
            <w:tab/>
            <w:t>S. Urbanek, “</w:t>
          </w:r>
          <w:proofErr w:type="spellStart"/>
          <w:r>
            <w:rPr>
              <w:rFonts w:eastAsia="Times New Roman"/>
            </w:rPr>
            <w:t>png</w:t>
          </w:r>
          <w:proofErr w:type="spellEnd"/>
          <w:r>
            <w:rPr>
              <w:rFonts w:eastAsia="Times New Roman"/>
            </w:rPr>
            <w:t xml:space="preserve">: Read and </w:t>
          </w:r>
          <w:proofErr w:type="spellStart"/>
          <w:r>
            <w:rPr>
              <w:rFonts w:eastAsia="Times New Roman"/>
            </w:rPr>
            <w:t>write</w:t>
          </w:r>
          <w:proofErr w:type="spellEnd"/>
          <w:r>
            <w:rPr>
              <w:rFonts w:eastAsia="Times New Roman"/>
            </w:rPr>
            <w:t xml:space="preserve"> PNG </w:t>
          </w:r>
          <w:proofErr w:type="spellStart"/>
          <w:r>
            <w:rPr>
              <w:rFonts w:eastAsia="Times New Roman"/>
            </w:rPr>
            <w:t>images</w:t>
          </w:r>
          <w:proofErr w:type="spellEnd"/>
          <w:r>
            <w:rPr>
              <w:rFonts w:eastAsia="Times New Roman"/>
            </w:rPr>
            <w:t xml:space="preserve">,” 2022. [Online]. </w:t>
          </w:r>
          <w:proofErr w:type="spellStart"/>
          <w:r>
            <w:rPr>
              <w:rFonts w:eastAsia="Times New Roman"/>
            </w:rPr>
            <w:t>Available</w:t>
          </w:r>
          <w:proofErr w:type="spellEnd"/>
          <w:r>
            <w:rPr>
              <w:rFonts w:eastAsia="Times New Roman"/>
            </w:rPr>
            <w:t>: https://cran.r-project.org/package=png</w:t>
          </w:r>
        </w:p>
        <w:p w14:paraId="2080137B" w14:textId="77777777" w:rsidR="00FD77ED" w:rsidRDefault="00FD77ED">
          <w:pPr>
            <w:autoSpaceDE w:val="0"/>
            <w:autoSpaceDN w:val="0"/>
            <w:ind w:hanging="640"/>
            <w:divId w:val="245463472"/>
            <w:rPr>
              <w:rFonts w:eastAsia="Times New Roman"/>
            </w:rPr>
          </w:pPr>
          <w:r>
            <w:rPr>
              <w:rFonts w:eastAsia="Times New Roman"/>
            </w:rPr>
            <w:t>[59]</w:t>
          </w:r>
          <w:r>
            <w:rPr>
              <w:rFonts w:eastAsia="Times New Roman"/>
            </w:rPr>
            <w:tab/>
            <w:t xml:space="preserve">R. </w:t>
          </w:r>
          <w:proofErr w:type="spellStart"/>
          <w:r>
            <w:rPr>
              <w:rFonts w:eastAsia="Times New Roman"/>
            </w:rPr>
            <w:t>Sánchez</w:t>
          </w:r>
          <w:proofErr w:type="spellEnd"/>
          <w:r>
            <w:rPr>
              <w:rFonts w:eastAsia="Times New Roman"/>
            </w:rPr>
            <w:t xml:space="preserve"> de la </w:t>
          </w:r>
          <w:proofErr w:type="spellStart"/>
          <w:r>
            <w:rPr>
              <w:rFonts w:eastAsia="Times New Roman"/>
            </w:rPr>
            <w:t>Nieta</w:t>
          </w:r>
          <w:proofErr w:type="spellEnd"/>
          <w:r>
            <w:rPr>
              <w:rFonts w:eastAsia="Times New Roman"/>
            </w:rPr>
            <w:t xml:space="preserve">, S. </w:t>
          </w:r>
          <w:proofErr w:type="spellStart"/>
          <w:r>
            <w:rPr>
              <w:rFonts w:eastAsia="Times New Roman"/>
            </w:rPr>
            <w:t>Antoraz</w:t>
          </w:r>
          <w:proofErr w:type="spellEnd"/>
          <w:r>
            <w:rPr>
              <w:rFonts w:eastAsia="Times New Roman"/>
            </w:rPr>
            <w:t xml:space="preserve">, J. F. </w:t>
          </w:r>
          <w:proofErr w:type="spellStart"/>
          <w:r>
            <w:rPr>
              <w:rFonts w:eastAsia="Times New Roman"/>
            </w:rPr>
            <w:t>Alzate</w:t>
          </w:r>
          <w:proofErr w:type="spellEnd"/>
          <w:r>
            <w:rPr>
              <w:rFonts w:eastAsia="Times New Roman"/>
            </w:rPr>
            <w:t xml:space="preserve">, R. I. </w:t>
          </w:r>
          <w:proofErr w:type="spellStart"/>
          <w:r>
            <w:rPr>
              <w:rFonts w:eastAsia="Times New Roman"/>
            </w:rPr>
            <w:t>Santamaría</w:t>
          </w:r>
          <w:proofErr w:type="spellEnd"/>
          <w:r>
            <w:rPr>
              <w:rFonts w:eastAsia="Times New Roman"/>
            </w:rPr>
            <w:t xml:space="preserve">, and M. </w:t>
          </w:r>
          <w:proofErr w:type="spellStart"/>
          <w:r>
            <w:rPr>
              <w:rFonts w:eastAsia="Times New Roman"/>
            </w:rPr>
            <w:t>Díaz</w:t>
          </w:r>
          <w:proofErr w:type="spellEnd"/>
          <w:r>
            <w:rPr>
              <w:rFonts w:eastAsia="Times New Roman"/>
            </w:rPr>
            <w:t>, “</w:t>
          </w:r>
          <w:proofErr w:type="spellStart"/>
          <w:r>
            <w:rPr>
              <w:rFonts w:eastAsia="Times New Roman"/>
            </w:rPr>
            <w:t>Antibiotic</w:t>
          </w:r>
          <w:proofErr w:type="spellEnd"/>
          <w:r>
            <w:rPr>
              <w:rFonts w:eastAsia="Times New Roman"/>
            </w:rPr>
            <w:t xml:space="preserve"> </w:t>
          </w:r>
          <w:proofErr w:type="spellStart"/>
          <w:r>
            <w:rPr>
              <w:rFonts w:eastAsia="Times New Roman"/>
            </w:rPr>
            <w:t>Production</w:t>
          </w:r>
          <w:proofErr w:type="spellEnd"/>
          <w:r>
            <w:rPr>
              <w:rFonts w:eastAsia="Times New Roman"/>
            </w:rPr>
            <w:t xml:space="preserve"> and </w:t>
          </w:r>
          <w:proofErr w:type="spellStart"/>
          <w:r>
            <w:rPr>
              <w:rFonts w:eastAsia="Times New Roman"/>
            </w:rPr>
            <w:t>Antibiotic</w:t>
          </w:r>
          <w:proofErr w:type="spellEnd"/>
          <w:r>
            <w:rPr>
              <w:rFonts w:eastAsia="Times New Roman"/>
            </w:rPr>
            <w:t xml:space="preserve"> </w:t>
          </w:r>
          <w:proofErr w:type="spellStart"/>
          <w:r>
            <w:rPr>
              <w:rFonts w:eastAsia="Times New Roman"/>
            </w:rPr>
            <w:t>Resistance</w:t>
          </w:r>
          <w:proofErr w:type="spellEnd"/>
          <w:r>
            <w:rPr>
              <w:rFonts w:eastAsia="Times New Roman"/>
            </w:rPr>
            <w:t xml:space="preserve">: The </w:t>
          </w:r>
          <w:proofErr w:type="spellStart"/>
          <w:r>
            <w:rPr>
              <w:rFonts w:eastAsia="Times New Roman"/>
            </w:rPr>
            <w:t>Two</w:t>
          </w:r>
          <w:proofErr w:type="spellEnd"/>
          <w:r>
            <w:rPr>
              <w:rFonts w:eastAsia="Times New Roman"/>
            </w:rPr>
            <w:t xml:space="preserve"> </w:t>
          </w:r>
          <w:proofErr w:type="spellStart"/>
          <w:r>
            <w:rPr>
              <w:rFonts w:eastAsia="Times New Roman"/>
            </w:rPr>
            <w:t>Sides</w:t>
          </w:r>
          <w:proofErr w:type="spellEnd"/>
          <w:r>
            <w:rPr>
              <w:rFonts w:eastAsia="Times New Roman"/>
            </w:rPr>
            <w:t xml:space="preserve"> of AbrB1/B2, a </w:t>
          </w:r>
          <w:proofErr w:type="spellStart"/>
          <w:r>
            <w:rPr>
              <w:rFonts w:eastAsia="Times New Roman"/>
            </w:rPr>
            <w:t>Two</w:t>
          </w:r>
          <w:proofErr w:type="spellEnd"/>
          <w:r>
            <w:rPr>
              <w:rFonts w:eastAsia="Times New Roman"/>
            </w:rPr>
            <w:t xml:space="preserve">-Component System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r>
            <w:rPr>
              <w:rFonts w:eastAsia="Times New Roman"/>
              <w:i/>
              <w:iCs/>
            </w:rPr>
            <w:t xml:space="preserve">Front </w:t>
          </w:r>
          <w:proofErr w:type="spellStart"/>
          <w:r>
            <w:rPr>
              <w:rFonts w:eastAsia="Times New Roman"/>
              <w:i/>
              <w:iCs/>
            </w:rPr>
            <w:t>Microbiol</w:t>
          </w:r>
          <w:proofErr w:type="spellEnd"/>
          <w:r>
            <w:rPr>
              <w:rFonts w:eastAsia="Times New Roman"/>
            </w:rPr>
            <w:t xml:space="preserve">, vol. 11, </w:t>
          </w:r>
          <w:proofErr w:type="spellStart"/>
          <w:r>
            <w:rPr>
              <w:rFonts w:eastAsia="Times New Roman"/>
            </w:rPr>
            <w:t>Oct</w:t>
          </w:r>
          <w:proofErr w:type="spellEnd"/>
          <w:r>
            <w:rPr>
              <w:rFonts w:eastAsia="Times New Roman"/>
            </w:rPr>
            <w:t>. 2020, doi: 10.3389/fmicb.2020.587750.</w:t>
          </w:r>
        </w:p>
        <w:p w14:paraId="6C781ED0" w14:textId="77777777" w:rsidR="00FD77ED" w:rsidRDefault="00FD77ED">
          <w:pPr>
            <w:autoSpaceDE w:val="0"/>
            <w:autoSpaceDN w:val="0"/>
            <w:ind w:hanging="640"/>
            <w:divId w:val="1213225951"/>
            <w:rPr>
              <w:rFonts w:eastAsia="Times New Roman"/>
            </w:rPr>
          </w:pPr>
          <w:r>
            <w:rPr>
              <w:rFonts w:eastAsia="Times New Roman"/>
            </w:rPr>
            <w:t>[60]</w:t>
          </w:r>
          <w:r>
            <w:rPr>
              <w:rFonts w:eastAsia="Times New Roman"/>
            </w:rPr>
            <w:tab/>
            <w:t xml:space="preserve">S. Rico </w:t>
          </w:r>
          <w:r>
            <w:rPr>
              <w:rFonts w:eastAsia="Times New Roman"/>
              <w:i/>
              <w:iCs/>
            </w:rPr>
            <w:t>et al.</w:t>
          </w:r>
          <w:r>
            <w:rPr>
              <w:rFonts w:eastAsia="Times New Roman"/>
            </w:rPr>
            <w:t>, “</w:t>
          </w:r>
          <w:proofErr w:type="spellStart"/>
          <w:r>
            <w:rPr>
              <w:rFonts w:eastAsia="Times New Roman"/>
            </w:rPr>
            <w:t>Deciphering</w:t>
          </w:r>
          <w:proofErr w:type="spellEnd"/>
          <w:r>
            <w:rPr>
              <w:rFonts w:eastAsia="Times New Roman"/>
            </w:rPr>
            <w:t xml:space="preserve"> the </w:t>
          </w:r>
          <w:proofErr w:type="spellStart"/>
          <w:r>
            <w:rPr>
              <w:rFonts w:eastAsia="Times New Roman"/>
            </w:rPr>
            <w:t>Regulon</w:t>
          </w:r>
          <w:proofErr w:type="spellEnd"/>
          <w:r>
            <w:rPr>
              <w:rFonts w:eastAsia="Times New Roman"/>
            </w:rPr>
            <w:t xml:space="preserve">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AbrC3, a </w:t>
          </w:r>
          <w:proofErr w:type="spellStart"/>
          <w:r>
            <w:rPr>
              <w:rFonts w:eastAsia="Times New Roman"/>
            </w:rPr>
            <w:t>Positive</w:t>
          </w:r>
          <w:proofErr w:type="spellEnd"/>
          <w:r>
            <w:rPr>
              <w:rFonts w:eastAsia="Times New Roman"/>
            </w:rPr>
            <w:t xml:space="preserve"> </w:t>
          </w:r>
          <w:proofErr w:type="spellStart"/>
          <w:r>
            <w:rPr>
              <w:rFonts w:eastAsia="Times New Roman"/>
            </w:rPr>
            <w:t>Response</w:t>
          </w:r>
          <w:proofErr w:type="spellEnd"/>
          <w:r>
            <w:rPr>
              <w:rFonts w:eastAsia="Times New Roman"/>
            </w:rPr>
            <w:t xml:space="preserve"> Regulator of </w:t>
          </w:r>
          <w:proofErr w:type="spellStart"/>
          <w:r>
            <w:rPr>
              <w:rFonts w:eastAsia="Times New Roman"/>
            </w:rPr>
            <w:t>Antibiotic</w:t>
          </w:r>
          <w:proofErr w:type="spellEnd"/>
          <w:r>
            <w:rPr>
              <w:rFonts w:eastAsia="Times New Roman"/>
            </w:rPr>
            <w:t xml:space="preserve"> </w:t>
          </w:r>
          <w:proofErr w:type="spellStart"/>
          <w:r>
            <w:rPr>
              <w:rFonts w:eastAsia="Times New Roman"/>
            </w:rPr>
            <w:t>Production</w:t>
          </w:r>
          <w:proofErr w:type="spellEnd"/>
          <w:r>
            <w:rPr>
              <w:rFonts w:eastAsia="Times New Roman"/>
            </w:rPr>
            <w:t xml:space="preserve">,” </w:t>
          </w:r>
          <w:proofErr w:type="spellStart"/>
          <w:r>
            <w:rPr>
              <w:rFonts w:eastAsia="Times New Roman"/>
              <w:i/>
              <w:iCs/>
            </w:rPr>
            <w:t>Appl</w:t>
          </w:r>
          <w:proofErr w:type="spellEnd"/>
          <w:r>
            <w:rPr>
              <w:rFonts w:eastAsia="Times New Roman"/>
              <w:i/>
              <w:iCs/>
            </w:rPr>
            <w:t xml:space="preserve"> </w:t>
          </w:r>
          <w:proofErr w:type="spellStart"/>
          <w:r>
            <w:rPr>
              <w:rFonts w:eastAsia="Times New Roman"/>
              <w:i/>
              <w:iCs/>
            </w:rPr>
            <w:t>Environ</w:t>
          </w:r>
          <w:proofErr w:type="spellEnd"/>
          <w:r>
            <w:rPr>
              <w:rFonts w:eastAsia="Times New Roman"/>
              <w:i/>
              <w:iCs/>
            </w:rPr>
            <w:t xml:space="preserve"> </w:t>
          </w:r>
          <w:proofErr w:type="spellStart"/>
          <w:r>
            <w:rPr>
              <w:rFonts w:eastAsia="Times New Roman"/>
              <w:i/>
              <w:iCs/>
            </w:rPr>
            <w:t>Microbiol</w:t>
          </w:r>
          <w:proofErr w:type="spellEnd"/>
          <w:r>
            <w:rPr>
              <w:rFonts w:eastAsia="Times New Roman"/>
            </w:rPr>
            <w:t xml:space="preserve">, vol. 80, no. 8, pp. 2417–2428, </w:t>
          </w:r>
          <w:proofErr w:type="spellStart"/>
          <w:r>
            <w:rPr>
              <w:rFonts w:eastAsia="Times New Roman"/>
            </w:rPr>
            <w:t>Apr</w:t>
          </w:r>
          <w:proofErr w:type="spellEnd"/>
          <w:r>
            <w:rPr>
              <w:rFonts w:eastAsia="Times New Roman"/>
            </w:rPr>
            <w:t>. 2014, doi: 10.1128/AEM.03378-13.</w:t>
          </w:r>
        </w:p>
        <w:p w14:paraId="5742F631" w14:textId="77777777" w:rsidR="00FD77ED" w:rsidRDefault="00FD77ED">
          <w:pPr>
            <w:autoSpaceDE w:val="0"/>
            <w:autoSpaceDN w:val="0"/>
            <w:ind w:hanging="640"/>
            <w:divId w:val="1535656900"/>
            <w:rPr>
              <w:rFonts w:eastAsia="Times New Roman"/>
            </w:rPr>
          </w:pPr>
          <w:r>
            <w:rPr>
              <w:rFonts w:eastAsia="Times New Roman"/>
            </w:rPr>
            <w:t>[61]</w:t>
          </w:r>
          <w:r>
            <w:rPr>
              <w:rFonts w:eastAsia="Times New Roman"/>
            </w:rPr>
            <w:tab/>
            <w:t xml:space="preserve">A. </w:t>
          </w:r>
          <w:proofErr w:type="spellStart"/>
          <w:r>
            <w:rPr>
              <w:rFonts w:eastAsia="Times New Roman"/>
            </w:rPr>
            <w:t>Botas</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ArgR</w:t>
          </w:r>
          <w:proofErr w:type="spellEnd"/>
          <w:r>
            <w:rPr>
              <w:rFonts w:eastAsia="Times New Roman"/>
            </w:rPr>
            <w:t xml:space="preserve">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rPr>
            <w:t>Is</w:t>
          </w:r>
          <w:proofErr w:type="spellEnd"/>
          <w:r>
            <w:rPr>
              <w:rFonts w:eastAsia="Times New Roman"/>
            </w:rPr>
            <w:t xml:space="preserve"> a </w:t>
          </w:r>
          <w:proofErr w:type="spellStart"/>
          <w:r>
            <w:rPr>
              <w:rFonts w:eastAsia="Times New Roman"/>
            </w:rPr>
            <w:t>Pleiotropic</w:t>
          </w:r>
          <w:proofErr w:type="spellEnd"/>
          <w:r>
            <w:rPr>
              <w:rFonts w:eastAsia="Times New Roman"/>
            </w:rPr>
            <w:t xml:space="preserve"> </w:t>
          </w:r>
          <w:proofErr w:type="spellStart"/>
          <w:r>
            <w:rPr>
              <w:rFonts w:eastAsia="Times New Roman"/>
            </w:rPr>
            <w:t>Transcriptional</w:t>
          </w:r>
          <w:proofErr w:type="spellEnd"/>
          <w:r>
            <w:rPr>
              <w:rFonts w:eastAsia="Times New Roman"/>
            </w:rPr>
            <w:t xml:space="preserve"> Regulator: </w:t>
          </w:r>
          <w:proofErr w:type="spellStart"/>
          <w:r>
            <w:rPr>
              <w:rFonts w:eastAsia="Times New Roman"/>
            </w:rPr>
            <w:t>Effect</w:t>
          </w:r>
          <w:proofErr w:type="spellEnd"/>
          <w:r>
            <w:rPr>
              <w:rFonts w:eastAsia="Times New Roman"/>
            </w:rPr>
            <w:t xml:space="preserve"> on the </w:t>
          </w:r>
          <w:proofErr w:type="spellStart"/>
          <w:r>
            <w:rPr>
              <w:rFonts w:eastAsia="Times New Roman"/>
            </w:rPr>
            <w:t>Transcriptome</w:t>
          </w:r>
          <w:proofErr w:type="spellEnd"/>
          <w:r>
            <w:rPr>
              <w:rFonts w:eastAsia="Times New Roman"/>
            </w:rPr>
            <w:t xml:space="preserve">, </w:t>
          </w:r>
          <w:proofErr w:type="spellStart"/>
          <w:r>
            <w:rPr>
              <w:rFonts w:eastAsia="Times New Roman"/>
            </w:rPr>
            <w:t>Antibiotic</w:t>
          </w:r>
          <w:proofErr w:type="spellEnd"/>
          <w:r>
            <w:rPr>
              <w:rFonts w:eastAsia="Times New Roman"/>
            </w:rPr>
            <w:t xml:space="preserve"> </w:t>
          </w:r>
          <w:proofErr w:type="spellStart"/>
          <w:r>
            <w:rPr>
              <w:rFonts w:eastAsia="Times New Roman"/>
            </w:rPr>
            <w:t>Production</w:t>
          </w:r>
          <w:proofErr w:type="spellEnd"/>
          <w:r>
            <w:rPr>
              <w:rFonts w:eastAsia="Times New Roman"/>
            </w:rPr>
            <w:t xml:space="preserve">, and </w:t>
          </w:r>
          <w:proofErr w:type="spellStart"/>
          <w:r>
            <w:rPr>
              <w:rFonts w:eastAsia="Times New Roman"/>
            </w:rPr>
            <w:t>Differentiation</w:t>
          </w:r>
          <w:proofErr w:type="spellEnd"/>
          <w:r>
            <w:rPr>
              <w:rFonts w:eastAsia="Times New Roman"/>
            </w:rPr>
            <w:t xml:space="preserve"> in Liquid </w:t>
          </w:r>
          <w:proofErr w:type="spellStart"/>
          <w:r>
            <w:rPr>
              <w:rFonts w:eastAsia="Times New Roman"/>
            </w:rPr>
            <w:t>Cultures</w:t>
          </w:r>
          <w:proofErr w:type="spellEnd"/>
          <w:r>
            <w:rPr>
              <w:rFonts w:eastAsia="Times New Roman"/>
            </w:rPr>
            <w:t xml:space="preserve">,” </w:t>
          </w:r>
          <w:r>
            <w:rPr>
              <w:rFonts w:eastAsia="Times New Roman"/>
              <w:i/>
              <w:iCs/>
            </w:rPr>
            <w:t xml:space="preserve">Front </w:t>
          </w:r>
          <w:proofErr w:type="spellStart"/>
          <w:r>
            <w:rPr>
              <w:rFonts w:eastAsia="Times New Roman"/>
              <w:i/>
              <w:iCs/>
            </w:rPr>
            <w:t>Microbiol</w:t>
          </w:r>
          <w:proofErr w:type="spellEnd"/>
          <w:r>
            <w:rPr>
              <w:rFonts w:eastAsia="Times New Roman"/>
            </w:rPr>
            <w:t>, vol. 9, Mar. 2018, doi: 10.3389/fmicb.2018.00361.</w:t>
          </w:r>
        </w:p>
        <w:p w14:paraId="3EEB8D8B" w14:textId="77777777" w:rsidR="00FD77ED" w:rsidRDefault="00FD77ED">
          <w:pPr>
            <w:autoSpaceDE w:val="0"/>
            <w:autoSpaceDN w:val="0"/>
            <w:ind w:hanging="640"/>
            <w:divId w:val="2016805916"/>
            <w:rPr>
              <w:rFonts w:eastAsia="Times New Roman"/>
            </w:rPr>
          </w:pPr>
          <w:r>
            <w:rPr>
              <w:rFonts w:eastAsia="Times New Roman"/>
            </w:rPr>
            <w:t>[62]</w:t>
          </w:r>
          <w:r>
            <w:rPr>
              <w:rFonts w:eastAsia="Times New Roman"/>
            </w:rPr>
            <w:tab/>
            <w:t xml:space="preserve">C. D. Den </w:t>
          </w:r>
          <w:proofErr w:type="spellStart"/>
          <w:r>
            <w:rPr>
              <w:rFonts w:eastAsia="Times New Roman"/>
            </w:rPr>
            <w:t>Hengst</w:t>
          </w:r>
          <w:proofErr w:type="spellEnd"/>
          <w:r>
            <w:rPr>
              <w:rFonts w:eastAsia="Times New Roman"/>
            </w:rPr>
            <w:t xml:space="preserve">, N. T. Tran, M. J. </w:t>
          </w:r>
          <w:proofErr w:type="spellStart"/>
          <w:r>
            <w:rPr>
              <w:rFonts w:eastAsia="Times New Roman"/>
            </w:rPr>
            <w:t>Bibb</w:t>
          </w:r>
          <w:proofErr w:type="spellEnd"/>
          <w:r>
            <w:rPr>
              <w:rFonts w:eastAsia="Times New Roman"/>
            </w:rPr>
            <w:t xml:space="preserve">, G. Chandra, B. K. </w:t>
          </w:r>
          <w:proofErr w:type="spellStart"/>
          <w:r>
            <w:rPr>
              <w:rFonts w:eastAsia="Times New Roman"/>
            </w:rPr>
            <w:t>Leskiw</w:t>
          </w:r>
          <w:proofErr w:type="spellEnd"/>
          <w:r>
            <w:rPr>
              <w:rFonts w:eastAsia="Times New Roman"/>
            </w:rPr>
            <w:t xml:space="preserve">, and M. J. </w:t>
          </w:r>
          <w:proofErr w:type="spellStart"/>
          <w:r>
            <w:rPr>
              <w:rFonts w:eastAsia="Times New Roman"/>
            </w:rPr>
            <w:t>Buttner</w:t>
          </w:r>
          <w:proofErr w:type="spellEnd"/>
          <w:r>
            <w:rPr>
              <w:rFonts w:eastAsia="Times New Roman"/>
            </w:rPr>
            <w:t>, “</w:t>
          </w:r>
          <w:proofErr w:type="spellStart"/>
          <w:r>
            <w:rPr>
              <w:rFonts w:eastAsia="Times New Roman"/>
            </w:rPr>
            <w:t>Genes</w:t>
          </w:r>
          <w:proofErr w:type="spellEnd"/>
          <w:r>
            <w:rPr>
              <w:rFonts w:eastAsia="Times New Roman"/>
            </w:rPr>
            <w:t xml:space="preserve"> </w:t>
          </w:r>
          <w:proofErr w:type="spellStart"/>
          <w:r>
            <w:rPr>
              <w:rFonts w:eastAsia="Times New Roman"/>
            </w:rPr>
            <w:t>essential</w:t>
          </w:r>
          <w:proofErr w:type="spellEnd"/>
          <w:r>
            <w:rPr>
              <w:rFonts w:eastAsia="Times New Roman"/>
            </w:rPr>
            <w:t xml:space="preserve"> for </w:t>
          </w:r>
          <w:proofErr w:type="spellStart"/>
          <w:r>
            <w:rPr>
              <w:rFonts w:eastAsia="Times New Roman"/>
            </w:rPr>
            <w:t>morphological</w:t>
          </w:r>
          <w:proofErr w:type="spellEnd"/>
          <w:r>
            <w:rPr>
              <w:rFonts w:eastAsia="Times New Roman"/>
            </w:rPr>
            <w:t xml:space="preserve"> development and </w:t>
          </w:r>
          <w:proofErr w:type="spellStart"/>
          <w:r>
            <w:rPr>
              <w:rFonts w:eastAsia="Times New Roman"/>
            </w:rPr>
            <w:t>antibiotic</w:t>
          </w:r>
          <w:proofErr w:type="spellEnd"/>
          <w:r>
            <w:rPr>
              <w:rFonts w:eastAsia="Times New Roman"/>
            </w:rPr>
            <w:t xml:space="preserve"> </w:t>
          </w:r>
          <w:proofErr w:type="spellStart"/>
          <w:r>
            <w:rPr>
              <w:rFonts w:eastAsia="Times New Roman"/>
            </w:rPr>
            <w:t>production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rPr>
            <w:t>are</w:t>
          </w:r>
          <w:proofErr w:type="spellEnd"/>
          <w:r>
            <w:rPr>
              <w:rFonts w:eastAsia="Times New Roman"/>
            </w:rPr>
            <w:t xml:space="preserve"> </w:t>
          </w:r>
          <w:proofErr w:type="spellStart"/>
          <w:r>
            <w:rPr>
              <w:rFonts w:eastAsia="Times New Roman"/>
            </w:rPr>
            <w:t>targets</w:t>
          </w:r>
          <w:proofErr w:type="spellEnd"/>
          <w:r>
            <w:rPr>
              <w:rFonts w:eastAsia="Times New Roman"/>
            </w:rPr>
            <w:t xml:space="preserve"> of </w:t>
          </w:r>
          <w:proofErr w:type="spellStart"/>
          <w:r>
            <w:rPr>
              <w:rFonts w:eastAsia="Times New Roman"/>
            </w:rPr>
            <w:t>BldD</w:t>
          </w:r>
          <w:proofErr w:type="spellEnd"/>
          <w:r>
            <w:rPr>
              <w:rFonts w:eastAsia="Times New Roman"/>
            </w:rPr>
            <w:t xml:space="preserve"> </w:t>
          </w:r>
          <w:proofErr w:type="spellStart"/>
          <w:r>
            <w:rPr>
              <w:rFonts w:eastAsia="Times New Roman"/>
            </w:rPr>
            <w:t>during</w:t>
          </w:r>
          <w:proofErr w:type="spellEnd"/>
          <w:r>
            <w:rPr>
              <w:rFonts w:eastAsia="Times New Roman"/>
            </w:rPr>
            <w:t xml:space="preserve"> </w:t>
          </w:r>
          <w:proofErr w:type="spellStart"/>
          <w:r>
            <w:rPr>
              <w:rFonts w:eastAsia="Times New Roman"/>
            </w:rPr>
            <w:t>vegetative</w:t>
          </w:r>
          <w:proofErr w:type="spellEnd"/>
          <w:r>
            <w:rPr>
              <w:rFonts w:eastAsia="Times New Roman"/>
            </w:rPr>
            <w:t xml:space="preserve"> </w:t>
          </w:r>
          <w:proofErr w:type="spellStart"/>
          <w:r>
            <w:rPr>
              <w:rFonts w:eastAsia="Times New Roman"/>
            </w:rPr>
            <w:t>growth</w:t>
          </w:r>
          <w:proofErr w:type="spellEnd"/>
          <w:r>
            <w:rPr>
              <w:rFonts w:eastAsia="Times New Roman"/>
            </w:rPr>
            <w:t xml:space="preserve">,” </w:t>
          </w:r>
          <w:r>
            <w:rPr>
              <w:rFonts w:eastAsia="Times New Roman"/>
              <w:i/>
              <w:iCs/>
            </w:rPr>
            <w:t xml:space="preserve">Mol </w:t>
          </w:r>
          <w:proofErr w:type="spellStart"/>
          <w:r>
            <w:rPr>
              <w:rFonts w:eastAsia="Times New Roman"/>
              <w:i/>
              <w:iCs/>
            </w:rPr>
            <w:t>Microbiol</w:t>
          </w:r>
          <w:proofErr w:type="spellEnd"/>
          <w:r>
            <w:rPr>
              <w:rFonts w:eastAsia="Times New Roman"/>
            </w:rPr>
            <w:t xml:space="preserve">, vol. 78, no. 2, pp. 361–379, </w:t>
          </w:r>
          <w:proofErr w:type="spellStart"/>
          <w:r>
            <w:rPr>
              <w:rFonts w:eastAsia="Times New Roman"/>
            </w:rPr>
            <w:t>Oct</w:t>
          </w:r>
          <w:proofErr w:type="spellEnd"/>
          <w:r>
            <w:rPr>
              <w:rFonts w:eastAsia="Times New Roman"/>
            </w:rPr>
            <w:t>. 2010, doi: 10.1111/j.1365-2958.2010.07338.x.</w:t>
          </w:r>
        </w:p>
        <w:p w14:paraId="6DA1DBDE" w14:textId="77777777" w:rsidR="00FD77ED" w:rsidRDefault="00FD77ED">
          <w:pPr>
            <w:autoSpaceDE w:val="0"/>
            <w:autoSpaceDN w:val="0"/>
            <w:ind w:hanging="640"/>
            <w:divId w:val="491676763"/>
            <w:rPr>
              <w:rFonts w:eastAsia="Times New Roman"/>
            </w:rPr>
          </w:pPr>
          <w:r>
            <w:rPr>
              <w:rFonts w:eastAsia="Times New Roman"/>
            </w:rPr>
            <w:t>[63]</w:t>
          </w:r>
          <w:r>
            <w:rPr>
              <w:rFonts w:eastAsia="Times New Roman"/>
            </w:rPr>
            <w:tab/>
            <w:t>M. J. Bush, G. Chandra, M. M. Al-</w:t>
          </w:r>
          <w:proofErr w:type="spellStart"/>
          <w:r>
            <w:rPr>
              <w:rFonts w:eastAsia="Times New Roman"/>
            </w:rPr>
            <w:t>Bassam</w:t>
          </w:r>
          <w:proofErr w:type="spellEnd"/>
          <w:r>
            <w:rPr>
              <w:rFonts w:eastAsia="Times New Roman"/>
            </w:rPr>
            <w:t xml:space="preserve">, K. C. Findlay, and M. J. </w:t>
          </w:r>
          <w:proofErr w:type="spellStart"/>
          <w:r>
            <w:rPr>
              <w:rFonts w:eastAsia="Times New Roman"/>
            </w:rPr>
            <w:t>Buttner</w:t>
          </w:r>
          <w:proofErr w:type="spellEnd"/>
          <w:r>
            <w:rPr>
              <w:rFonts w:eastAsia="Times New Roman"/>
            </w:rPr>
            <w:t>, “</w:t>
          </w:r>
          <w:proofErr w:type="spellStart"/>
          <w:r>
            <w:rPr>
              <w:rFonts w:eastAsia="Times New Roman"/>
            </w:rPr>
            <w:t>BldC</w:t>
          </w:r>
          <w:proofErr w:type="spellEnd"/>
          <w:r>
            <w:rPr>
              <w:rFonts w:eastAsia="Times New Roman"/>
            </w:rPr>
            <w:t xml:space="preserve"> </w:t>
          </w:r>
          <w:proofErr w:type="spellStart"/>
          <w:r>
            <w:rPr>
              <w:rFonts w:eastAsia="Times New Roman"/>
            </w:rPr>
            <w:t>Delays</w:t>
          </w:r>
          <w:proofErr w:type="spellEnd"/>
          <w:r>
            <w:rPr>
              <w:rFonts w:eastAsia="Times New Roman"/>
            </w:rPr>
            <w:t xml:space="preserve"> </w:t>
          </w:r>
          <w:proofErr w:type="spellStart"/>
          <w:r>
            <w:rPr>
              <w:rFonts w:eastAsia="Times New Roman"/>
            </w:rPr>
            <w:t>Entry</w:t>
          </w:r>
          <w:proofErr w:type="spellEnd"/>
          <w:r>
            <w:rPr>
              <w:rFonts w:eastAsia="Times New Roman"/>
            </w:rPr>
            <w:t xml:space="preserve"> </w:t>
          </w:r>
          <w:proofErr w:type="spellStart"/>
          <w:r>
            <w:rPr>
              <w:rFonts w:eastAsia="Times New Roman"/>
            </w:rPr>
            <w:t>into</w:t>
          </w:r>
          <w:proofErr w:type="spellEnd"/>
          <w:r>
            <w:rPr>
              <w:rFonts w:eastAsia="Times New Roman"/>
            </w:rPr>
            <w:t xml:space="preserve"> Development To </w:t>
          </w:r>
          <w:proofErr w:type="spellStart"/>
          <w:r>
            <w:rPr>
              <w:rFonts w:eastAsia="Times New Roman"/>
            </w:rPr>
            <w:t>Produce</w:t>
          </w:r>
          <w:proofErr w:type="spellEnd"/>
          <w:r>
            <w:rPr>
              <w:rFonts w:eastAsia="Times New Roman"/>
            </w:rPr>
            <w:t xml:space="preserve"> a </w:t>
          </w:r>
          <w:proofErr w:type="spellStart"/>
          <w:r>
            <w:rPr>
              <w:rFonts w:eastAsia="Times New Roman"/>
            </w:rPr>
            <w:t>Sustained</w:t>
          </w:r>
          <w:proofErr w:type="spellEnd"/>
          <w:r>
            <w:rPr>
              <w:rFonts w:eastAsia="Times New Roman"/>
            </w:rPr>
            <w:t xml:space="preserve"> Period of </w:t>
          </w:r>
          <w:proofErr w:type="spellStart"/>
          <w:r>
            <w:rPr>
              <w:rFonts w:eastAsia="Times New Roman"/>
            </w:rPr>
            <w:t>Vegetative</w:t>
          </w:r>
          <w:proofErr w:type="spellEnd"/>
          <w:r>
            <w:rPr>
              <w:rFonts w:eastAsia="Times New Roman"/>
            </w:rPr>
            <w:t xml:space="preserve"> </w:t>
          </w:r>
          <w:proofErr w:type="spellStart"/>
          <w:r>
            <w:rPr>
              <w:rFonts w:eastAsia="Times New Roman"/>
            </w:rPr>
            <w:t>Growth</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w:t>
          </w:r>
          <w:proofErr w:type="spellStart"/>
          <w:r>
            <w:rPr>
              <w:rFonts w:eastAsia="Times New Roman"/>
              <w:i/>
              <w:iCs/>
            </w:rPr>
            <w:t>mBio</w:t>
          </w:r>
          <w:proofErr w:type="spellEnd"/>
          <w:r>
            <w:rPr>
              <w:rFonts w:eastAsia="Times New Roman"/>
            </w:rPr>
            <w:t xml:space="preserve">, vol. 10, no. 1, </w:t>
          </w:r>
          <w:proofErr w:type="spellStart"/>
          <w:r>
            <w:rPr>
              <w:rFonts w:eastAsia="Times New Roman"/>
            </w:rPr>
            <w:t>Feb</w:t>
          </w:r>
          <w:proofErr w:type="spellEnd"/>
          <w:r>
            <w:rPr>
              <w:rFonts w:eastAsia="Times New Roman"/>
            </w:rPr>
            <w:t>. 2019, doi: 10.1128/mBio.02812-18.</w:t>
          </w:r>
        </w:p>
        <w:p w14:paraId="757CD3B3" w14:textId="77777777" w:rsidR="00FD77ED" w:rsidRDefault="00FD77ED">
          <w:pPr>
            <w:autoSpaceDE w:val="0"/>
            <w:autoSpaceDN w:val="0"/>
            <w:ind w:hanging="640"/>
            <w:divId w:val="1264149187"/>
            <w:rPr>
              <w:rFonts w:eastAsia="Times New Roman"/>
            </w:rPr>
          </w:pPr>
          <w:r>
            <w:rPr>
              <w:rFonts w:eastAsia="Times New Roman"/>
            </w:rPr>
            <w:t>[64]</w:t>
          </w:r>
          <w:r>
            <w:rPr>
              <w:rFonts w:eastAsia="Times New Roman"/>
            </w:rPr>
            <w:tab/>
            <w:t xml:space="preserve">Z. </w:t>
          </w:r>
          <w:proofErr w:type="spellStart"/>
          <w:r>
            <w:rPr>
              <w:rFonts w:eastAsia="Times New Roman"/>
            </w:rPr>
            <w:t>Yu</w:t>
          </w:r>
          <w:proofErr w:type="spellEnd"/>
          <w:r>
            <w:rPr>
              <w:rFonts w:eastAsia="Times New Roman"/>
            </w:rPr>
            <w:t xml:space="preserve">, H. </w:t>
          </w:r>
          <w:proofErr w:type="spellStart"/>
          <w:r>
            <w:rPr>
              <w:rFonts w:eastAsia="Times New Roman"/>
            </w:rPr>
            <w:t>Zhu</w:t>
          </w:r>
          <w:proofErr w:type="spellEnd"/>
          <w:r>
            <w:rPr>
              <w:rFonts w:eastAsia="Times New Roman"/>
            </w:rPr>
            <w:t xml:space="preserve">, G. </w:t>
          </w:r>
          <w:proofErr w:type="spellStart"/>
          <w:r>
            <w:rPr>
              <w:rFonts w:eastAsia="Times New Roman"/>
            </w:rPr>
            <w:t>Zheng</w:t>
          </w:r>
          <w:proofErr w:type="spellEnd"/>
          <w:r>
            <w:rPr>
              <w:rFonts w:eastAsia="Times New Roman"/>
            </w:rPr>
            <w:t xml:space="preserve">, W. </w:t>
          </w:r>
          <w:proofErr w:type="spellStart"/>
          <w:r>
            <w:rPr>
              <w:rFonts w:eastAsia="Times New Roman"/>
            </w:rPr>
            <w:t>Jiang</w:t>
          </w:r>
          <w:proofErr w:type="spellEnd"/>
          <w:r>
            <w:rPr>
              <w:rFonts w:eastAsia="Times New Roman"/>
            </w:rPr>
            <w:t xml:space="preserve">, and Y. Lu, “A </w:t>
          </w:r>
          <w:proofErr w:type="spellStart"/>
          <w:r>
            <w:rPr>
              <w:rFonts w:eastAsia="Times New Roman"/>
            </w:rPr>
            <w:t>genome-wide</w:t>
          </w:r>
          <w:proofErr w:type="spellEnd"/>
          <w:r>
            <w:rPr>
              <w:rFonts w:eastAsia="Times New Roman"/>
            </w:rPr>
            <w:t xml:space="preserve"> </w:t>
          </w:r>
          <w:proofErr w:type="spellStart"/>
          <w:r>
            <w:rPr>
              <w:rFonts w:eastAsia="Times New Roman"/>
            </w:rPr>
            <w:t>transcriptomic</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reveals</w:t>
          </w:r>
          <w:proofErr w:type="spellEnd"/>
          <w:r>
            <w:rPr>
              <w:rFonts w:eastAsia="Times New Roman"/>
            </w:rPr>
            <w:t xml:space="preserve"> </w:t>
          </w:r>
          <w:proofErr w:type="spellStart"/>
          <w:r>
            <w:rPr>
              <w:rFonts w:eastAsia="Times New Roman"/>
            </w:rPr>
            <w:t>diverse</w:t>
          </w:r>
          <w:proofErr w:type="spellEnd"/>
          <w:r>
            <w:rPr>
              <w:rFonts w:eastAsia="Times New Roman"/>
            </w:rPr>
            <w:t xml:space="preserve"> </w:t>
          </w:r>
          <w:proofErr w:type="spellStart"/>
          <w:r>
            <w:rPr>
              <w:rFonts w:eastAsia="Times New Roman"/>
            </w:rPr>
            <w:t>roles</w:t>
          </w:r>
          <w:proofErr w:type="spellEnd"/>
          <w:r>
            <w:rPr>
              <w:rFonts w:eastAsia="Times New Roman"/>
            </w:rPr>
            <w:t xml:space="preserve"> of the </w:t>
          </w:r>
          <w:proofErr w:type="spellStart"/>
          <w:r>
            <w:rPr>
              <w:rFonts w:eastAsia="Times New Roman"/>
            </w:rPr>
            <w:t>two</w:t>
          </w:r>
          <w:proofErr w:type="spellEnd"/>
          <w:r>
            <w:rPr>
              <w:rFonts w:eastAsia="Times New Roman"/>
            </w:rPr>
            <w:t xml:space="preserve">-component system </w:t>
          </w:r>
          <w:proofErr w:type="spellStart"/>
          <w:r>
            <w:rPr>
              <w:rFonts w:eastAsia="Times New Roman"/>
            </w:rPr>
            <w:t>DraR</w:t>
          </w:r>
          <w:proofErr w:type="spellEnd"/>
          <w:r>
            <w:rPr>
              <w:rFonts w:eastAsia="Times New Roman"/>
            </w:rPr>
            <w:t xml:space="preserve">-K in the </w:t>
          </w:r>
          <w:proofErr w:type="spellStart"/>
          <w:r>
            <w:rPr>
              <w:rFonts w:eastAsia="Times New Roman"/>
            </w:rPr>
            <w:t>physiological</w:t>
          </w:r>
          <w:proofErr w:type="spellEnd"/>
          <w:r>
            <w:rPr>
              <w:rFonts w:eastAsia="Times New Roman"/>
            </w:rPr>
            <w:t xml:space="preserve"> and </w:t>
          </w:r>
          <w:proofErr w:type="spellStart"/>
          <w:r>
            <w:rPr>
              <w:rFonts w:eastAsia="Times New Roman"/>
            </w:rPr>
            <w:t>morphological</w:t>
          </w:r>
          <w:proofErr w:type="spellEnd"/>
          <w:r>
            <w:rPr>
              <w:rFonts w:eastAsia="Times New Roman"/>
            </w:rPr>
            <w:t xml:space="preserve"> </w:t>
          </w:r>
          <w:proofErr w:type="spellStart"/>
          <w:r>
            <w:rPr>
              <w:rFonts w:eastAsia="Times New Roman"/>
            </w:rPr>
            <w:t>differentiation</w:t>
          </w:r>
          <w:proofErr w:type="spellEnd"/>
          <w:r>
            <w:rPr>
              <w:rFonts w:eastAsia="Times New Roman"/>
            </w:rPr>
            <w:t xml:space="preserve">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i/>
              <w:iCs/>
            </w:rPr>
            <w:t>Appl</w:t>
          </w:r>
          <w:proofErr w:type="spellEnd"/>
          <w:r>
            <w:rPr>
              <w:rFonts w:eastAsia="Times New Roman"/>
              <w:i/>
              <w:iCs/>
            </w:rPr>
            <w:t xml:space="preserve"> </w:t>
          </w:r>
          <w:proofErr w:type="spellStart"/>
          <w:r>
            <w:rPr>
              <w:rFonts w:eastAsia="Times New Roman"/>
              <w:i/>
              <w:iCs/>
            </w:rPr>
            <w:t>Microbiol</w:t>
          </w:r>
          <w:proofErr w:type="spellEnd"/>
          <w:r>
            <w:rPr>
              <w:rFonts w:eastAsia="Times New Roman"/>
              <w:i/>
              <w:iCs/>
            </w:rPr>
            <w:t xml:space="preserve"> </w:t>
          </w:r>
          <w:proofErr w:type="spellStart"/>
          <w:r>
            <w:rPr>
              <w:rFonts w:eastAsia="Times New Roman"/>
              <w:i/>
              <w:iCs/>
            </w:rPr>
            <w:t>Biotechnol</w:t>
          </w:r>
          <w:proofErr w:type="spellEnd"/>
          <w:r>
            <w:rPr>
              <w:rFonts w:eastAsia="Times New Roman"/>
            </w:rPr>
            <w:t xml:space="preserve">, vol. 98, no. 22, pp. 9351–9363, </w:t>
          </w:r>
          <w:proofErr w:type="spellStart"/>
          <w:r>
            <w:rPr>
              <w:rFonts w:eastAsia="Times New Roman"/>
            </w:rPr>
            <w:t>Nov</w:t>
          </w:r>
          <w:proofErr w:type="spellEnd"/>
          <w:r>
            <w:rPr>
              <w:rFonts w:eastAsia="Times New Roman"/>
            </w:rPr>
            <w:t>. 2014, doi: 10.1007/s00253-014-6102-z.</w:t>
          </w:r>
        </w:p>
        <w:p w14:paraId="50D26433" w14:textId="77777777" w:rsidR="00FD77ED" w:rsidRDefault="00FD77ED">
          <w:pPr>
            <w:autoSpaceDE w:val="0"/>
            <w:autoSpaceDN w:val="0"/>
            <w:ind w:hanging="640"/>
            <w:divId w:val="513768140"/>
            <w:rPr>
              <w:rFonts w:eastAsia="Times New Roman"/>
            </w:rPr>
          </w:pPr>
          <w:r>
            <w:rPr>
              <w:rFonts w:eastAsia="Times New Roman"/>
            </w:rPr>
            <w:t>[65]</w:t>
          </w:r>
          <w:r>
            <w:rPr>
              <w:rFonts w:eastAsia="Times New Roman"/>
            </w:rPr>
            <w:tab/>
            <w:t xml:space="preserve">Q. </w:t>
          </w:r>
          <w:proofErr w:type="spellStart"/>
          <w:r>
            <w:rPr>
              <w:rFonts w:eastAsia="Times New Roman"/>
            </w:rPr>
            <w:t>Liu</w:t>
          </w:r>
          <w:proofErr w:type="spellEnd"/>
          <w:r>
            <w:rPr>
              <w:rFonts w:eastAsia="Times New Roman"/>
            </w:rPr>
            <w:t xml:space="preserve">, D. </w:t>
          </w:r>
          <w:proofErr w:type="spellStart"/>
          <w:r>
            <w:rPr>
              <w:rFonts w:eastAsia="Times New Roman"/>
            </w:rPr>
            <w:t>Pinto</w:t>
          </w:r>
          <w:proofErr w:type="spellEnd"/>
          <w:r>
            <w:rPr>
              <w:rFonts w:eastAsia="Times New Roman"/>
            </w:rPr>
            <w:t xml:space="preserve">, and T. </w:t>
          </w:r>
          <w:proofErr w:type="spellStart"/>
          <w:r>
            <w:rPr>
              <w:rFonts w:eastAsia="Times New Roman"/>
            </w:rPr>
            <w:t>Mascher</w:t>
          </w:r>
          <w:proofErr w:type="spellEnd"/>
          <w:r>
            <w:rPr>
              <w:rFonts w:eastAsia="Times New Roman"/>
            </w:rPr>
            <w:t>, “</w:t>
          </w:r>
          <w:proofErr w:type="spellStart"/>
          <w:r>
            <w:rPr>
              <w:rFonts w:eastAsia="Times New Roman"/>
            </w:rPr>
            <w:t>Characterization</w:t>
          </w:r>
          <w:proofErr w:type="spellEnd"/>
          <w:r>
            <w:rPr>
              <w:rFonts w:eastAsia="Times New Roman"/>
            </w:rPr>
            <w:t xml:space="preserve"> of the </w:t>
          </w:r>
          <w:proofErr w:type="spellStart"/>
          <w:r>
            <w:rPr>
              <w:rFonts w:eastAsia="Times New Roman"/>
            </w:rPr>
            <w:t>Widely</w:t>
          </w:r>
          <w:proofErr w:type="spellEnd"/>
          <w:r>
            <w:rPr>
              <w:rFonts w:eastAsia="Times New Roman"/>
            </w:rPr>
            <w:t xml:space="preserve"> Distributed </w:t>
          </w:r>
          <w:proofErr w:type="spellStart"/>
          <w:r>
            <w:rPr>
              <w:rFonts w:eastAsia="Times New Roman"/>
            </w:rPr>
            <w:t>Novel</w:t>
          </w:r>
          <w:proofErr w:type="spellEnd"/>
          <w:r>
            <w:rPr>
              <w:rFonts w:eastAsia="Times New Roman"/>
            </w:rPr>
            <w:t xml:space="preserve"> ECF42 </w:t>
          </w:r>
          <w:proofErr w:type="spellStart"/>
          <w:r>
            <w:rPr>
              <w:rFonts w:eastAsia="Times New Roman"/>
            </w:rPr>
            <w:t>Group</w:t>
          </w:r>
          <w:proofErr w:type="spellEnd"/>
          <w:r>
            <w:rPr>
              <w:rFonts w:eastAsia="Times New Roman"/>
            </w:rPr>
            <w:t xml:space="preserve"> of </w:t>
          </w:r>
          <w:proofErr w:type="spellStart"/>
          <w:r>
            <w:rPr>
              <w:rFonts w:eastAsia="Times New Roman"/>
            </w:rPr>
            <w:t>Extracytoplasmic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σ </w:t>
          </w:r>
          <w:proofErr w:type="spellStart"/>
          <w:r>
            <w:rPr>
              <w:rFonts w:eastAsia="Times New Roman"/>
            </w:rPr>
            <w:t>Factors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w:t>
          </w:r>
          <w:r>
            <w:rPr>
              <w:rFonts w:eastAsia="Times New Roman"/>
              <w:i/>
              <w:iCs/>
            </w:rPr>
            <w:t xml:space="preserve">J </w:t>
          </w:r>
          <w:proofErr w:type="spellStart"/>
          <w:r>
            <w:rPr>
              <w:rFonts w:eastAsia="Times New Roman"/>
              <w:i/>
              <w:iCs/>
            </w:rPr>
            <w:t>Bacteriol</w:t>
          </w:r>
          <w:proofErr w:type="spellEnd"/>
          <w:r>
            <w:rPr>
              <w:rFonts w:eastAsia="Times New Roman"/>
            </w:rPr>
            <w:t xml:space="preserve">, vol. 200, no. 21, </w:t>
          </w:r>
          <w:proofErr w:type="spellStart"/>
          <w:r>
            <w:rPr>
              <w:rFonts w:eastAsia="Times New Roman"/>
            </w:rPr>
            <w:t>Nov</w:t>
          </w:r>
          <w:proofErr w:type="spellEnd"/>
          <w:r>
            <w:rPr>
              <w:rFonts w:eastAsia="Times New Roman"/>
            </w:rPr>
            <w:t>. 2018, doi: 10.1128/JB.00437-18.</w:t>
          </w:r>
        </w:p>
        <w:p w14:paraId="325AE134" w14:textId="77777777" w:rsidR="00FD77ED" w:rsidRDefault="00FD77ED">
          <w:pPr>
            <w:autoSpaceDE w:val="0"/>
            <w:autoSpaceDN w:val="0"/>
            <w:ind w:hanging="640"/>
            <w:divId w:val="632638371"/>
            <w:rPr>
              <w:rFonts w:eastAsia="Times New Roman"/>
            </w:rPr>
          </w:pPr>
          <w:r>
            <w:rPr>
              <w:rFonts w:eastAsia="Times New Roman"/>
            </w:rPr>
            <w:t>[66]</w:t>
          </w:r>
          <w:r>
            <w:rPr>
              <w:rFonts w:eastAsia="Times New Roman"/>
            </w:rPr>
            <w:tab/>
            <w:t xml:space="preserve">S. T. </w:t>
          </w:r>
          <w:proofErr w:type="spellStart"/>
          <w:r>
            <w:rPr>
              <w:rFonts w:eastAsia="Times New Roman"/>
            </w:rPr>
            <w:t>Pullan</w:t>
          </w:r>
          <w:proofErr w:type="spellEnd"/>
          <w:r>
            <w:rPr>
              <w:rFonts w:eastAsia="Times New Roman"/>
            </w:rPr>
            <w:t xml:space="preserve">, G. Chandra, M. J. </w:t>
          </w:r>
          <w:proofErr w:type="spellStart"/>
          <w:r>
            <w:rPr>
              <w:rFonts w:eastAsia="Times New Roman"/>
            </w:rPr>
            <w:t>Bibb</w:t>
          </w:r>
          <w:proofErr w:type="spellEnd"/>
          <w:r>
            <w:rPr>
              <w:rFonts w:eastAsia="Times New Roman"/>
            </w:rPr>
            <w:t xml:space="preserve">, and M. </w:t>
          </w:r>
          <w:proofErr w:type="spellStart"/>
          <w:r>
            <w:rPr>
              <w:rFonts w:eastAsia="Times New Roman"/>
            </w:rPr>
            <w:t>Merrick</w:t>
          </w:r>
          <w:proofErr w:type="spellEnd"/>
          <w:r>
            <w:rPr>
              <w:rFonts w:eastAsia="Times New Roman"/>
            </w:rPr>
            <w:t>, “</w:t>
          </w:r>
          <w:proofErr w:type="spellStart"/>
          <w:r>
            <w:rPr>
              <w:rFonts w:eastAsia="Times New Roman"/>
            </w:rPr>
            <w:t>Genome-wide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of the role of </w:t>
          </w:r>
          <w:proofErr w:type="spellStart"/>
          <w:r>
            <w:rPr>
              <w:rFonts w:eastAsia="Times New Roman"/>
            </w:rPr>
            <w:t>GlnR</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w:t>
          </w:r>
          <w:proofErr w:type="spellStart"/>
          <w:r>
            <w:rPr>
              <w:rFonts w:eastAsia="Times New Roman"/>
            </w:rPr>
            <w:t>provides</w:t>
          </w:r>
          <w:proofErr w:type="spellEnd"/>
          <w:r>
            <w:rPr>
              <w:rFonts w:eastAsia="Times New Roman"/>
            </w:rPr>
            <w:t xml:space="preserve"> </w:t>
          </w:r>
          <w:proofErr w:type="spellStart"/>
          <w:r>
            <w:rPr>
              <w:rFonts w:eastAsia="Times New Roman"/>
            </w:rPr>
            <w:t>new</w:t>
          </w:r>
          <w:proofErr w:type="spellEnd"/>
          <w:r>
            <w:rPr>
              <w:rFonts w:eastAsia="Times New Roman"/>
            </w:rPr>
            <w:t xml:space="preserve"> </w:t>
          </w:r>
          <w:proofErr w:type="spellStart"/>
          <w:r>
            <w:rPr>
              <w:rFonts w:eastAsia="Times New Roman"/>
            </w:rPr>
            <w:t>insights</w:t>
          </w:r>
          <w:proofErr w:type="spellEnd"/>
          <w:r>
            <w:rPr>
              <w:rFonts w:eastAsia="Times New Roman"/>
            </w:rPr>
            <w:t xml:space="preserve"> </w:t>
          </w:r>
          <w:proofErr w:type="spellStart"/>
          <w:r>
            <w:rPr>
              <w:rFonts w:eastAsia="Times New Roman"/>
            </w:rPr>
            <w:t>into</w:t>
          </w:r>
          <w:proofErr w:type="spellEnd"/>
          <w:r>
            <w:rPr>
              <w:rFonts w:eastAsia="Times New Roman"/>
            </w:rPr>
            <w:t xml:space="preserve"> </w:t>
          </w:r>
          <w:proofErr w:type="spellStart"/>
          <w:r>
            <w:rPr>
              <w:rFonts w:eastAsia="Times New Roman"/>
            </w:rPr>
            <w:t>global</w:t>
          </w:r>
          <w:proofErr w:type="spellEnd"/>
          <w:r>
            <w:rPr>
              <w:rFonts w:eastAsia="Times New Roman"/>
            </w:rPr>
            <w:t xml:space="preserve"> </w:t>
          </w:r>
          <w:proofErr w:type="spellStart"/>
          <w:r>
            <w:rPr>
              <w:rFonts w:eastAsia="Times New Roman"/>
            </w:rPr>
            <w:t>nitrogen</w:t>
          </w:r>
          <w:proofErr w:type="spellEnd"/>
          <w:r>
            <w:rPr>
              <w:rFonts w:eastAsia="Times New Roman"/>
            </w:rPr>
            <w:t xml:space="preserve"> </w:t>
          </w:r>
          <w:proofErr w:type="spellStart"/>
          <w:r>
            <w:rPr>
              <w:rFonts w:eastAsia="Times New Roman"/>
            </w:rPr>
            <w:t>regulation</w:t>
          </w:r>
          <w:proofErr w:type="spellEnd"/>
          <w:r>
            <w:rPr>
              <w:rFonts w:eastAsia="Times New Roman"/>
            </w:rPr>
            <w:t xml:space="preserve"> in </w:t>
          </w:r>
          <w:proofErr w:type="spellStart"/>
          <w:r>
            <w:rPr>
              <w:rFonts w:eastAsia="Times New Roman"/>
            </w:rPr>
            <w:t>actinomycetes</w:t>
          </w:r>
          <w:proofErr w:type="spellEnd"/>
          <w:r>
            <w:rPr>
              <w:rFonts w:eastAsia="Times New Roman"/>
            </w:rPr>
            <w:t xml:space="preserve">,” </w:t>
          </w:r>
          <w:r>
            <w:rPr>
              <w:rFonts w:eastAsia="Times New Roman"/>
              <w:i/>
              <w:iCs/>
            </w:rPr>
            <w:t xml:space="preserve">BMC </w:t>
          </w:r>
          <w:proofErr w:type="spellStart"/>
          <w:r>
            <w:rPr>
              <w:rFonts w:eastAsia="Times New Roman"/>
              <w:i/>
              <w:iCs/>
            </w:rPr>
            <w:t>Genomics</w:t>
          </w:r>
          <w:proofErr w:type="spellEnd"/>
          <w:r>
            <w:rPr>
              <w:rFonts w:eastAsia="Times New Roman"/>
            </w:rPr>
            <w:t>, vol. 12, no. 1, p. 175, Dec. 2011, doi: 10.1186/1471-2164-12-175.</w:t>
          </w:r>
        </w:p>
        <w:p w14:paraId="637E5836" w14:textId="77777777" w:rsidR="00FD77ED" w:rsidRDefault="00FD77ED">
          <w:pPr>
            <w:autoSpaceDE w:val="0"/>
            <w:autoSpaceDN w:val="0"/>
            <w:ind w:hanging="640"/>
            <w:divId w:val="491064316"/>
            <w:rPr>
              <w:rFonts w:eastAsia="Times New Roman"/>
            </w:rPr>
          </w:pPr>
          <w:r>
            <w:rPr>
              <w:rFonts w:eastAsia="Times New Roman"/>
            </w:rPr>
            <w:t>[67]</w:t>
          </w:r>
          <w:r>
            <w:rPr>
              <w:rFonts w:eastAsia="Times New Roman"/>
            </w:rPr>
            <w:tab/>
            <w:t xml:space="preserve">M. </w:t>
          </w:r>
          <w:proofErr w:type="spellStart"/>
          <w:r>
            <w:rPr>
              <w:rFonts w:eastAsia="Times New Roman"/>
            </w:rPr>
            <w:t>Urem</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OsdR</w:t>
          </w:r>
          <w:proofErr w:type="spellEnd"/>
          <w:r>
            <w:rPr>
              <w:rFonts w:eastAsia="Times New Roman"/>
            </w:rPr>
            <w:t xml:space="preserve">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and the </w:t>
          </w:r>
          <w:proofErr w:type="spellStart"/>
          <w:r>
            <w:rPr>
              <w:rFonts w:eastAsia="Times New Roman"/>
            </w:rPr>
            <w:t>Dormancy</w:t>
          </w:r>
          <w:proofErr w:type="spellEnd"/>
          <w:r>
            <w:rPr>
              <w:rFonts w:eastAsia="Times New Roman"/>
            </w:rPr>
            <w:t xml:space="preserve"> Regulator </w:t>
          </w:r>
          <w:proofErr w:type="spellStart"/>
          <w:r>
            <w:rPr>
              <w:rFonts w:eastAsia="Times New Roman"/>
            </w:rPr>
            <w:t>DevR</w:t>
          </w:r>
          <w:proofErr w:type="spellEnd"/>
          <w:r>
            <w:rPr>
              <w:rFonts w:eastAsia="Times New Roman"/>
            </w:rPr>
            <w:t xml:space="preserve"> of </w:t>
          </w:r>
          <w:proofErr w:type="spellStart"/>
          <w:r>
            <w:rPr>
              <w:rFonts w:eastAsia="Times New Roman"/>
            </w:rPr>
            <w:t>Mycobacterium</w:t>
          </w:r>
          <w:proofErr w:type="spellEnd"/>
          <w:r>
            <w:rPr>
              <w:rFonts w:eastAsia="Times New Roman"/>
            </w:rPr>
            <w:t xml:space="preserve"> </w:t>
          </w:r>
          <w:proofErr w:type="spellStart"/>
          <w:r>
            <w:rPr>
              <w:rFonts w:eastAsia="Times New Roman"/>
            </w:rPr>
            <w:t>tuberculosis</w:t>
          </w:r>
          <w:proofErr w:type="spellEnd"/>
          <w:r>
            <w:rPr>
              <w:rFonts w:eastAsia="Times New Roman"/>
            </w:rPr>
            <w:t xml:space="preserve"> Control </w:t>
          </w:r>
          <w:proofErr w:type="spellStart"/>
          <w:r>
            <w:rPr>
              <w:rFonts w:eastAsia="Times New Roman"/>
            </w:rPr>
            <w:t>Overlapping</w:t>
          </w:r>
          <w:proofErr w:type="spellEnd"/>
          <w:r>
            <w:rPr>
              <w:rFonts w:eastAsia="Times New Roman"/>
            </w:rPr>
            <w:t xml:space="preserve"> </w:t>
          </w:r>
          <w:proofErr w:type="spellStart"/>
          <w:r>
            <w:rPr>
              <w:rFonts w:eastAsia="Times New Roman"/>
            </w:rPr>
            <w:t>Regulons</w:t>
          </w:r>
          <w:proofErr w:type="spellEnd"/>
          <w:r>
            <w:rPr>
              <w:rFonts w:eastAsia="Times New Roman"/>
            </w:rPr>
            <w:t xml:space="preserve">,” </w:t>
          </w:r>
          <w:proofErr w:type="spellStart"/>
          <w:r>
            <w:rPr>
              <w:rFonts w:eastAsia="Times New Roman"/>
              <w:i/>
              <w:iCs/>
            </w:rPr>
            <w:t>mSystems</w:t>
          </w:r>
          <w:proofErr w:type="spellEnd"/>
          <w:r>
            <w:rPr>
              <w:rFonts w:eastAsia="Times New Roman"/>
            </w:rPr>
            <w:t>, vol. 1, no. 3, Jun. 2016, doi: 10.1128/mSystems.00014-16.</w:t>
          </w:r>
        </w:p>
        <w:p w14:paraId="010B0509" w14:textId="77777777" w:rsidR="00FD77ED" w:rsidRDefault="00FD77ED">
          <w:pPr>
            <w:autoSpaceDE w:val="0"/>
            <w:autoSpaceDN w:val="0"/>
            <w:ind w:hanging="640"/>
            <w:divId w:val="2006198523"/>
            <w:rPr>
              <w:rFonts w:eastAsia="Times New Roman"/>
            </w:rPr>
          </w:pPr>
          <w:r>
            <w:rPr>
              <w:rFonts w:eastAsia="Times New Roman"/>
            </w:rPr>
            <w:lastRenderedPageBreak/>
            <w:t>[68]</w:t>
          </w:r>
          <w:r>
            <w:rPr>
              <w:rFonts w:eastAsia="Times New Roman"/>
            </w:rPr>
            <w:tab/>
            <w:t xml:space="preserve">D. </w:t>
          </w:r>
          <w:proofErr w:type="spellStart"/>
          <w:r>
            <w:rPr>
              <w:rFonts w:eastAsia="Times New Roman"/>
            </w:rPr>
            <w:t>Kallifidas</w:t>
          </w:r>
          <w:proofErr w:type="spellEnd"/>
          <w:r>
            <w:rPr>
              <w:rFonts w:eastAsia="Times New Roman"/>
            </w:rPr>
            <w:t xml:space="preserve">, D. Thomas, P. </w:t>
          </w:r>
          <w:proofErr w:type="spellStart"/>
          <w:r>
            <w:rPr>
              <w:rFonts w:eastAsia="Times New Roman"/>
            </w:rPr>
            <w:t>Doughty</w:t>
          </w:r>
          <w:proofErr w:type="spellEnd"/>
          <w:r>
            <w:rPr>
              <w:rFonts w:eastAsia="Times New Roman"/>
            </w:rPr>
            <w:t xml:space="preserve">, and M. S. B. </w:t>
          </w:r>
          <w:proofErr w:type="spellStart"/>
          <w:r>
            <w:rPr>
              <w:rFonts w:eastAsia="Times New Roman"/>
            </w:rPr>
            <w:t>Paget</w:t>
          </w:r>
          <w:proofErr w:type="spellEnd"/>
          <w:r>
            <w:rPr>
              <w:rFonts w:eastAsia="Times New Roman"/>
            </w:rPr>
            <w:t xml:space="preserve">, “The σ R </w:t>
          </w:r>
          <w:proofErr w:type="spellStart"/>
          <w:r>
            <w:rPr>
              <w:rFonts w:eastAsia="Times New Roman"/>
            </w:rPr>
            <w:t>regulon</w:t>
          </w:r>
          <w:proofErr w:type="spellEnd"/>
          <w:r>
            <w:rPr>
              <w:rFonts w:eastAsia="Times New Roman"/>
            </w:rPr>
            <w:t xml:space="preserve">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A3(2) </w:t>
          </w:r>
          <w:proofErr w:type="spellStart"/>
          <w:r>
            <w:rPr>
              <w:rFonts w:eastAsia="Times New Roman"/>
            </w:rPr>
            <w:t>reveals</w:t>
          </w:r>
          <w:proofErr w:type="spellEnd"/>
          <w:r>
            <w:rPr>
              <w:rFonts w:eastAsia="Times New Roman"/>
            </w:rPr>
            <w:t xml:space="preserve"> a </w:t>
          </w:r>
          <w:proofErr w:type="spellStart"/>
          <w:r>
            <w:rPr>
              <w:rFonts w:eastAsia="Times New Roman"/>
            </w:rPr>
            <w:t>key</w:t>
          </w:r>
          <w:proofErr w:type="spellEnd"/>
          <w:r>
            <w:rPr>
              <w:rFonts w:eastAsia="Times New Roman"/>
            </w:rPr>
            <w:t xml:space="preserve"> role in protein </w:t>
          </w:r>
          <w:proofErr w:type="spellStart"/>
          <w:r>
            <w:rPr>
              <w:rFonts w:eastAsia="Times New Roman"/>
            </w:rPr>
            <w:t>quality</w:t>
          </w:r>
          <w:proofErr w:type="spellEnd"/>
          <w:r>
            <w:rPr>
              <w:rFonts w:eastAsia="Times New Roman"/>
            </w:rPr>
            <w:t xml:space="preserve"> </w:t>
          </w:r>
          <w:proofErr w:type="spellStart"/>
          <w:r>
            <w:rPr>
              <w:rFonts w:eastAsia="Times New Roman"/>
            </w:rPr>
            <w:t>control</w:t>
          </w:r>
          <w:proofErr w:type="spellEnd"/>
          <w:r>
            <w:rPr>
              <w:rFonts w:eastAsia="Times New Roman"/>
            </w:rPr>
            <w:t xml:space="preserve"> </w:t>
          </w:r>
          <w:proofErr w:type="spellStart"/>
          <w:r>
            <w:rPr>
              <w:rFonts w:eastAsia="Times New Roman"/>
            </w:rPr>
            <w:t>during</w:t>
          </w:r>
          <w:proofErr w:type="spellEnd"/>
          <w:r>
            <w:rPr>
              <w:rFonts w:eastAsia="Times New Roman"/>
            </w:rPr>
            <w:t xml:space="preserve"> </w:t>
          </w:r>
          <w:proofErr w:type="spellStart"/>
          <w:r>
            <w:rPr>
              <w:rFonts w:eastAsia="Times New Roman"/>
            </w:rPr>
            <w:t>disulphide</w:t>
          </w:r>
          <w:proofErr w:type="spellEnd"/>
          <w:r>
            <w:rPr>
              <w:rFonts w:eastAsia="Times New Roman"/>
            </w:rPr>
            <w:t xml:space="preserve"> </w:t>
          </w:r>
          <w:proofErr w:type="spellStart"/>
          <w:r>
            <w:rPr>
              <w:rFonts w:eastAsia="Times New Roman"/>
            </w:rPr>
            <w:t>stress</w:t>
          </w:r>
          <w:proofErr w:type="spellEnd"/>
          <w:r>
            <w:rPr>
              <w:rFonts w:eastAsia="Times New Roman"/>
            </w:rPr>
            <w:t xml:space="preserve">,” </w:t>
          </w:r>
          <w:proofErr w:type="spellStart"/>
          <w:r>
            <w:rPr>
              <w:rFonts w:eastAsia="Times New Roman"/>
              <w:i/>
              <w:iCs/>
            </w:rPr>
            <w:t>Microbiology</w:t>
          </w:r>
          <w:proofErr w:type="spellEnd"/>
          <w:r>
            <w:rPr>
              <w:rFonts w:eastAsia="Times New Roman"/>
              <w:i/>
              <w:iCs/>
            </w:rPr>
            <w:t xml:space="preserve"> (N Y)</w:t>
          </w:r>
          <w:r>
            <w:rPr>
              <w:rFonts w:eastAsia="Times New Roman"/>
            </w:rPr>
            <w:t>, vol. 156, no. 6, pp. 1661–1672, Jun. 2010, doi: 10.1099/mic.0.037804-0.</w:t>
          </w:r>
        </w:p>
        <w:p w14:paraId="1ECCCF96" w14:textId="77777777" w:rsidR="00FD77ED" w:rsidRDefault="00FD77ED">
          <w:pPr>
            <w:autoSpaceDE w:val="0"/>
            <w:autoSpaceDN w:val="0"/>
            <w:ind w:hanging="640"/>
            <w:divId w:val="2103256115"/>
            <w:rPr>
              <w:rFonts w:eastAsia="Times New Roman"/>
            </w:rPr>
          </w:pPr>
          <w:r>
            <w:rPr>
              <w:rFonts w:eastAsia="Times New Roman"/>
            </w:rPr>
            <w:t>[69]</w:t>
          </w:r>
          <w:r>
            <w:rPr>
              <w:rFonts w:eastAsia="Times New Roman"/>
            </w:rPr>
            <w:tab/>
            <w:t xml:space="preserve">N. </w:t>
          </w:r>
          <w:proofErr w:type="spellStart"/>
          <w:r>
            <w:rPr>
              <w:rFonts w:eastAsia="Times New Roman"/>
            </w:rPr>
            <w:t>Naseer</w:t>
          </w:r>
          <w:proofErr w:type="spellEnd"/>
          <w:r>
            <w:rPr>
              <w:rFonts w:eastAsia="Times New Roman"/>
            </w:rPr>
            <w:t xml:space="preserve">, J. A. </w:t>
          </w:r>
          <w:proofErr w:type="spellStart"/>
          <w:r>
            <w:rPr>
              <w:rFonts w:eastAsia="Times New Roman"/>
            </w:rPr>
            <w:t>Shapiro</w:t>
          </w:r>
          <w:proofErr w:type="spellEnd"/>
          <w:r>
            <w:rPr>
              <w:rFonts w:eastAsia="Times New Roman"/>
            </w:rPr>
            <w:t xml:space="preserve">, and M. </w:t>
          </w:r>
          <w:proofErr w:type="spellStart"/>
          <w:r>
            <w:rPr>
              <w:rFonts w:eastAsia="Times New Roman"/>
            </w:rPr>
            <w:t>Chander</w:t>
          </w:r>
          <w:proofErr w:type="spellEnd"/>
          <w:r>
            <w:rPr>
              <w:rFonts w:eastAsia="Times New Roman"/>
            </w:rPr>
            <w:t>, “RNA-</w:t>
          </w:r>
          <w:proofErr w:type="spellStart"/>
          <w:r>
            <w:rPr>
              <w:rFonts w:eastAsia="Times New Roman"/>
            </w:rPr>
            <w:t>Seq</w:t>
          </w:r>
          <w:proofErr w:type="spellEnd"/>
          <w:r>
            <w:rPr>
              <w:rFonts w:eastAsia="Times New Roman"/>
            </w:rPr>
            <w:t xml:space="preserve"> Analysis </w:t>
          </w:r>
          <w:proofErr w:type="spellStart"/>
          <w:r>
            <w:rPr>
              <w:rFonts w:eastAsia="Times New Roman"/>
            </w:rPr>
            <w:t>Reveals</w:t>
          </w:r>
          <w:proofErr w:type="spellEnd"/>
          <w:r>
            <w:rPr>
              <w:rFonts w:eastAsia="Times New Roman"/>
            </w:rPr>
            <w:t xml:space="preserve"> a </w:t>
          </w:r>
          <w:proofErr w:type="spellStart"/>
          <w:r>
            <w:rPr>
              <w:rFonts w:eastAsia="Times New Roman"/>
            </w:rPr>
            <w:t>Six-Gene</w:t>
          </w:r>
          <w:proofErr w:type="spellEnd"/>
          <w:r>
            <w:rPr>
              <w:rFonts w:eastAsia="Times New Roman"/>
            </w:rPr>
            <w:t xml:space="preserve"> </w:t>
          </w:r>
          <w:proofErr w:type="spellStart"/>
          <w:r>
            <w:rPr>
              <w:rFonts w:eastAsia="Times New Roman"/>
            </w:rPr>
            <w:t>SoxR</w:t>
          </w:r>
          <w:proofErr w:type="spellEnd"/>
          <w:r>
            <w:rPr>
              <w:rFonts w:eastAsia="Times New Roman"/>
            </w:rPr>
            <w:t xml:space="preserve"> </w:t>
          </w:r>
          <w:proofErr w:type="spellStart"/>
          <w:r>
            <w:rPr>
              <w:rFonts w:eastAsia="Times New Roman"/>
            </w:rPr>
            <w:t>Regulon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i/>
              <w:iCs/>
            </w:rPr>
            <w:t>PLoS</w:t>
          </w:r>
          <w:proofErr w:type="spellEnd"/>
          <w:r>
            <w:rPr>
              <w:rFonts w:eastAsia="Times New Roman"/>
              <w:i/>
              <w:iCs/>
            </w:rPr>
            <w:t xml:space="preserve"> One</w:t>
          </w:r>
          <w:r>
            <w:rPr>
              <w:rFonts w:eastAsia="Times New Roman"/>
            </w:rPr>
            <w:t xml:space="preserve">, vol. 9, no. 8, p. e106181, </w:t>
          </w:r>
          <w:proofErr w:type="spellStart"/>
          <w:r>
            <w:rPr>
              <w:rFonts w:eastAsia="Times New Roman"/>
            </w:rPr>
            <w:t>Aug</w:t>
          </w:r>
          <w:proofErr w:type="spellEnd"/>
          <w:r>
            <w:rPr>
              <w:rFonts w:eastAsia="Times New Roman"/>
            </w:rPr>
            <w:t>. 2014, doi: 10.1371/journal.pone.0106181.</w:t>
          </w:r>
        </w:p>
        <w:p w14:paraId="32447281" w14:textId="77777777" w:rsidR="00FD77ED" w:rsidRDefault="00FD77ED">
          <w:pPr>
            <w:autoSpaceDE w:val="0"/>
            <w:autoSpaceDN w:val="0"/>
            <w:ind w:hanging="640"/>
            <w:divId w:val="1280457551"/>
            <w:rPr>
              <w:rFonts w:eastAsia="Times New Roman"/>
            </w:rPr>
          </w:pPr>
          <w:r>
            <w:rPr>
              <w:rFonts w:eastAsia="Times New Roman"/>
            </w:rPr>
            <w:t>[70]</w:t>
          </w:r>
          <w:r>
            <w:rPr>
              <w:rFonts w:eastAsia="Times New Roman"/>
            </w:rPr>
            <w:tab/>
            <w:t xml:space="preserve">P. Salerno </w:t>
          </w:r>
          <w:r>
            <w:rPr>
              <w:rFonts w:eastAsia="Times New Roman"/>
              <w:i/>
              <w:iCs/>
            </w:rPr>
            <w:t>et al.</w:t>
          </w:r>
          <w:r>
            <w:rPr>
              <w:rFonts w:eastAsia="Times New Roman"/>
            </w:rPr>
            <w:t>, “</w:t>
          </w:r>
          <w:proofErr w:type="spellStart"/>
          <w:r>
            <w:rPr>
              <w:rFonts w:eastAsia="Times New Roman"/>
            </w:rPr>
            <w:t>Identification</w:t>
          </w:r>
          <w:proofErr w:type="spellEnd"/>
          <w:r>
            <w:rPr>
              <w:rFonts w:eastAsia="Times New Roman"/>
            </w:rPr>
            <w:t xml:space="preserve"> of </w:t>
          </w:r>
          <w:proofErr w:type="spellStart"/>
          <w:r>
            <w:rPr>
              <w:rFonts w:eastAsia="Times New Roman"/>
            </w:rPr>
            <w:t>new</w:t>
          </w:r>
          <w:proofErr w:type="spellEnd"/>
          <w:r>
            <w:rPr>
              <w:rFonts w:eastAsia="Times New Roman"/>
            </w:rPr>
            <w:t xml:space="preserve"> </w:t>
          </w:r>
          <w:proofErr w:type="spellStart"/>
          <w:r>
            <w:rPr>
              <w:rFonts w:eastAsia="Times New Roman"/>
            </w:rPr>
            <w:t>developmentally</w:t>
          </w:r>
          <w:proofErr w:type="spellEnd"/>
          <w:r>
            <w:rPr>
              <w:rFonts w:eastAsia="Times New Roman"/>
            </w:rPr>
            <w:t xml:space="preserve"> </w:t>
          </w:r>
          <w:proofErr w:type="spellStart"/>
          <w:r>
            <w:rPr>
              <w:rFonts w:eastAsia="Times New Roman"/>
            </w:rPr>
            <w:t>regulated</w:t>
          </w:r>
          <w:proofErr w:type="spellEnd"/>
          <w:r>
            <w:rPr>
              <w:rFonts w:eastAsia="Times New Roman"/>
            </w:rPr>
            <w:t xml:space="preserve"> </w:t>
          </w:r>
          <w:proofErr w:type="spellStart"/>
          <w:r>
            <w:rPr>
              <w:rFonts w:eastAsia="Times New Roman"/>
            </w:rPr>
            <w:t>genes</w:t>
          </w:r>
          <w:proofErr w:type="spellEnd"/>
          <w:r>
            <w:rPr>
              <w:rFonts w:eastAsia="Times New Roman"/>
            </w:rPr>
            <w:t xml:space="preserve"> </w:t>
          </w:r>
          <w:proofErr w:type="spellStart"/>
          <w:r>
            <w:rPr>
              <w:rFonts w:eastAsia="Times New Roman"/>
            </w:rPr>
            <w:t>involved</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coelicolorsporulation</w:t>
          </w:r>
          <w:proofErr w:type="spellEnd"/>
          <w:r>
            <w:rPr>
              <w:rFonts w:eastAsia="Times New Roman"/>
            </w:rPr>
            <w:t xml:space="preserve">,” </w:t>
          </w:r>
          <w:r>
            <w:rPr>
              <w:rFonts w:eastAsia="Times New Roman"/>
              <w:i/>
              <w:iCs/>
            </w:rPr>
            <w:t xml:space="preserve">BMC </w:t>
          </w:r>
          <w:proofErr w:type="spellStart"/>
          <w:r>
            <w:rPr>
              <w:rFonts w:eastAsia="Times New Roman"/>
              <w:i/>
              <w:iCs/>
            </w:rPr>
            <w:t>Microbiol</w:t>
          </w:r>
          <w:proofErr w:type="spellEnd"/>
          <w:r>
            <w:rPr>
              <w:rFonts w:eastAsia="Times New Roman"/>
            </w:rPr>
            <w:t>, vol. 13, no. 1, p. 281, Dec. 2013, doi: 10.1186/1471-2180-13-281.</w:t>
          </w:r>
        </w:p>
        <w:p w14:paraId="06E98902" w14:textId="77777777" w:rsidR="00FD77ED" w:rsidRDefault="00FD77ED">
          <w:pPr>
            <w:autoSpaceDE w:val="0"/>
            <w:autoSpaceDN w:val="0"/>
            <w:ind w:hanging="640"/>
            <w:divId w:val="1777286125"/>
            <w:rPr>
              <w:rFonts w:eastAsia="Times New Roman"/>
            </w:rPr>
          </w:pPr>
          <w:r>
            <w:rPr>
              <w:rFonts w:eastAsia="Times New Roman"/>
            </w:rPr>
            <w:t>[71]</w:t>
          </w:r>
          <w:r>
            <w:rPr>
              <w:rFonts w:eastAsia="Times New Roman"/>
            </w:rPr>
            <w:tab/>
            <w:t xml:space="preserve">P. </w:t>
          </w:r>
          <w:proofErr w:type="spellStart"/>
          <w:r>
            <w:rPr>
              <w:rFonts w:eastAsia="Times New Roman"/>
            </w:rPr>
            <w:t>Yagüe</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Transcriptomic</w:t>
          </w:r>
          <w:proofErr w:type="spellEnd"/>
          <w:r>
            <w:rPr>
              <w:rFonts w:eastAsia="Times New Roman"/>
            </w:rPr>
            <w:t xml:space="preserve"> Analysis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rPr>
            <w:t>Differentiation</w:t>
          </w:r>
          <w:proofErr w:type="spellEnd"/>
          <w:r>
            <w:rPr>
              <w:rFonts w:eastAsia="Times New Roman"/>
            </w:rPr>
            <w:t xml:space="preserve"> in Solid </w:t>
          </w:r>
          <w:proofErr w:type="spellStart"/>
          <w:r>
            <w:rPr>
              <w:rFonts w:eastAsia="Times New Roman"/>
            </w:rPr>
            <w:t>Sporulating</w:t>
          </w:r>
          <w:proofErr w:type="spellEnd"/>
          <w:r>
            <w:rPr>
              <w:rFonts w:eastAsia="Times New Roman"/>
            </w:rPr>
            <w:t xml:space="preserve"> </w:t>
          </w:r>
          <w:proofErr w:type="spellStart"/>
          <w:r>
            <w:rPr>
              <w:rFonts w:eastAsia="Times New Roman"/>
            </w:rPr>
            <w:t>Cultures</w:t>
          </w:r>
          <w:proofErr w:type="spellEnd"/>
          <w:r>
            <w:rPr>
              <w:rFonts w:eastAsia="Times New Roman"/>
            </w:rPr>
            <w:t xml:space="preserve">: First </w:t>
          </w:r>
          <w:proofErr w:type="spellStart"/>
          <w:r>
            <w:rPr>
              <w:rFonts w:eastAsia="Times New Roman"/>
            </w:rPr>
            <w:t>Compartmentalized</w:t>
          </w:r>
          <w:proofErr w:type="spellEnd"/>
          <w:r>
            <w:rPr>
              <w:rFonts w:eastAsia="Times New Roman"/>
            </w:rPr>
            <w:t xml:space="preserve"> and Second </w:t>
          </w:r>
          <w:proofErr w:type="spellStart"/>
          <w:r>
            <w:rPr>
              <w:rFonts w:eastAsia="Times New Roman"/>
            </w:rPr>
            <w:t>Multinucleated</w:t>
          </w:r>
          <w:proofErr w:type="spellEnd"/>
          <w:r>
            <w:rPr>
              <w:rFonts w:eastAsia="Times New Roman"/>
            </w:rPr>
            <w:t xml:space="preserve"> </w:t>
          </w:r>
          <w:proofErr w:type="spellStart"/>
          <w:r>
            <w:rPr>
              <w:rFonts w:eastAsia="Times New Roman"/>
            </w:rPr>
            <w:t>Mycelia</w:t>
          </w:r>
          <w:proofErr w:type="spellEnd"/>
          <w:r>
            <w:rPr>
              <w:rFonts w:eastAsia="Times New Roman"/>
            </w:rPr>
            <w:t xml:space="preserve"> </w:t>
          </w:r>
          <w:proofErr w:type="spellStart"/>
          <w:r>
            <w:rPr>
              <w:rFonts w:eastAsia="Times New Roman"/>
            </w:rPr>
            <w:t>Have</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and </w:t>
          </w:r>
          <w:proofErr w:type="spellStart"/>
          <w:r>
            <w:rPr>
              <w:rFonts w:eastAsia="Times New Roman"/>
            </w:rPr>
            <w:t>Distinctive</w:t>
          </w:r>
          <w:proofErr w:type="spellEnd"/>
          <w:r>
            <w:rPr>
              <w:rFonts w:eastAsia="Times New Roman"/>
            </w:rPr>
            <w:t xml:space="preserve"> </w:t>
          </w:r>
          <w:proofErr w:type="spellStart"/>
          <w:r>
            <w:rPr>
              <w:rFonts w:eastAsia="Times New Roman"/>
            </w:rPr>
            <w:t>Transcriptomes</w:t>
          </w:r>
          <w:proofErr w:type="spellEnd"/>
          <w:r>
            <w:rPr>
              <w:rFonts w:eastAsia="Times New Roman"/>
            </w:rPr>
            <w:t xml:space="preserve">,” </w:t>
          </w:r>
          <w:proofErr w:type="spellStart"/>
          <w:r>
            <w:rPr>
              <w:rFonts w:eastAsia="Times New Roman"/>
              <w:i/>
              <w:iCs/>
            </w:rPr>
            <w:t>PLoS</w:t>
          </w:r>
          <w:proofErr w:type="spellEnd"/>
          <w:r>
            <w:rPr>
              <w:rFonts w:eastAsia="Times New Roman"/>
              <w:i/>
              <w:iCs/>
            </w:rPr>
            <w:t xml:space="preserve"> One</w:t>
          </w:r>
          <w:r>
            <w:rPr>
              <w:rFonts w:eastAsia="Times New Roman"/>
            </w:rPr>
            <w:t>, vol. 8, no. 3, p. e60665, Mar. 2013, doi: 10.1371/journal.pone.0060665.</w:t>
          </w:r>
        </w:p>
        <w:p w14:paraId="4839CE28" w14:textId="77777777" w:rsidR="00FD77ED" w:rsidRDefault="00FD77ED">
          <w:pPr>
            <w:autoSpaceDE w:val="0"/>
            <w:autoSpaceDN w:val="0"/>
            <w:ind w:hanging="640"/>
            <w:divId w:val="823200305"/>
            <w:rPr>
              <w:rFonts w:eastAsia="Times New Roman"/>
            </w:rPr>
          </w:pPr>
          <w:r>
            <w:rPr>
              <w:rFonts w:eastAsia="Times New Roman"/>
            </w:rPr>
            <w:t>[72]</w:t>
          </w:r>
          <w:r>
            <w:rPr>
              <w:rFonts w:eastAsia="Times New Roman"/>
            </w:rPr>
            <w:tab/>
            <w:t xml:space="preserve">Y. </w:t>
          </w:r>
          <w:proofErr w:type="spellStart"/>
          <w:r>
            <w:rPr>
              <w:rFonts w:eastAsia="Times New Roman"/>
            </w:rPr>
            <w:t>Jeong</w:t>
          </w:r>
          <w:proofErr w:type="spellEnd"/>
          <w:r>
            <w:rPr>
              <w:rFonts w:eastAsia="Times New Roman"/>
            </w:rPr>
            <w:t xml:space="preserve"> </w:t>
          </w:r>
          <w:r>
            <w:rPr>
              <w:rFonts w:eastAsia="Times New Roman"/>
              <w:i/>
              <w:iCs/>
            </w:rPr>
            <w:t>et al.</w:t>
          </w:r>
          <w:r>
            <w:rPr>
              <w:rFonts w:eastAsia="Times New Roman"/>
            </w:rPr>
            <w:t xml:space="preserve">, “The </w:t>
          </w:r>
          <w:proofErr w:type="spellStart"/>
          <w:r>
            <w:rPr>
              <w:rFonts w:eastAsia="Times New Roman"/>
            </w:rPr>
            <w:t>dynamic</w:t>
          </w:r>
          <w:proofErr w:type="spellEnd"/>
          <w:r>
            <w:rPr>
              <w:rFonts w:eastAsia="Times New Roman"/>
            </w:rPr>
            <w:t xml:space="preserve"> </w:t>
          </w:r>
          <w:proofErr w:type="spellStart"/>
          <w:r>
            <w:rPr>
              <w:rFonts w:eastAsia="Times New Roman"/>
            </w:rPr>
            <w:t>transcriptional</w:t>
          </w:r>
          <w:proofErr w:type="spellEnd"/>
          <w:r>
            <w:rPr>
              <w:rFonts w:eastAsia="Times New Roman"/>
            </w:rPr>
            <w:t xml:space="preserve"> and </w:t>
          </w:r>
          <w:proofErr w:type="spellStart"/>
          <w:r>
            <w:rPr>
              <w:rFonts w:eastAsia="Times New Roman"/>
            </w:rPr>
            <w:t>translational</w:t>
          </w:r>
          <w:proofErr w:type="spellEnd"/>
          <w:r>
            <w:rPr>
              <w:rFonts w:eastAsia="Times New Roman"/>
            </w:rPr>
            <w:t xml:space="preserve"> </w:t>
          </w:r>
          <w:proofErr w:type="spellStart"/>
          <w:r>
            <w:rPr>
              <w:rFonts w:eastAsia="Times New Roman"/>
            </w:rPr>
            <w:t>landscape</w:t>
          </w:r>
          <w:proofErr w:type="spellEnd"/>
          <w:r>
            <w:rPr>
              <w:rFonts w:eastAsia="Times New Roman"/>
            </w:rPr>
            <w:t xml:space="preserve"> of the model </w:t>
          </w:r>
          <w:proofErr w:type="spellStart"/>
          <w:r>
            <w:rPr>
              <w:rFonts w:eastAsia="Times New Roman"/>
            </w:rPr>
            <w:t>antibiotic</w:t>
          </w:r>
          <w:proofErr w:type="spellEnd"/>
          <w:r>
            <w:rPr>
              <w:rFonts w:eastAsia="Times New Roman"/>
            </w:rPr>
            <w:t xml:space="preserve"> </w:t>
          </w:r>
          <w:proofErr w:type="spellStart"/>
          <w:r>
            <w:rPr>
              <w:rFonts w:eastAsia="Times New Roman"/>
            </w:rPr>
            <w:t>producer</w:t>
          </w:r>
          <w:proofErr w:type="spellEnd"/>
          <w:r>
            <w:rPr>
              <w:rFonts w:eastAsia="Times New Roman"/>
            </w:rPr>
            <w:t xml:space="preserve">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A3(2),” </w:t>
          </w:r>
          <w:r>
            <w:rPr>
              <w:rFonts w:eastAsia="Times New Roman"/>
              <w:i/>
              <w:iCs/>
            </w:rPr>
            <w:t xml:space="preserve">Nat </w:t>
          </w:r>
          <w:proofErr w:type="spellStart"/>
          <w:r>
            <w:rPr>
              <w:rFonts w:eastAsia="Times New Roman"/>
              <w:i/>
              <w:iCs/>
            </w:rPr>
            <w:t>Commun</w:t>
          </w:r>
          <w:proofErr w:type="spellEnd"/>
          <w:r>
            <w:rPr>
              <w:rFonts w:eastAsia="Times New Roman"/>
            </w:rPr>
            <w:t>, vol. 7, no. 1, p. 11605, Jun. 2016, doi: 10.1038/ncomms11605.</w:t>
          </w:r>
        </w:p>
        <w:p w14:paraId="6CA6AE1B" w14:textId="77777777" w:rsidR="00FD77ED" w:rsidRDefault="00FD77ED">
          <w:pPr>
            <w:autoSpaceDE w:val="0"/>
            <w:autoSpaceDN w:val="0"/>
            <w:ind w:hanging="640"/>
            <w:divId w:val="158933630"/>
            <w:rPr>
              <w:rFonts w:eastAsia="Times New Roman"/>
            </w:rPr>
          </w:pPr>
          <w:r>
            <w:rPr>
              <w:rFonts w:eastAsia="Times New Roman"/>
            </w:rPr>
            <w:t>[73]</w:t>
          </w:r>
          <w:r>
            <w:rPr>
              <w:rFonts w:eastAsia="Times New Roman"/>
            </w:rPr>
            <w:tab/>
            <w:t xml:space="preserve">O. N. </w:t>
          </w:r>
          <w:proofErr w:type="spellStart"/>
          <w:r>
            <w:rPr>
              <w:rFonts w:eastAsia="Times New Roman"/>
            </w:rPr>
            <w:t>Sekurova</w:t>
          </w:r>
          <w:proofErr w:type="spellEnd"/>
          <w:r>
            <w:rPr>
              <w:rFonts w:eastAsia="Times New Roman"/>
            </w:rPr>
            <w:t xml:space="preserve">, M. </w:t>
          </w:r>
          <w:proofErr w:type="spellStart"/>
          <w:r>
            <w:rPr>
              <w:rFonts w:eastAsia="Times New Roman"/>
            </w:rPr>
            <w:t>Zehl</w:t>
          </w:r>
          <w:proofErr w:type="spellEnd"/>
          <w:r>
            <w:rPr>
              <w:rFonts w:eastAsia="Times New Roman"/>
            </w:rPr>
            <w:t xml:space="preserve">, M. </w:t>
          </w:r>
          <w:proofErr w:type="spellStart"/>
          <w:r>
            <w:rPr>
              <w:rFonts w:eastAsia="Times New Roman"/>
            </w:rPr>
            <w:t>Predl</w:t>
          </w:r>
          <w:proofErr w:type="spellEnd"/>
          <w:r>
            <w:rPr>
              <w:rFonts w:eastAsia="Times New Roman"/>
            </w:rPr>
            <w:t xml:space="preserve">, P. Hunyadi, T. </w:t>
          </w:r>
          <w:proofErr w:type="spellStart"/>
          <w:r>
            <w:rPr>
              <w:rFonts w:eastAsia="Times New Roman"/>
            </w:rPr>
            <w:t>Rattei</w:t>
          </w:r>
          <w:proofErr w:type="spellEnd"/>
          <w:r>
            <w:rPr>
              <w:rFonts w:eastAsia="Times New Roman"/>
            </w:rPr>
            <w:t xml:space="preserve">, and S. B. </w:t>
          </w:r>
          <w:proofErr w:type="spellStart"/>
          <w:r>
            <w:rPr>
              <w:rFonts w:eastAsia="Times New Roman"/>
            </w:rPr>
            <w:t>Zotchev</w:t>
          </w:r>
          <w:proofErr w:type="spellEnd"/>
          <w:r>
            <w:rPr>
              <w:rFonts w:eastAsia="Times New Roman"/>
            </w:rPr>
            <w:t>, “</w:t>
          </w:r>
          <w:proofErr w:type="spellStart"/>
          <w:r>
            <w:rPr>
              <w:rFonts w:eastAsia="Times New Roman"/>
            </w:rPr>
            <w:t>Targeted</w:t>
          </w:r>
          <w:proofErr w:type="spellEnd"/>
          <w:r>
            <w:rPr>
              <w:rFonts w:eastAsia="Times New Roman"/>
            </w:rPr>
            <w:t xml:space="preserve"> </w:t>
          </w:r>
          <w:proofErr w:type="spellStart"/>
          <w:r>
            <w:rPr>
              <w:rFonts w:eastAsia="Times New Roman"/>
            </w:rPr>
            <w:t>Metabolomics</w:t>
          </w:r>
          <w:proofErr w:type="spellEnd"/>
          <w:r>
            <w:rPr>
              <w:rFonts w:eastAsia="Times New Roman"/>
            </w:rPr>
            <w:t xml:space="preserve"> and High-</w:t>
          </w:r>
          <w:proofErr w:type="spellStart"/>
          <w:r>
            <w:rPr>
              <w:rFonts w:eastAsia="Times New Roman"/>
            </w:rPr>
            <w:t>Throughput</w:t>
          </w:r>
          <w:proofErr w:type="spellEnd"/>
          <w:r>
            <w:rPr>
              <w:rFonts w:eastAsia="Times New Roman"/>
            </w:rPr>
            <w:t xml:space="preserve"> RNA </w:t>
          </w:r>
          <w:proofErr w:type="spellStart"/>
          <w:r>
            <w:rPr>
              <w:rFonts w:eastAsia="Times New Roman"/>
            </w:rPr>
            <w:t>Sequencing-Based</w:t>
          </w:r>
          <w:proofErr w:type="spellEnd"/>
          <w:r>
            <w:rPr>
              <w:rFonts w:eastAsia="Times New Roman"/>
            </w:rPr>
            <w:t xml:space="preserve"> </w:t>
          </w:r>
          <w:proofErr w:type="spellStart"/>
          <w:r>
            <w:rPr>
              <w:rFonts w:eastAsia="Times New Roman"/>
            </w:rPr>
            <w:t>Transcriptomics</w:t>
          </w:r>
          <w:proofErr w:type="spellEnd"/>
          <w:r>
            <w:rPr>
              <w:rFonts w:eastAsia="Times New Roman"/>
            </w:rPr>
            <w:t xml:space="preserve"> </w:t>
          </w:r>
          <w:proofErr w:type="spellStart"/>
          <w:r>
            <w:rPr>
              <w:rFonts w:eastAsia="Times New Roman"/>
            </w:rPr>
            <w:t>Reveal</w:t>
          </w:r>
          <w:proofErr w:type="spellEnd"/>
          <w:r>
            <w:rPr>
              <w:rFonts w:eastAsia="Times New Roman"/>
            </w:rPr>
            <w:t xml:space="preserve"> </w:t>
          </w:r>
          <w:proofErr w:type="spellStart"/>
          <w:r>
            <w:rPr>
              <w:rFonts w:eastAsia="Times New Roman"/>
            </w:rPr>
            <w:t>Massive</w:t>
          </w:r>
          <w:proofErr w:type="spellEnd"/>
          <w:r>
            <w:rPr>
              <w:rFonts w:eastAsia="Times New Roman"/>
            </w:rPr>
            <w:t xml:space="preserve"> </w:t>
          </w:r>
          <w:proofErr w:type="spellStart"/>
          <w:r>
            <w:rPr>
              <w:rFonts w:eastAsia="Times New Roman"/>
            </w:rPr>
            <w:t>Changes</w:t>
          </w:r>
          <w:proofErr w:type="spellEnd"/>
          <w:r>
            <w:rPr>
              <w:rFonts w:eastAsia="Times New Roman"/>
            </w:rPr>
            <w:t xml:space="preserve"> in the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NRRL B-65442 </w:t>
          </w:r>
          <w:proofErr w:type="spellStart"/>
          <w:r>
            <w:rPr>
              <w:rFonts w:eastAsia="Times New Roman"/>
            </w:rPr>
            <w:t>Metabolism</w:t>
          </w:r>
          <w:proofErr w:type="spellEnd"/>
          <w:r>
            <w:rPr>
              <w:rFonts w:eastAsia="Times New Roman"/>
            </w:rPr>
            <w:t xml:space="preserve"> </w:t>
          </w:r>
          <w:proofErr w:type="spellStart"/>
          <w:r>
            <w:rPr>
              <w:rFonts w:eastAsia="Times New Roman"/>
            </w:rPr>
            <w:t>Caused</w:t>
          </w:r>
          <w:proofErr w:type="spellEnd"/>
          <w:r>
            <w:rPr>
              <w:rFonts w:eastAsia="Times New Roman"/>
            </w:rPr>
            <w:t xml:space="preserve"> by </w:t>
          </w:r>
          <w:proofErr w:type="spellStart"/>
          <w:r>
            <w:rPr>
              <w:rFonts w:eastAsia="Times New Roman"/>
            </w:rPr>
            <w:t>Ethanol</w:t>
          </w:r>
          <w:proofErr w:type="spellEnd"/>
          <w:r>
            <w:rPr>
              <w:rFonts w:eastAsia="Times New Roman"/>
            </w:rPr>
            <w:t xml:space="preserve"> </w:t>
          </w:r>
          <w:proofErr w:type="spellStart"/>
          <w:r>
            <w:rPr>
              <w:rFonts w:eastAsia="Times New Roman"/>
            </w:rPr>
            <w:t>Shock</w:t>
          </w:r>
          <w:proofErr w:type="spellEnd"/>
          <w:r>
            <w:rPr>
              <w:rFonts w:eastAsia="Times New Roman"/>
            </w:rPr>
            <w:t xml:space="preserve">,” </w:t>
          </w:r>
          <w:proofErr w:type="spellStart"/>
          <w:r>
            <w:rPr>
              <w:rFonts w:eastAsia="Times New Roman"/>
              <w:i/>
              <w:iCs/>
            </w:rPr>
            <w:t>Microbiol</w:t>
          </w:r>
          <w:proofErr w:type="spellEnd"/>
          <w:r>
            <w:rPr>
              <w:rFonts w:eastAsia="Times New Roman"/>
              <w:i/>
              <w:iCs/>
            </w:rPr>
            <w:t xml:space="preserve"> </w:t>
          </w:r>
          <w:proofErr w:type="spellStart"/>
          <w:r>
            <w:rPr>
              <w:rFonts w:eastAsia="Times New Roman"/>
              <w:i/>
              <w:iCs/>
            </w:rPr>
            <w:t>Spectr</w:t>
          </w:r>
          <w:proofErr w:type="spellEnd"/>
          <w:r>
            <w:rPr>
              <w:rFonts w:eastAsia="Times New Roman"/>
            </w:rPr>
            <w:t>, vol. 10, no. 6, Dec. 2022, doi: 10.1128/spectrum.03672-22.</w:t>
          </w:r>
        </w:p>
        <w:p w14:paraId="51723499" w14:textId="77777777" w:rsidR="00FD77ED" w:rsidRDefault="00FD77ED">
          <w:pPr>
            <w:autoSpaceDE w:val="0"/>
            <w:autoSpaceDN w:val="0"/>
            <w:ind w:hanging="640"/>
            <w:divId w:val="653609564"/>
            <w:rPr>
              <w:rFonts w:eastAsia="Times New Roman"/>
            </w:rPr>
          </w:pPr>
          <w:r>
            <w:rPr>
              <w:rFonts w:eastAsia="Times New Roman"/>
            </w:rPr>
            <w:t>[74]</w:t>
          </w:r>
          <w:r>
            <w:rPr>
              <w:rFonts w:eastAsia="Times New Roman"/>
            </w:rPr>
            <w:tab/>
            <w:t xml:space="preserve">K. </w:t>
          </w:r>
          <w:proofErr w:type="spellStart"/>
          <w:r>
            <w:rPr>
              <w:rFonts w:eastAsia="Times New Roman"/>
            </w:rPr>
            <w:t>Šmídová</w:t>
          </w:r>
          <w:proofErr w:type="spellEnd"/>
          <w:r>
            <w:rPr>
              <w:rFonts w:eastAsia="Times New Roman"/>
            </w:rPr>
            <w:t xml:space="preserve">, A. </w:t>
          </w:r>
          <w:proofErr w:type="spellStart"/>
          <w:r>
            <w:rPr>
              <w:rFonts w:eastAsia="Times New Roman"/>
            </w:rPr>
            <w:t>Ziková</w:t>
          </w:r>
          <w:proofErr w:type="spellEnd"/>
          <w:r>
            <w:rPr>
              <w:rFonts w:eastAsia="Times New Roman"/>
            </w:rPr>
            <w:t xml:space="preserve">, J. </w:t>
          </w:r>
          <w:proofErr w:type="spellStart"/>
          <w:r>
            <w:rPr>
              <w:rFonts w:eastAsia="Times New Roman"/>
            </w:rPr>
            <w:t>Pospíšil</w:t>
          </w:r>
          <w:proofErr w:type="spellEnd"/>
          <w:r>
            <w:rPr>
              <w:rFonts w:eastAsia="Times New Roman"/>
            </w:rPr>
            <w:t xml:space="preserve">, M. Schwarz, J. Bobek, and J. </w:t>
          </w:r>
          <w:proofErr w:type="spellStart"/>
          <w:r>
            <w:rPr>
              <w:rFonts w:eastAsia="Times New Roman"/>
            </w:rPr>
            <w:t>Vohradsky</w:t>
          </w:r>
          <w:proofErr w:type="spellEnd"/>
          <w:r>
            <w:rPr>
              <w:rFonts w:eastAsia="Times New Roman"/>
            </w:rPr>
            <w:t xml:space="preserve">, “DNA </w:t>
          </w:r>
          <w:proofErr w:type="spellStart"/>
          <w:r>
            <w:rPr>
              <w:rFonts w:eastAsia="Times New Roman"/>
            </w:rPr>
            <w:t>mapping</w:t>
          </w:r>
          <w:proofErr w:type="spellEnd"/>
          <w:r>
            <w:rPr>
              <w:rFonts w:eastAsia="Times New Roman"/>
            </w:rPr>
            <w:t xml:space="preserve"> and </w:t>
          </w:r>
          <w:proofErr w:type="spellStart"/>
          <w:r>
            <w:rPr>
              <w:rFonts w:eastAsia="Times New Roman"/>
            </w:rPr>
            <w:t>kinetic</w:t>
          </w:r>
          <w:proofErr w:type="spellEnd"/>
          <w:r>
            <w:rPr>
              <w:rFonts w:eastAsia="Times New Roman"/>
            </w:rPr>
            <w:t xml:space="preserve"> modeling of the </w:t>
          </w:r>
          <w:proofErr w:type="spellStart"/>
          <w:r>
            <w:rPr>
              <w:rFonts w:eastAsia="Times New Roman"/>
            </w:rPr>
            <w:t>HrdB</w:t>
          </w:r>
          <w:proofErr w:type="spellEnd"/>
          <w:r>
            <w:rPr>
              <w:rFonts w:eastAsia="Times New Roman"/>
            </w:rPr>
            <w:t xml:space="preserve"> </w:t>
          </w:r>
          <w:proofErr w:type="spellStart"/>
          <w:r>
            <w:rPr>
              <w:rFonts w:eastAsia="Times New Roman"/>
            </w:rPr>
            <w:t>regulon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i/>
              <w:iCs/>
            </w:rPr>
            <w:t>Nucleic</w:t>
          </w:r>
          <w:proofErr w:type="spellEnd"/>
          <w:r>
            <w:rPr>
              <w:rFonts w:eastAsia="Times New Roman"/>
              <w:i/>
              <w:iCs/>
            </w:rPr>
            <w:t xml:space="preserve"> </w:t>
          </w:r>
          <w:proofErr w:type="spellStart"/>
          <w:r>
            <w:rPr>
              <w:rFonts w:eastAsia="Times New Roman"/>
              <w:i/>
              <w:iCs/>
            </w:rPr>
            <w:t>Acids</w:t>
          </w:r>
          <w:proofErr w:type="spellEnd"/>
          <w:r>
            <w:rPr>
              <w:rFonts w:eastAsia="Times New Roman"/>
              <w:i/>
              <w:iCs/>
            </w:rPr>
            <w:t xml:space="preserve"> Res</w:t>
          </w:r>
          <w:r>
            <w:rPr>
              <w:rFonts w:eastAsia="Times New Roman"/>
            </w:rPr>
            <w:t>, vol. 47, no. 2, pp. 621–633, Jan. 2019, doi: 10.1093/</w:t>
          </w:r>
          <w:proofErr w:type="spellStart"/>
          <w:r>
            <w:rPr>
              <w:rFonts w:eastAsia="Times New Roman"/>
            </w:rPr>
            <w:t>nar</w:t>
          </w:r>
          <w:proofErr w:type="spellEnd"/>
          <w:r>
            <w:rPr>
              <w:rFonts w:eastAsia="Times New Roman"/>
            </w:rPr>
            <w:t>/gky1018.</w:t>
          </w:r>
        </w:p>
        <w:p w14:paraId="2558B5EA" w14:textId="77777777" w:rsidR="00FD77ED" w:rsidRDefault="00FD77ED">
          <w:pPr>
            <w:autoSpaceDE w:val="0"/>
            <w:autoSpaceDN w:val="0"/>
            <w:ind w:hanging="640"/>
            <w:divId w:val="512376256"/>
            <w:rPr>
              <w:rFonts w:eastAsia="Times New Roman"/>
            </w:rPr>
          </w:pPr>
          <w:r>
            <w:rPr>
              <w:rFonts w:eastAsia="Times New Roman"/>
            </w:rPr>
            <w:t>[75]</w:t>
          </w:r>
          <w:r>
            <w:rPr>
              <w:rFonts w:eastAsia="Times New Roman"/>
            </w:rPr>
            <w:tab/>
            <w:t xml:space="preserve">M. J. Szafran </w:t>
          </w:r>
          <w:r>
            <w:rPr>
              <w:rFonts w:eastAsia="Times New Roman"/>
              <w:i/>
              <w:iCs/>
            </w:rPr>
            <w:t>et al.</w:t>
          </w:r>
          <w:r>
            <w:rPr>
              <w:rFonts w:eastAsia="Times New Roman"/>
            </w:rPr>
            <w:t>, “</w:t>
          </w:r>
          <w:proofErr w:type="spellStart"/>
          <w:r>
            <w:rPr>
              <w:rFonts w:eastAsia="Times New Roman"/>
            </w:rPr>
            <w:t>Spatial</w:t>
          </w:r>
          <w:proofErr w:type="spellEnd"/>
          <w:r>
            <w:rPr>
              <w:rFonts w:eastAsia="Times New Roman"/>
            </w:rPr>
            <w:t xml:space="preserve"> </w:t>
          </w:r>
          <w:proofErr w:type="spellStart"/>
          <w:r>
            <w:rPr>
              <w:rFonts w:eastAsia="Times New Roman"/>
            </w:rPr>
            <w:t>rearrangement</w:t>
          </w:r>
          <w:proofErr w:type="spellEnd"/>
          <w:r>
            <w:rPr>
              <w:rFonts w:eastAsia="Times New Roman"/>
            </w:rPr>
            <w:t xml:space="preserve"> of the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w:t>
          </w:r>
          <w:proofErr w:type="spellStart"/>
          <w:r>
            <w:rPr>
              <w:rFonts w:eastAsia="Times New Roman"/>
            </w:rPr>
            <w:t>linear</w:t>
          </w:r>
          <w:proofErr w:type="spellEnd"/>
          <w:r>
            <w:rPr>
              <w:rFonts w:eastAsia="Times New Roman"/>
            </w:rPr>
            <w:t xml:space="preserve"> </w:t>
          </w:r>
          <w:proofErr w:type="spellStart"/>
          <w:r>
            <w:rPr>
              <w:rFonts w:eastAsia="Times New Roman"/>
            </w:rPr>
            <w:t>chromosome</w:t>
          </w:r>
          <w:proofErr w:type="spellEnd"/>
          <w:r>
            <w:rPr>
              <w:rFonts w:eastAsia="Times New Roman"/>
            </w:rPr>
            <w:t xml:space="preserve"> </w:t>
          </w:r>
          <w:proofErr w:type="spellStart"/>
          <w:r>
            <w:rPr>
              <w:rFonts w:eastAsia="Times New Roman"/>
            </w:rPr>
            <w:t>during</w:t>
          </w:r>
          <w:proofErr w:type="spellEnd"/>
          <w:r>
            <w:rPr>
              <w:rFonts w:eastAsia="Times New Roman"/>
            </w:rPr>
            <w:t xml:space="preserve"> </w:t>
          </w:r>
          <w:proofErr w:type="spellStart"/>
          <w:r>
            <w:rPr>
              <w:rFonts w:eastAsia="Times New Roman"/>
            </w:rPr>
            <w:t>sporogenic</w:t>
          </w:r>
          <w:proofErr w:type="spellEnd"/>
          <w:r>
            <w:rPr>
              <w:rFonts w:eastAsia="Times New Roman"/>
            </w:rPr>
            <w:t xml:space="preserve"> development,” </w:t>
          </w:r>
          <w:r>
            <w:rPr>
              <w:rFonts w:eastAsia="Times New Roman"/>
              <w:i/>
              <w:iCs/>
            </w:rPr>
            <w:t xml:space="preserve">Nat </w:t>
          </w:r>
          <w:proofErr w:type="spellStart"/>
          <w:r>
            <w:rPr>
              <w:rFonts w:eastAsia="Times New Roman"/>
              <w:i/>
              <w:iCs/>
            </w:rPr>
            <w:t>Commun</w:t>
          </w:r>
          <w:proofErr w:type="spellEnd"/>
          <w:r>
            <w:rPr>
              <w:rFonts w:eastAsia="Times New Roman"/>
            </w:rPr>
            <w:t>, vol. 12, no. 1, p. 5222, Sep. 2021, doi: 10.1038/s41467-021-25461-2.</w:t>
          </w:r>
        </w:p>
        <w:p w14:paraId="4C844F96" w14:textId="57478DCD" w:rsidR="000F747A" w:rsidRDefault="00FD77ED">
          <w:pPr>
            <w:pStyle w:val="Nagwek1"/>
          </w:pPr>
          <w:r>
            <w:rPr>
              <w:rFonts w:eastAsia="Times New Roman"/>
            </w:rPr>
            <w:t> </w:t>
          </w:r>
        </w:p>
      </w:sdtContent>
    </w:sdt>
    <w:p w14:paraId="0AEE0E61" w14:textId="77777777" w:rsidR="000F747A" w:rsidRDefault="00000000">
      <w:pPr>
        <w:spacing w:after="0" w:line="240" w:lineRule="auto"/>
        <w:rPr>
          <w:rFonts w:asciiTheme="majorHAnsi" w:eastAsiaTheme="majorEastAsia" w:hAnsiTheme="majorHAnsi" w:cstheme="majorBidi"/>
          <w:color w:val="365F91" w:themeColor="accent1" w:themeShade="BF"/>
          <w:sz w:val="40"/>
          <w:szCs w:val="40"/>
        </w:rPr>
      </w:pPr>
      <w:r>
        <w:br w:type="page"/>
      </w:r>
    </w:p>
    <w:p w14:paraId="69AA4D64" w14:textId="77777777" w:rsidR="000F747A" w:rsidRDefault="00000000">
      <w:pPr>
        <w:pStyle w:val="Nagwek1"/>
        <w:spacing w:before="0"/>
      </w:pPr>
      <w:bookmarkStart w:id="21" w:name="_Toc193801740"/>
      <w:r>
        <w:lastRenderedPageBreak/>
        <w:t>Skróty i symbole</w:t>
      </w:r>
      <w:bookmarkEnd w:id="21"/>
    </w:p>
    <w:p w14:paraId="4567F156" w14:textId="77777777" w:rsidR="000F747A" w:rsidRDefault="00000000">
      <w:r>
        <w:tab/>
        <w:t>Nawet nie wiem czy jakieś konkretne będą, ale raczej okaże się, że tak. Chociażby:</w:t>
      </w:r>
      <w:r>
        <w:br/>
        <w:t>R – język programowania.</w:t>
      </w:r>
    </w:p>
    <w:p w14:paraId="3FA23B52" w14:textId="77777777" w:rsidR="000F747A" w:rsidRDefault="000F747A">
      <w:pPr>
        <w:rPr>
          <w:rFonts w:asciiTheme="majorHAnsi" w:eastAsiaTheme="majorEastAsia" w:hAnsiTheme="majorHAnsi" w:cstheme="majorBidi"/>
          <w:color w:val="365F91" w:themeColor="accent1" w:themeShade="BF"/>
          <w:sz w:val="40"/>
          <w:szCs w:val="40"/>
        </w:rPr>
      </w:pPr>
    </w:p>
    <w:p w14:paraId="4DCA92C7" w14:textId="77777777" w:rsidR="000F747A" w:rsidRDefault="000F747A"/>
    <w:sectPr w:rsidR="000F747A">
      <w:footerReference w:type="default" r:id="rId21"/>
      <w:footerReference w:type="first" r:id="rId22"/>
      <w:pgSz w:w="11906" w:h="16838"/>
      <w:pgMar w:top="1417" w:right="1417" w:bottom="1417" w:left="1417" w:header="0" w:footer="708" w:gutter="0"/>
      <w:cols w:space="708"/>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2FA03B" w14:textId="77777777" w:rsidR="00BA3CC8" w:rsidRDefault="00BA3CC8">
      <w:pPr>
        <w:spacing w:after="0" w:line="240" w:lineRule="auto"/>
      </w:pPr>
      <w:r>
        <w:separator/>
      </w:r>
    </w:p>
  </w:endnote>
  <w:endnote w:type="continuationSeparator" w:id="0">
    <w:p w14:paraId="3D9184C0" w14:textId="77777777" w:rsidR="00BA3CC8" w:rsidRDefault="00BA3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08117"/>
      <w:docPartObj>
        <w:docPartGallery w:val="Page Numbers (Bottom of Page)"/>
        <w:docPartUnique/>
      </w:docPartObj>
    </w:sdtPr>
    <w:sdtContent>
      <w:p w14:paraId="786A54A4" w14:textId="77777777" w:rsidR="000F747A" w:rsidRDefault="00000000">
        <w:pPr>
          <w:pStyle w:val="Stopka"/>
          <w:pBdr>
            <w:top w:val="single" w:sz="4" w:space="1" w:color="D9D9D9" w:themeColor="light1" w:themeShade="D9"/>
          </w:pBdr>
          <w:rPr>
            <w:b/>
            <w:bCs/>
          </w:rPr>
        </w:pPr>
        <w:r>
          <w:rPr>
            <w:b/>
            <w:bCs/>
          </w:rPr>
          <w:fldChar w:fldCharType="begin"/>
        </w:r>
        <w:r>
          <w:rPr>
            <w:b/>
            <w:bCs/>
          </w:rPr>
          <w:instrText xml:space="preserve"> PAGE </w:instrText>
        </w:r>
        <w:r>
          <w:rPr>
            <w:b/>
            <w:bCs/>
          </w:rPr>
          <w:fldChar w:fldCharType="separate"/>
        </w:r>
        <w:r>
          <w:rPr>
            <w:b/>
            <w:bCs/>
          </w:rPr>
          <w:t>28</w:t>
        </w:r>
        <w:r>
          <w:rPr>
            <w:b/>
            <w:bCs/>
          </w:rPr>
          <w:fldChar w:fldCharType="end"/>
        </w:r>
        <w:r>
          <w:rPr>
            <w:b/>
            <w:bCs/>
          </w:rPr>
          <w:t xml:space="preserve"> | </w:t>
        </w:r>
        <w:r>
          <w:rPr>
            <w:color w:val="7F7F7F" w:themeColor="background1" w:themeShade="7F"/>
            <w:spacing w:val="60"/>
          </w:rPr>
          <w:t>Strona</w:t>
        </w:r>
      </w:p>
    </w:sdtContent>
  </w:sdt>
  <w:p w14:paraId="223E1203" w14:textId="77777777" w:rsidR="000F747A" w:rsidRDefault="000F747A">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300515"/>
      <w:docPartObj>
        <w:docPartGallery w:val="Page Numbers (Bottom of Page)"/>
        <w:docPartUnique/>
      </w:docPartObj>
    </w:sdtPr>
    <w:sdtContent>
      <w:p w14:paraId="0B33C712" w14:textId="77777777" w:rsidR="000F747A" w:rsidRDefault="00000000">
        <w:pPr>
          <w:pStyle w:val="Stopka"/>
          <w:pBdr>
            <w:top w:val="single" w:sz="4" w:space="1" w:color="D9D9D9" w:themeColor="light1" w:themeShade="D9"/>
          </w:pBdr>
          <w:rPr>
            <w:b/>
            <w:bCs/>
          </w:rPr>
        </w:pPr>
        <w:r>
          <w:rPr>
            <w:b/>
            <w:bCs/>
          </w:rPr>
          <w:fldChar w:fldCharType="begin"/>
        </w:r>
        <w:r>
          <w:rPr>
            <w:b/>
            <w:bCs/>
          </w:rPr>
          <w:instrText xml:space="preserve"> PAGE </w:instrText>
        </w:r>
        <w:r>
          <w:rPr>
            <w:b/>
            <w:bCs/>
          </w:rPr>
          <w:fldChar w:fldCharType="separate"/>
        </w:r>
        <w:r>
          <w:rPr>
            <w:b/>
            <w:bCs/>
          </w:rPr>
          <w:t>28</w:t>
        </w:r>
        <w:r>
          <w:rPr>
            <w:b/>
            <w:bCs/>
          </w:rPr>
          <w:fldChar w:fldCharType="end"/>
        </w:r>
        <w:r>
          <w:rPr>
            <w:b/>
            <w:bCs/>
          </w:rPr>
          <w:t xml:space="preserve"> | </w:t>
        </w:r>
        <w:r>
          <w:rPr>
            <w:color w:val="7F7F7F" w:themeColor="background1" w:themeShade="7F"/>
            <w:spacing w:val="60"/>
          </w:rPr>
          <w:t>Strona</w:t>
        </w:r>
      </w:p>
    </w:sdtContent>
  </w:sdt>
  <w:p w14:paraId="62BE681A" w14:textId="77777777" w:rsidR="000F747A" w:rsidRDefault="000F747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14186D" w14:textId="77777777" w:rsidR="00BA3CC8" w:rsidRDefault="00BA3CC8">
      <w:pPr>
        <w:spacing w:after="0" w:line="240" w:lineRule="auto"/>
      </w:pPr>
      <w:r>
        <w:separator/>
      </w:r>
    </w:p>
  </w:footnote>
  <w:footnote w:type="continuationSeparator" w:id="0">
    <w:p w14:paraId="6912175A" w14:textId="77777777" w:rsidR="00BA3CC8" w:rsidRDefault="00BA3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C5B4B"/>
    <w:multiLevelType w:val="multilevel"/>
    <w:tmpl w:val="11E25CA8"/>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FF7BB8"/>
    <w:multiLevelType w:val="multilevel"/>
    <w:tmpl w:val="0AF0D8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17532D1"/>
    <w:multiLevelType w:val="multilevel"/>
    <w:tmpl w:val="F56A83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2702531">
    <w:abstractNumId w:val="0"/>
  </w:num>
  <w:num w:numId="2" w16cid:durableId="1304965052">
    <w:abstractNumId w:val="1"/>
  </w:num>
  <w:num w:numId="3" w16cid:durableId="12199029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F747A"/>
    <w:rsid w:val="00084BB6"/>
    <w:rsid w:val="000C2BE2"/>
    <w:rsid w:val="000E7B44"/>
    <w:rsid w:val="000F143D"/>
    <w:rsid w:val="000F747A"/>
    <w:rsid w:val="001C18DF"/>
    <w:rsid w:val="0020066B"/>
    <w:rsid w:val="0023122E"/>
    <w:rsid w:val="00297FAE"/>
    <w:rsid w:val="00373876"/>
    <w:rsid w:val="003C5973"/>
    <w:rsid w:val="00406C94"/>
    <w:rsid w:val="00412522"/>
    <w:rsid w:val="004847BC"/>
    <w:rsid w:val="004C631F"/>
    <w:rsid w:val="00546513"/>
    <w:rsid w:val="005D26F9"/>
    <w:rsid w:val="00712E41"/>
    <w:rsid w:val="007449ED"/>
    <w:rsid w:val="00787AB0"/>
    <w:rsid w:val="007C115A"/>
    <w:rsid w:val="00875BC9"/>
    <w:rsid w:val="00910F89"/>
    <w:rsid w:val="00911BD9"/>
    <w:rsid w:val="00947589"/>
    <w:rsid w:val="00967FDF"/>
    <w:rsid w:val="009878A0"/>
    <w:rsid w:val="009959A1"/>
    <w:rsid w:val="009E59B1"/>
    <w:rsid w:val="00A03211"/>
    <w:rsid w:val="00B22AB3"/>
    <w:rsid w:val="00B24C34"/>
    <w:rsid w:val="00BA3CC8"/>
    <w:rsid w:val="00BA4754"/>
    <w:rsid w:val="00BE4848"/>
    <w:rsid w:val="00C51A68"/>
    <w:rsid w:val="00D809EE"/>
    <w:rsid w:val="00DF58DD"/>
    <w:rsid w:val="00E066A3"/>
    <w:rsid w:val="00E109C7"/>
    <w:rsid w:val="00F72BD6"/>
    <w:rsid w:val="00FB0245"/>
    <w:rsid w:val="00FD77ED"/>
    <w:rsid w:val="00FE03FD"/>
    <w:rsid w:val="00FF2CC2"/>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48DD"/>
  <w15:docId w15:val="{3208F21C-97A2-40FB-95C2-3D3954CC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style>
  <w:style w:type="paragraph" w:styleId="Nagwek1">
    <w:name w:val="heading 1"/>
    <w:basedOn w:val="Normalny"/>
    <w:next w:val="Normalny"/>
    <w:link w:val="Nagwek1Znak"/>
    <w:uiPriority w:val="9"/>
    <w:qFormat/>
    <w:rsid w:val="00BD65B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Nagwek2">
    <w:name w:val="heading 2"/>
    <w:basedOn w:val="Normalny"/>
    <w:next w:val="Normalny"/>
    <w:link w:val="Nagwek2Znak"/>
    <w:uiPriority w:val="9"/>
    <w:unhideWhenUsed/>
    <w:qFormat/>
    <w:rsid w:val="00BD65B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Nagwek3">
    <w:name w:val="heading 3"/>
    <w:basedOn w:val="Normalny"/>
    <w:next w:val="Normalny"/>
    <w:link w:val="Nagwek3Znak"/>
    <w:uiPriority w:val="9"/>
    <w:semiHidden/>
    <w:unhideWhenUsed/>
    <w:qFormat/>
    <w:rsid w:val="00BD65BE"/>
    <w:pPr>
      <w:keepNext/>
      <w:keepLines/>
      <w:spacing w:before="160" w:after="80"/>
      <w:outlineLvl w:val="2"/>
    </w:pPr>
    <w:rPr>
      <w:rFonts w:eastAsiaTheme="majorEastAsia" w:cstheme="majorBidi"/>
      <w:color w:val="365F91" w:themeColor="accent1" w:themeShade="BF"/>
      <w:sz w:val="28"/>
      <w:szCs w:val="28"/>
    </w:rPr>
  </w:style>
  <w:style w:type="paragraph" w:styleId="Nagwek4">
    <w:name w:val="heading 4"/>
    <w:basedOn w:val="Normalny"/>
    <w:next w:val="Normalny"/>
    <w:link w:val="Nagwek4Znak"/>
    <w:uiPriority w:val="9"/>
    <w:semiHidden/>
    <w:unhideWhenUsed/>
    <w:qFormat/>
    <w:rsid w:val="00BD65BE"/>
    <w:pPr>
      <w:keepNext/>
      <w:keepLines/>
      <w:spacing w:before="80" w:after="40"/>
      <w:outlineLvl w:val="3"/>
    </w:pPr>
    <w:rPr>
      <w:rFonts w:eastAsiaTheme="majorEastAsia" w:cstheme="majorBidi"/>
      <w:i/>
      <w:iCs/>
      <w:color w:val="365F91" w:themeColor="accent1" w:themeShade="BF"/>
    </w:rPr>
  </w:style>
  <w:style w:type="paragraph" w:styleId="Nagwek5">
    <w:name w:val="heading 5"/>
    <w:basedOn w:val="Normalny"/>
    <w:next w:val="Normalny"/>
    <w:link w:val="Nagwek5Znak"/>
    <w:uiPriority w:val="9"/>
    <w:semiHidden/>
    <w:unhideWhenUsed/>
    <w:qFormat/>
    <w:rsid w:val="00BD65BE"/>
    <w:pPr>
      <w:keepNext/>
      <w:keepLines/>
      <w:spacing w:before="80" w:after="40"/>
      <w:outlineLvl w:val="4"/>
    </w:pPr>
    <w:rPr>
      <w:rFonts w:eastAsiaTheme="majorEastAsia" w:cstheme="majorBidi"/>
      <w:color w:val="365F91" w:themeColor="accent1" w:themeShade="BF"/>
    </w:rPr>
  </w:style>
  <w:style w:type="paragraph" w:styleId="Nagwek6">
    <w:name w:val="heading 6"/>
    <w:basedOn w:val="Normalny"/>
    <w:next w:val="Normalny"/>
    <w:link w:val="Nagwek6Znak"/>
    <w:uiPriority w:val="9"/>
    <w:semiHidden/>
    <w:unhideWhenUsed/>
    <w:qFormat/>
    <w:rsid w:val="00BD65B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D65B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D65B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D65B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BD65BE"/>
    <w:rPr>
      <w:rFonts w:asciiTheme="majorHAnsi" w:eastAsiaTheme="majorEastAsia" w:hAnsiTheme="majorHAnsi" w:cstheme="majorBidi"/>
      <w:color w:val="365F91" w:themeColor="accent1" w:themeShade="BF"/>
      <w:sz w:val="40"/>
      <w:szCs w:val="40"/>
    </w:rPr>
  </w:style>
  <w:style w:type="character" w:customStyle="1" w:styleId="Nagwek2Znak">
    <w:name w:val="Nagłówek 2 Znak"/>
    <w:basedOn w:val="Domylnaczcionkaakapitu"/>
    <w:link w:val="Nagwek2"/>
    <w:uiPriority w:val="9"/>
    <w:qFormat/>
    <w:rsid w:val="00BD65BE"/>
    <w:rPr>
      <w:rFonts w:asciiTheme="majorHAnsi" w:eastAsiaTheme="majorEastAsia" w:hAnsiTheme="majorHAnsi" w:cstheme="majorBidi"/>
      <w:color w:val="365F91" w:themeColor="accent1" w:themeShade="BF"/>
      <w:sz w:val="32"/>
      <w:szCs w:val="32"/>
    </w:rPr>
  </w:style>
  <w:style w:type="character" w:customStyle="1" w:styleId="Nagwek3Znak">
    <w:name w:val="Nagłówek 3 Znak"/>
    <w:basedOn w:val="Domylnaczcionkaakapitu"/>
    <w:link w:val="Nagwek3"/>
    <w:uiPriority w:val="9"/>
    <w:semiHidden/>
    <w:qFormat/>
    <w:rsid w:val="00BD65BE"/>
    <w:rPr>
      <w:rFonts w:eastAsiaTheme="majorEastAsia" w:cstheme="majorBidi"/>
      <w:color w:val="365F91" w:themeColor="accent1" w:themeShade="BF"/>
      <w:sz w:val="28"/>
      <w:szCs w:val="28"/>
    </w:rPr>
  </w:style>
  <w:style w:type="character" w:customStyle="1" w:styleId="Nagwek4Znak">
    <w:name w:val="Nagłówek 4 Znak"/>
    <w:basedOn w:val="Domylnaczcionkaakapitu"/>
    <w:link w:val="Nagwek4"/>
    <w:uiPriority w:val="9"/>
    <w:semiHidden/>
    <w:qFormat/>
    <w:rsid w:val="00BD65BE"/>
    <w:rPr>
      <w:rFonts w:eastAsiaTheme="majorEastAsia" w:cstheme="majorBidi"/>
      <w:i/>
      <w:iCs/>
      <w:color w:val="365F91" w:themeColor="accent1" w:themeShade="BF"/>
    </w:rPr>
  </w:style>
  <w:style w:type="character" w:customStyle="1" w:styleId="Nagwek5Znak">
    <w:name w:val="Nagłówek 5 Znak"/>
    <w:basedOn w:val="Domylnaczcionkaakapitu"/>
    <w:link w:val="Nagwek5"/>
    <w:uiPriority w:val="9"/>
    <w:semiHidden/>
    <w:qFormat/>
    <w:rsid w:val="00BD65BE"/>
    <w:rPr>
      <w:rFonts w:eastAsiaTheme="majorEastAsia" w:cstheme="majorBidi"/>
      <w:color w:val="365F91" w:themeColor="accent1" w:themeShade="BF"/>
    </w:rPr>
  </w:style>
  <w:style w:type="character" w:customStyle="1" w:styleId="Nagwek6Znak">
    <w:name w:val="Nagłówek 6 Znak"/>
    <w:basedOn w:val="Domylnaczcionkaakapitu"/>
    <w:link w:val="Nagwek6"/>
    <w:uiPriority w:val="9"/>
    <w:semiHidden/>
    <w:qFormat/>
    <w:rsid w:val="00BD65B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qFormat/>
    <w:rsid w:val="00BD65B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qFormat/>
    <w:rsid w:val="00BD65B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BD65BE"/>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BD65BE"/>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BD65BE"/>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BD65BE"/>
    <w:rPr>
      <w:i/>
      <w:iCs/>
      <w:color w:val="404040" w:themeColor="text1" w:themeTint="BF"/>
    </w:rPr>
  </w:style>
  <w:style w:type="character" w:styleId="Wyrnienieintensywne">
    <w:name w:val="Intense Emphasis"/>
    <w:basedOn w:val="Domylnaczcionkaakapitu"/>
    <w:uiPriority w:val="21"/>
    <w:qFormat/>
    <w:rsid w:val="00BD65BE"/>
    <w:rPr>
      <w:i/>
      <w:iCs/>
      <w:color w:val="365F91" w:themeColor="accent1" w:themeShade="BF"/>
    </w:rPr>
  </w:style>
  <w:style w:type="character" w:customStyle="1" w:styleId="CytatintensywnyZnak">
    <w:name w:val="Cytat intensywny Znak"/>
    <w:basedOn w:val="Domylnaczcionkaakapitu"/>
    <w:link w:val="Cytatintensywny"/>
    <w:uiPriority w:val="30"/>
    <w:qFormat/>
    <w:rsid w:val="00BD65BE"/>
    <w:rPr>
      <w:i/>
      <w:iCs/>
      <w:color w:val="365F91" w:themeColor="accent1" w:themeShade="BF"/>
    </w:rPr>
  </w:style>
  <w:style w:type="character" w:styleId="Odwoanieintensywne">
    <w:name w:val="Intense Reference"/>
    <w:basedOn w:val="Domylnaczcionkaakapitu"/>
    <w:uiPriority w:val="32"/>
    <w:qFormat/>
    <w:rsid w:val="00BD65BE"/>
    <w:rPr>
      <w:b/>
      <w:bCs/>
      <w:smallCaps/>
      <w:color w:val="365F91" w:themeColor="accent1" w:themeShade="BF"/>
      <w:spacing w:val="5"/>
    </w:rPr>
  </w:style>
  <w:style w:type="character" w:customStyle="1" w:styleId="NagwekZnak">
    <w:name w:val="Nagłówek Znak"/>
    <w:basedOn w:val="Domylnaczcionkaakapitu"/>
    <w:link w:val="Nagwek"/>
    <w:uiPriority w:val="99"/>
    <w:qFormat/>
    <w:rsid w:val="00072948"/>
  </w:style>
  <w:style w:type="character" w:customStyle="1" w:styleId="StopkaZnak">
    <w:name w:val="Stopka Znak"/>
    <w:basedOn w:val="Domylnaczcionkaakapitu"/>
    <w:link w:val="Stopka"/>
    <w:uiPriority w:val="99"/>
    <w:qFormat/>
    <w:rsid w:val="00072948"/>
  </w:style>
  <w:style w:type="character" w:styleId="Hipercze">
    <w:name w:val="Hyperlink"/>
    <w:basedOn w:val="Domylnaczcionkaakapitu"/>
    <w:uiPriority w:val="99"/>
    <w:unhideWhenUsed/>
    <w:rsid w:val="00072948"/>
    <w:rPr>
      <w:color w:val="0000FF" w:themeColor="hyperlink"/>
      <w:u w:val="single"/>
    </w:rPr>
  </w:style>
  <w:style w:type="character" w:customStyle="1" w:styleId="IndexLink">
    <w:name w:val="Index Link"/>
    <w:qFormat/>
  </w:style>
  <w:style w:type="character" w:styleId="Nierozpoznanawzmianka">
    <w:name w:val="Unresolved Mention"/>
    <w:basedOn w:val="Domylnaczcionkaakapitu"/>
    <w:uiPriority w:val="99"/>
    <w:semiHidden/>
    <w:unhideWhenUsed/>
    <w:qFormat/>
    <w:rsid w:val="003647B7"/>
    <w:rPr>
      <w:color w:val="605E5C"/>
      <w:shd w:val="clear" w:color="auto" w:fill="E1DFDD"/>
    </w:rPr>
  </w:style>
  <w:style w:type="character" w:styleId="Tekstzastpczy">
    <w:name w:val="Placeholder Text"/>
    <w:basedOn w:val="Domylnaczcionkaakapitu"/>
    <w:uiPriority w:val="99"/>
    <w:semiHidden/>
    <w:qFormat/>
    <w:rsid w:val="004C7FF0"/>
    <w:rPr>
      <w:color w:val="666666"/>
    </w:rPr>
  </w:style>
  <w:style w:type="character" w:styleId="UyteHipercze">
    <w:name w:val="FollowedHyperlink"/>
    <w:basedOn w:val="Domylnaczcionkaakapitu"/>
    <w:uiPriority w:val="99"/>
    <w:semiHidden/>
    <w:unhideWhenUsed/>
    <w:rsid w:val="00A54D0D"/>
    <w:rPr>
      <w:color w:val="800080" w:themeColor="followedHyperlink"/>
      <w:u w:val="single"/>
    </w:rPr>
  </w:style>
  <w:style w:type="character" w:styleId="Numerwiersza">
    <w:name w:val="line number"/>
  </w:style>
  <w:style w:type="character" w:customStyle="1" w:styleId="TekstkomentarzaZnak">
    <w:name w:val="Tekst komentarza Znak"/>
    <w:basedOn w:val="Domylnaczcionkaakapitu"/>
    <w:link w:val="Tekstkomentarza"/>
    <w:uiPriority w:val="99"/>
    <w:qFormat/>
    <w:rPr>
      <w:sz w:val="20"/>
      <w:szCs w:val="20"/>
    </w:rPr>
  </w:style>
  <w:style w:type="character" w:styleId="Odwoaniedokomentarza">
    <w:name w:val="annotation reference"/>
    <w:basedOn w:val="Domylnaczcionkaakapitu"/>
    <w:uiPriority w:val="99"/>
    <w:semiHidden/>
    <w:unhideWhenUsed/>
    <w:qFormat/>
    <w:rPr>
      <w:sz w:val="16"/>
      <w:szCs w:val="16"/>
    </w:rPr>
  </w:style>
  <w:style w:type="character" w:customStyle="1" w:styleId="podobrazkiemZnak">
    <w:name w:val="podobrazkiem Znak"/>
    <w:basedOn w:val="Domylnaczcionkaakapitu"/>
    <w:link w:val="podobrazkiem"/>
    <w:qFormat/>
    <w:rsid w:val="00025EE5"/>
    <w:rPr>
      <w:rFonts w:ascii="Times New Roman" w:hAnsi="Times New Roman" w:cs="Times New Roman"/>
      <w:color w:val="404040" w:themeColor="text1" w:themeTint="BF"/>
      <w:szCs w:val="24"/>
    </w:rPr>
  </w:style>
  <w:style w:type="character" w:customStyle="1" w:styleId="TematkomentarzaZnak">
    <w:name w:val="Temat komentarza Znak"/>
    <w:basedOn w:val="TekstkomentarzaZnak"/>
    <w:link w:val="Tematkomentarza"/>
    <w:uiPriority w:val="99"/>
    <w:semiHidden/>
    <w:qFormat/>
    <w:rsid w:val="005C40E4"/>
    <w:rPr>
      <w:b/>
      <w:bCs/>
      <w:sz w:val="20"/>
      <w:szCs w:val="20"/>
    </w:rPr>
  </w:style>
  <w:style w:type="paragraph" w:customStyle="1" w:styleId="Heading">
    <w:name w:val="Heading"/>
    <w:basedOn w:val="Normalny"/>
    <w:next w:val="Tekstpodstawowy"/>
    <w:qFormat/>
    <w:pPr>
      <w:keepNext/>
      <w:spacing w:before="240" w:after="120"/>
    </w:pPr>
    <w:rPr>
      <w:rFonts w:ascii="Liberation Sans" w:eastAsia="Noto Sans CJK SC" w:hAnsi="Liberation Sans" w:cs="Noto Sans"/>
      <w:sz w:val="28"/>
      <w:szCs w:val="28"/>
    </w:rPr>
  </w:style>
  <w:style w:type="paragraph" w:styleId="Tekstpodstawowy">
    <w:name w:val="Body Text"/>
    <w:basedOn w:val="Normalny"/>
    <w:pPr>
      <w:spacing w:after="140"/>
    </w:pPr>
  </w:style>
  <w:style w:type="paragraph" w:styleId="Lista">
    <w:name w:val="List"/>
    <w:basedOn w:val="Tekstpodstawowy"/>
    <w:rPr>
      <w:rFonts w:cs="Noto Sans"/>
    </w:rPr>
  </w:style>
  <w:style w:type="paragraph" w:styleId="Legenda">
    <w:name w:val="caption"/>
    <w:basedOn w:val="Normalny"/>
    <w:qFormat/>
    <w:pPr>
      <w:suppressLineNumbers/>
      <w:spacing w:before="120" w:after="120"/>
    </w:pPr>
    <w:rPr>
      <w:rFonts w:cs="Noto Sans"/>
      <w:i/>
      <w:iCs/>
      <w:sz w:val="24"/>
      <w:szCs w:val="24"/>
    </w:rPr>
  </w:style>
  <w:style w:type="paragraph" w:customStyle="1" w:styleId="Index">
    <w:name w:val="Index"/>
    <w:basedOn w:val="Normalny"/>
    <w:qFormat/>
    <w:pPr>
      <w:suppressLineNumbers/>
    </w:pPr>
    <w:rPr>
      <w:rFonts w:cs="Noto Sans"/>
    </w:rPr>
  </w:style>
  <w:style w:type="paragraph" w:styleId="Tytu">
    <w:name w:val="Title"/>
    <w:basedOn w:val="Normalny"/>
    <w:next w:val="Normalny"/>
    <w:link w:val="TytuZnak"/>
    <w:uiPriority w:val="10"/>
    <w:qFormat/>
    <w:rsid w:val="00BD65BE"/>
    <w:pPr>
      <w:spacing w:after="80" w:line="240" w:lineRule="auto"/>
      <w:contextualSpacing/>
    </w:pPr>
    <w:rPr>
      <w:rFonts w:asciiTheme="majorHAnsi" w:eastAsiaTheme="majorEastAsia" w:hAnsiTheme="majorHAnsi" w:cstheme="majorBidi"/>
      <w:spacing w:val="-10"/>
      <w:sz w:val="56"/>
      <w:szCs w:val="56"/>
    </w:rPr>
  </w:style>
  <w:style w:type="paragraph" w:styleId="Podtytu">
    <w:name w:val="Subtitle"/>
    <w:basedOn w:val="Normalny"/>
    <w:next w:val="Normalny"/>
    <w:link w:val="PodtytuZnak"/>
    <w:uiPriority w:val="11"/>
    <w:qFormat/>
    <w:rsid w:val="00BD65BE"/>
    <w:pPr>
      <w:spacing w:after="160"/>
    </w:pPr>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D65BE"/>
    <w:pPr>
      <w:spacing w:before="160" w:after="160"/>
      <w:jc w:val="center"/>
    </w:pPr>
    <w:rPr>
      <w:i/>
      <w:iCs/>
      <w:color w:val="404040" w:themeColor="text1" w:themeTint="BF"/>
    </w:rPr>
  </w:style>
  <w:style w:type="paragraph" w:styleId="Akapitzlist">
    <w:name w:val="List Paragraph"/>
    <w:basedOn w:val="Normalny"/>
    <w:uiPriority w:val="34"/>
    <w:qFormat/>
    <w:rsid w:val="00BD65BE"/>
    <w:pPr>
      <w:ind w:left="720"/>
      <w:contextualSpacing/>
    </w:pPr>
  </w:style>
  <w:style w:type="paragraph" w:styleId="Cytatintensywny">
    <w:name w:val="Intense Quote"/>
    <w:basedOn w:val="Normalny"/>
    <w:next w:val="Normalny"/>
    <w:link w:val="CytatintensywnyZnak"/>
    <w:uiPriority w:val="30"/>
    <w:qFormat/>
    <w:rsid w:val="00BD65B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paragraph" w:customStyle="1" w:styleId="HeaderandFooter">
    <w:name w:val="Header and Footer"/>
    <w:basedOn w:val="Normalny"/>
    <w:qFormat/>
  </w:style>
  <w:style w:type="paragraph" w:styleId="Nagwek">
    <w:name w:val="header"/>
    <w:basedOn w:val="Normalny"/>
    <w:link w:val="NagwekZnak"/>
    <w:uiPriority w:val="99"/>
    <w:unhideWhenUsed/>
    <w:rsid w:val="00072948"/>
    <w:pPr>
      <w:tabs>
        <w:tab w:val="center" w:pos="4536"/>
        <w:tab w:val="right" w:pos="9072"/>
      </w:tabs>
      <w:spacing w:after="0" w:line="240" w:lineRule="auto"/>
    </w:pPr>
  </w:style>
  <w:style w:type="paragraph" w:styleId="Stopka">
    <w:name w:val="footer"/>
    <w:basedOn w:val="Normalny"/>
    <w:link w:val="StopkaZnak"/>
    <w:uiPriority w:val="99"/>
    <w:unhideWhenUsed/>
    <w:rsid w:val="00072948"/>
    <w:pPr>
      <w:tabs>
        <w:tab w:val="center" w:pos="4536"/>
        <w:tab w:val="right" w:pos="9072"/>
      </w:tabs>
      <w:spacing w:after="0" w:line="240" w:lineRule="auto"/>
    </w:pPr>
  </w:style>
  <w:style w:type="paragraph" w:styleId="Nagwekindeksu">
    <w:name w:val="index heading"/>
    <w:basedOn w:val="Heading"/>
  </w:style>
  <w:style w:type="paragraph" w:styleId="Nagwekspisutreci">
    <w:name w:val="TOC Heading"/>
    <w:basedOn w:val="Nagwek1"/>
    <w:next w:val="Normalny"/>
    <w:uiPriority w:val="39"/>
    <w:unhideWhenUsed/>
    <w:qFormat/>
    <w:rsid w:val="00072948"/>
    <w:pPr>
      <w:spacing w:before="240" w:after="0" w:line="259" w:lineRule="auto"/>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072948"/>
    <w:pPr>
      <w:spacing w:after="100"/>
    </w:pPr>
  </w:style>
  <w:style w:type="paragraph" w:customStyle="1" w:styleId="Comment">
    <w:name w:val="Comment"/>
    <w:basedOn w:val="Normalny"/>
    <w:qFormat/>
    <w:pPr>
      <w:spacing w:before="56" w:after="0"/>
      <w:ind w:left="56" w:right="56"/>
    </w:pPr>
    <w:rPr>
      <w:sz w:val="20"/>
      <w:szCs w:val="20"/>
    </w:rPr>
  </w:style>
  <w:style w:type="paragraph" w:styleId="Tekstkomentarza">
    <w:name w:val="annotation text"/>
    <w:basedOn w:val="Normalny"/>
    <w:link w:val="TekstkomentarzaZnak"/>
    <w:uiPriority w:val="99"/>
    <w:unhideWhenUsed/>
    <w:pPr>
      <w:spacing w:line="240" w:lineRule="auto"/>
    </w:pPr>
    <w:rPr>
      <w:sz w:val="20"/>
      <w:szCs w:val="20"/>
    </w:rPr>
  </w:style>
  <w:style w:type="paragraph" w:styleId="Poprawka">
    <w:name w:val="Revision"/>
    <w:uiPriority w:val="99"/>
    <w:semiHidden/>
    <w:qFormat/>
    <w:rsid w:val="006A356D"/>
    <w:pPr>
      <w:suppressAutoHyphens w:val="0"/>
    </w:pPr>
  </w:style>
  <w:style w:type="paragraph" w:styleId="Spistreci2">
    <w:name w:val="toc 2"/>
    <w:basedOn w:val="Normalny"/>
    <w:next w:val="Normalny"/>
    <w:autoRedefine/>
    <w:uiPriority w:val="39"/>
    <w:unhideWhenUsed/>
    <w:rsid w:val="0003133A"/>
    <w:pPr>
      <w:spacing w:after="100"/>
      <w:ind w:left="220"/>
    </w:pPr>
  </w:style>
  <w:style w:type="paragraph" w:customStyle="1" w:styleId="podobrazkiem">
    <w:name w:val="podobrazkiem"/>
    <w:basedOn w:val="Normalny"/>
    <w:link w:val="podobrazkiemZnak"/>
    <w:qFormat/>
    <w:rsid w:val="00025EE5"/>
    <w:pPr>
      <w:spacing w:after="0" w:line="360" w:lineRule="auto"/>
      <w:ind w:firstLine="708"/>
      <w:jc w:val="both"/>
    </w:pPr>
    <w:rPr>
      <w:rFonts w:ascii="Times New Roman" w:hAnsi="Times New Roman" w:cs="Times New Roman"/>
      <w:color w:val="404040" w:themeColor="text1" w:themeTint="BF"/>
      <w:szCs w:val="24"/>
    </w:rPr>
  </w:style>
  <w:style w:type="paragraph" w:styleId="Tematkomentarza">
    <w:name w:val="annotation subject"/>
    <w:basedOn w:val="Tekstkomentarza"/>
    <w:next w:val="Tekstkomentarza"/>
    <w:link w:val="TematkomentarzaZnak"/>
    <w:uiPriority w:val="99"/>
    <w:semiHidden/>
    <w:unhideWhenUsed/>
    <w:qFormat/>
    <w:rsid w:val="005C40E4"/>
    <w:rPr>
      <w:b/>
      <w:bCs/>
    </w:rPr>
  </w:style>
  <w:style w:type="table" w:styleId="Tabela-Siatka">
    <w:name w:val="Table Grid"/>
    <w:basedOn w:val="Standardowy"/>
    <w:uiPriority w:val="59"/>
    <w:rsid w:val="00DF5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9952">
      <w:bodyDiv w:val="1"/>
      <w:marLeft w:val="0"/>
      <w:marRight w:val="0"/>
      <w:marTop w:val="0"/>
      <w:marBottom w:val="0"/>
      <w:divBdr>
        <w:top w:val="none" w:sz="0" w:space="0" w:color="auto"/>
        <w:left w:val="none" w:sz="0" w:space="0" w:color="auto"/>
        <w:bottom w:val="none" w:sz="0" w:space="0" w:color="auto"/>
        <w:right w:val="none" w:sz="0" w:space="0" w:color="auto"/>
      </w:divBdr>
    </w:div>
    <w:div w:id="19166718">
      <w:bodyDiv w:val="1"/>
      <w:marLeft w:val="0"/>
      <w:marRight w:val="0"/>
      <w:marTop w:val="0"/>
      <w:marBottom w:val="0"/>
      <w:divBdr>
        <w:top w:val="none" w:sz="0" w:space="0" w:color="auto"/>
        <w:left w:val="none" w:sz="0" w:space="0" w:color="auto"/>
        <w:bottom w:val="none" w:sz="0" w:space="0" w:color="auto"/>
        <w:right w:val="none" w:sz="0" w:space="0" w:color="auto"/>
      </w:divBdr>
      <w:divsChild>
        <w:div w:id="1534686143">
          <w:marLeft w:val="640"/>
          <w:marRight w:val="0"/>
          <w:marTop w:val="0"/>
          <w:marBottom w:val="0"/>
          <w:divBdr>
            <w:top w:val="none" w:sz="0" w:space="0" w:color="auto"/>
            <w:left w:val="none" w:sz="0" w:space="0" w:color="auto"/>
            <w:bottom w:val="none" w:sz="0" w:space="0" w:color="auto"/>
            <w:right w:val="none" w:sz="0" w:space="0" w:color="auto"/>
          </w:divBdr>
        </w:div>
        <w:div w:id="960763550">
          <w:marLeft w:val="640"/>
          <w:marRight w:val="0"/>
          <w:marTop w:val="0"/>
          <w:marBottom w:val="0"/>
          <w:divBdr>
            <w:top w:val="none" w:sz="0" w:space="0" w:color="auto"/>
            <w:left w:val="none" w:sz="0" w:space="0" w:color="auto"/>
            <w:bottom w:val="none" w:sz="0" w:space="0" w:color="auto"/>
            <w:right w:val="none" w:sz="0" w:space="0" w:color="auto"/>
          </w:divBdr>
        </w:div>
        <w:div w:id="949242231">
          <w:marLeft w:val="640"/>
          <w:marRight w:val="0"/>
          <w:marTop w:val="0"/>
          <w:marBottom w:val="0"/>
          <w:divBdr>
            <w:top w:val="none" w:sz="0" w:space="0" w:color="auto"/>
            <w:left w:val="none" w:sz="0" w:space="0" w:color="auto"/>
            <w:bottom w:val="none" w:sz="0" w:space="0" w:color="auto"/>
            <w:right w:val="none" w:sz="0" w:space="0" w:color="auto"/>
          </w:divBdr>
        </w:div>
        <w:div w:id="1310288294">
          <w:marLeft w:val="640"/>
          <w:marRight w:val="0"/>
          <w:marTop w:val="0"/>
          <w:marBottom w:val="0"/>
          <w:divBdr>
            <w:top w:val="none" w:sz="0" w:space="0" w:color="auto"/>
            <w:left w:val="none" w:sz="0" w:space="0" w:color="auto"/>
            <w:bottom w:val="none" w:sz="0" w:space="0" w:color="auto"/>
            <w:right w:val="none" w:sz="0" w:space="0" w:color="auto"/>
          </w:divBdr>
        </w:div>
        <w:div w:id="1952125038">
          <w:marLeft w:val="640"/>
          <w:marRight w:val="0"/>
          <w:marTop w:val="0"/>
          <w:marBottom w:val="0"/>
          <w:divBdr>
            <w:top w:val="none" w:sz="0" w:space="0" w:color="auto"/>
            <w:left w:val="none" w:sz="0" w:space="0" w:color="auto"/>
            <w:bottom w:val="none" w:sz="0" w:space="0" w:color="auto"/>
            <w:right w:val="none" w:sz="0" w:space="0" w:color="auto"/>
          </w:divBdr>
        </w:div>
        <w:div w:id="1303316583">
          <w:marLeft w:val="640"/>
          <w:marRight w:val="0"/>
          <w:marTop w:val="0"/>
          <w:marBottom w:val="0"/>
          <w:divBdr>
            <w:top w:val="none" w:sz="0" w:space="0" w:color="auto"/>
            <w:left w:val="none" w:sz="0" w:space="0" w:color="auto"/>
            <w:bottom w:val="none" w:sz="0" w:space="0" w:color="auto"/>
            <w:right w:val="none" w:sz="0" w:space="0" w:color="auto"/>
          </w:divBdr>
        </w:div>
        <w:div w:id="1592006035">
          <w:marLeft w:val="640"/>
          <w:marRight w:val="0"/>
          <w:marTop w:val="0"/>
          <w:marBottom w:val="0"/>
          <w:divBdr>
            <w:top w:val="none" w:sz="0" w:space="0" w:color="auto"/>
            <w:left w:val="none" w:sz="0" w:space="0" w:color="auto"/>
            <w:bottom w:val="none" w:sz="0" w:space="0" w:color="auto"/>
            <w:right w:val="none" w:sz="0" w:space="0" w:color="auto"/>
          </w:divBdr>
        </w:div>
        <w:div w:id="910190971">
          <w:marLeft w:val="640"/>
          <w:marRight w:val="0"/>
          <w:marTop w:val="0"/>
          <w:marBottom w:val="0"/>
          <w:divBdr>
            <w:top w:val="none" w:sz="0" w:space="0" w:color="auto"/>
            <w:left w:val="none" w:sz="0" w:space="0" w:color="auto"/>
            <w:bottom w:val="none" w:sz="0" w:space="0" w:color="auto"/>
            <w:right w:val="none" w:sz="0" w:space="0" w:color="auto"/>
          </w:divBdr>
        </w:div>
        <w:div w:id="304625739">
          <w:marLeft w:val="640"/>
          <w:marRight w:val="0"/>
          <w:marTop w:val="0"/>
          <w:marBottom w:val="0"/>
          <w:divBdr>
            <w:top w:val="none" w:sz="0" w:space="0" w:color="auto"/>
            <w:left w:val="none" w:sz="0" w:space="0" w:color="auto"/>
            <w:bottom w:val="none" w:sz="0" w:space="0" w:color="auto"/>
            <w:right w:val="none" w:sz="0" w:space="0" w:color="auto"/>
          </w:divBdr>
        </w:div>
        <w:div w:id="43650373">
          <w:marLeft w:val="640"/>
          <w:marRight w:val="0"/>
          <w:marTop w:val="0"/>
          <w:marBottom w:val="0"/>
          <w:divBdr>
            <w:top w:val="none" w:sz="0" w:space="0" w:color="auto"/>
            <w:left w:val="none" w:sz="0" w:space="0" w:color="auto"/>
            <w:bottom w:val="none" w:sz="0" w:space="0" w:color="auto"/>
            <w:right w:val="none" w:sz="0" w:space="0" w:color="auto"/>
          </w:divBdr>
        </w:div>
        <w:div w:id="587736009">
          <w:marLeft w:val="640"/>
          <w:marRight w:val="0"/>
          <w:marTop w:val="0"/>
          <w:marBottom w:val="0"/>
          <w:divBdr>
            <w:top w:val="none" w:sz="0" w:space="0" w:color="auto"/>
            <w:left w:val="none" w:sz="0" w:space="0" w:color="auto"/>
            <w:bottom w:val="none" w:sz="0" w:space="0" w:color="auto"/>
            <w:right w:val="none" w:sz="0" w:space="0" w:color="auto"/>
          </w:divBdr>
        </w:div>
        <w:div w:id="307781820">
          <w:marLeft w:val="640"/>
          <w:marRight w:val="0"/>
          <w:marTop w:val="0"/>
          <w:marBottom w:val="0"/>
          <w:divBdr>
            <w:top w:val="none" w:sz="0" w:space="0" w:color="auto"/>
            <w:left w:val="none" w:sz="0" w:space="0" w:color="auto"/>
            <w:bottom w:val="none" w:sz="0" w:space="0" w:color="auto"/>
            <w:right w:val="none" w:sz="0" w:space="0" w:color="auto"/>
          </w:divBdr>
        </w:div>
        <w:div w:id="819809561">
          <w:marLeft w:val="640"/>
          <w:marRight w:val="0"/>
          <w:marTop w:val="0"/>
          <w:marBottom w:val="0"/>
          <w:divBdr>
            <w:top w:val="none" w:sz="0" w:space="0" w:color="auto"/>
            <w:left w:val="none" w:sz="0" w:space="0" w:color="auto"/>
            <w:bottom w:val="none" w:sz="0" w:space="0" w:color="auto"/>
            <w:right w:val="none" w:sz="0" w:space="0" w:color="auto"/>
          </w:divBdr>
        </w:div>
        <w:div w:id="454374222">
          <w:marLeft w:val="640"/>
          <w:marRight w:val="0"/>
          <w:marTop w:val="0"/>
          <w:marBottom w:val="0"/>
          <w:divBdr>
            <w:top w:val="none" w:sz="0" w:space="0" w:color="auto"/>
            <w:left w:val="none" w:sz="0" w:space="0" w:color="auto"/>
            <w:bottom w:val="none" w:sz="0" w:space="0" w:color="auto"/>
            <w:right w:val="none" w:sz="0" w:space="0" w:color="auto"/>
          </w:divBdr>
        </w:div>
        <w:div w:id="1685592024">
          <w:marLeft w:val="640"/>
          <w:marRight w:val="0"/>
          <w:marTop w:val="0"/>
          <w:marBottom w:val="0"/>
          <w:divBdr>
            <w:top w:val="none" w:sz="0" w:space="0" w:color="auto"/>
            <w:left w:val="none" w:sz="0" w:space="0" w:color="auto"/>
            <w:bottom w:val="none" w:sz="0" w:space="0" w:color="auto"/>
            <w:right w:val="none" w:sz="0" w:space="0" w:color="auto"/>
          </w:divBdr>
        </w:div>
        <w:div w:id="380860373">
          <w:marLeft w:val="640"/>
          <w:marRight w:val="0"/>
          <w:marTop w:val="0"/>
          <w:marBottom w:val="0"/>
          <w:divBdr>
            <w:top w:val="none" w:sz="0" w:space="0" w:color="auto"/>
            <w:left w:val="none" w:sz="0" w:space="0" w:color="auto"/>
            <w:bottom w:val="none" w:sz="0" w:space="0" w:color="auto"/>
            <w:right w:val="none" w:sz="0" w:space="0" w:color="auto"/>
          </w:divBdr>
        </w:div>
        <w:div w:id="2074504903">
          <w:marLeft w:val="640"/>
          <w:marRight w:val="0"/>
          <w:marTop w:val="0"/>
          <w:marBottom w:val="0"/>
          <w:divBdr>
            <w:top w:val="none" w:sz="0" w:space="0" w:color="auto"/>
            <w:left w:val="none" w:sz="0" w:space="0" w:color="auto"/>
            <w:bottom w:val="none" w:sz="0" w:space="0" w:color="auto"/>
            <w:right w:val="none" w:sz="0" w:space="0" w:color="auto"/>
          </w:divBdr>
        </w:div>
        <w:div w:id="1562136296">
          <w:marLeft w:val="640"/>
          <w:marRight w:val="0"/>
          <w:marTop w:val="0"/>
          <w:marBottom w:val="0"/>
          <w:divBdr>
            <w:top w:val="none" w:sz="0" w:space="0" w:color="auto"/>
            <w:left w:val="none" w:sz="0" w:space="0" w:color="auto"/>
            <w:bottom w:val="none" w:sz="0" w:space="0" w:color="auto"/>
            <w:right w:val="none" w:sz="0" w:space="0" w:color="auto"/>
          </w:divBdr>
        </w:div>
        <w:div w:id="1374816916">
          <w:marLeft w:val="640"/>
          <w:marRight w:val="0"/>
          <w:marTop w:val="0"/>
          <w:marBottom w:val="0"/>
          <w:divBdr>
            <w:top w:val="none" w:sz="0" w:space="0" w:color="auto"/>
            <w:left w:val="none" w:sz="0" w:space="0" w:color="auto"/>
            <w:bottom w:val="none" w:sz="0" w:space="0" w:color="auto"/>
            <w:right w:val="none" w:sz="0" w:space="0" w:color="auto"/>
          </w:divBdr>
        </w:div>
        <w:div w:id="2080131720">
          <w:marLeft w:val="640"/>
          <w:marRight w:val="0"/>
          <w:marTop w:val="0"/>
          <w:marBottom w:val="0"/>
          <w:divBdr>
            <w:top w:val="none" w:sz="0" w:space="0" w:color="auto"/>
            <w:left w:val="none" w:sz="0" w:space="0" w:color="auto"/>
            <w:bottom w:val="none" w:sz="0" w:space="0" w:color="auto"/>
            <w:right w:val="none" w:sz="0" w:space="0" w:color="auto"/>
          </w:divBdr>
        </w:div>
        <w:div w:id="1857845344">
          <w:marLeft w:val="640"/>
          <w:marRight w:val="0"/>
          <w:marTop w:val="0"/>
          <w:marBottom w:val="0"/>
          <w:divBdr>
            <w:top w:val="none" w:sz="0" w:space="0" w:color="auto"/>
            <w:left w:val="none" w:sz="0" w:space="0" w:color="auto"/>
            <w:bottom w:val="none" w:sz="0" w:space="0" w:color="auto"/>
            <w:right w:val="none" w:sz="0" w:space="0" w:color="auto"/>
          </w:divBdr>
        </w:div>
        <w:div w:id="1428162182">
          <w:marLeft w:val="640"/>
          <w:marRight w:val="0"/>
          <w:marTop w:val="0"/>
          <w:marBottom w:val="0"/>
          <w:divBdr>
            <w:top w:val="none" w:sz="0" w:space="0" w:color="auto"/>
            <w:left w:val="none" w:sz="0" w:space="0" w:color="auto"/>
            <w:bottom w:val="none" w:sz="0" w:space="0" w:color="auto"/>
            <w:right w:val="none" w:sz="0" w:space="0" w:color="auto"/>
          </w:divBdr>
        </w:div>
        <w:div w:id="1425229863">
          <w:marLeft w:val="640"/>
          <w:marRight w:val="0"/>
          <w:marTop w:val="0"/>
          <w:marBottom w:val="0"/>
          <w:divBdr>
            <w:top w:val="none" w:sz="0" w:space="0" w:color="auto"/>
            <w:left w:val="none" w:sz="0" w:space="0" w:color="auto"/>
            <w:bottom w:val="none" w:sz="0" w:space="0" w:color="auto"/>
            <w:right w:val="none" w:sz="0" w:space="0" w:color="auto"/>
          </w:divBdr>
        </w:div>
        <w:div w:id="225259776">
          <w:marLeft w:val="640"/>
          <w:marRight w:val="0"/>
          <w:marTop w:val="0"/>
          <w:marBottom w:val="0"/>
          <w:divBdr>
            <w:top w:val="none" w:sz="0" w:space="0" w:color="auto"/>
            <w:left w:val="none" w:sz="0" w:space="0" w:color="auto"/>
            <w:bottom w:val="none" w:sz="0" w:space="0" w:color="auto"/>
            <w:right w:val="none" w:sz="0" w:space="0" w:color="auto"/>
          </w:divBdr>
        </w:div>
        <w:div w:id="2116631612">
          <w:marLeft w:val="640"/>
          <w:marRight w:val="0"/>
          <w:marTop w:val="0"/>
          <w:marBottom w:val="0"/>
          <w:divBdr>
            <w:top w:val="none" w:sz="0" w:space="0" w:color="auto"/>
            <w:left w:val="none" w:sz="0" w:space="0" w:color="auto"/>
            <w:bottom w:val="none" w:sz="0" w:space="0" w:color="auto"/>
            <w:right w:val="none" w:sz="0" w:space="0" w:color="auto"/>
          </w:divBdr>
        </w:div>
        <w:div w:id="846945548">
          <w:marLeft w:val="640"/>
          <w:marRight w:val="0"/>
          <w:marTop w:val="0"/>
          <w:marBottom w:val="0"/>
          <w:divBdr>
            <w:top w:val="none" w:sz="0" w:space="0" w:color="auto"/>
            <w:left w:val="none" w:sz="0" w:space="0" w:color="auto"/>
            <w:bottom w:val="none" w:sz="0" w:space="0" w:color="auto"/>
            <w:right w:val="none" w:sz="0" w:space="0" w:color="auto"/>
          </w:divBdr>
        </w:div>
        <w:div w:id="1377122401">
          <w:marLeft w:val="640"/>
          <w:marRight w:val="0"/>
          <w:marTop w:val="0"/>
          <w:marBottom w:val="0"/>
          <w:divBdr>
            <w:top w:val="none" w:sz="0" w:space="0" w:color="auto"/>
            <w:left w:val="none" w:sz="0" w:space="0" w:color="auto"/>
            <w:bottom w:val="none" w:sz="0" w:space="0" w:color="auto"/>
            <w:right w:val="none" w:sz="0" w:space="0" w:color="auto"/>
          </w:divBdr>
        </w:div>
        <w:div w:id="365256976">
          <w:marLeft w:val="640"/>
          <w:marRight w:val="0"/>
          <w:marTop w:val="0"/>
          <w:marBottom w:val="0"/>
          <w:divBdr>
            <w:top w:val="none" w:sz="0" w:space="0" w:color="auto"/>
            <w:left w:val="none" w:sz="0" w:space="0" w:color="auto"/>
            <w:bottom w:val="none" w:sz="0" w:space="0" w:color="auto"/>
            <w:right w:val="none" w:sz="0" w:space="0" w:color="auto"/>
          </w:divBdr>
        </w:div>
        <w:div w:id="516699360">
          <w:marLeft w:val="640"/>
          <w:marRight w:val="0"/>
          <w:marTop w:val="0"/>
          <w:marBottom w:val="0"/>
          <w:divBdr>
            <w:top w:val="none" w:sz="0" w:space="0" w:color="auto"/>
            <w:left w:val="none" w:sz="0" w:space="0" w:color="auto"/>
            <w:bottom w:val="none" w:sz="0" w:space="0" w:color="auto"/>
            <w:right w:val="none" w:sz="0" w:space="0" w:color="auto"/>
          </w:divBdr>
        </w:div>
        <w:div w:id="266934049">
          <w:marLeft w:val="640"/>
          <w:marRight w:val="0"/>
          <w:marTop w:val="0"/>
          <w:marBottom w:val="0"/>
          <w:divBdr>
            <w:top w:val="none" w:sz="0" w:space="0" w:color="auto"/>
            <w:left w:val="none" w:sz="0" w:space="0" w:color="auto"/>
            <w:bottom w:val="none" w:sz="0" w:space="0" w:color="auto"/>
            <w:right w:val="none" w:sz="0" w:space="0" w:color="auto"/>
          </w:divBdr>
        </w:div>
        <w:div w:id="417410848">
          <w:marLeft w:val="640"/>
          <w:marRight w:val="0"/>
          <w:marTop w:val="0"/>
          <w:marBottom w:val="0"/>
          <w:divBdr>
            <w:top w:val="none" w:sz="0" w:space="0" w:color="auto"/>
            <w:left w:val="none" w:sz="0" w:space="0" w:color="auto"/>
            <w:bottom w:val="none" w:sz="0" w:space="0" w:color="auto"/>
            <w:right w:val="none" w:sz="0" w:space="0" w:color="auto"/>
          </w:divBdr>
        </w:div>
        <w:div w:id="1135754434">
          <w:marLeft w:val="640"/>
          <w:marRight w:val="0"/>
          <w:marTop w:val="0"/>
          <w:marBottom w:val="0"/>
          <w:divBdr>
            <w:top w:val="none" w:sz="0" w:space="0" w:color="auto"/>
            <w:left w:val="none" w:sz="0" w:space="0" w:color="auto"/>
            <w:bottom w:val="none" w:sz="0" w:space="0" w:color="auto"/>
            <w:right w:val="none" w:sz="0" w:space="0" w:color="auto"/>
          </w:divBdr>
        </w:div>
        <w:div w:id="1553268876">
          <w:marLeft w:val="640"/>
          <w:marRight w:val="0"/>
          <w:marTop w:val="0"/>
          <w:marBottom w:val="0"/>
          <w:divBdr>
            <w:top w:val="none" w:sz="0" w:space="0" w:color="auto"/>
            <w:left w:val="none" w:sz="0" w:space="0" w:color="auto"/>
            <w:bottom w:val="none" w:sz="0" w:space="0" w:color="auto"/>
            <w:right w:val="none" w:sz="0" w:space="0" w:color="auto"/>
          </w:divBdr>
        </w:div>
        <w:div w:id="438837602">
          <w:marLeft w:val="640"/>
          <w:marRight w:val="0"/>
          <w:marTop w:val="0"/>
          <w:marBottom w:val="0"/>
          <w:divBdr>
            <w:top w:val="none" w:sz="0" w:space="0" w:color="auto"/>
            <w:left w:val="none" w:sz="0" w:space="0" w:color="auto"/>
            <w:bottom w:val="none" w:sz="0" w:space="0" w:color="auto"/>
            <w:right w:val="none" w:sz="0" w:space="0" w:color="auto"/>
          </w:divBdr>
        </w:div>
        <w:div w:id="607199521">
          <w:marLeft w:val="640"/>
          <w:marRight w:val="0"/>
          <w:marTop w:val="0"/>
          <w:marBottom w:val="0"/>
          <w:divBdr>
            <w:top w:val="none" w:sz="0" w:space="0" w:color="auto"/>
            <w:left w:val="none" w:sz="0" w:space="0" w:color="auto"/>
            <w:bottom w:val="none" w:sz="0" w:space="0" w:color="auto"/>
            <w:right w:val="none" w:sz="0" w:space="0" w:color="auto"/>
          </w:divBdr>
        </w:div>
        <w:div w:id="900675428">
          <w:marLeft w:val="640"/>
          <w:marRight w:val="0"/>
          <w:marTop w:val="0"/>
          <w:marBottom w:val="0"/>
          <w:divBdr>
            <w:top w:val="none" w:sz="0" w:space="0" w:color="auto"/>
            <w:left w:val="none" w:sz="0" w:space="0" w:color="auto"/>
            <w:bottom w:val="none" w:sz="0" w:space="0" w:color="auto"/>
            <w:right w:val="none" w:sz="0" w:space="0" w:color="auto"/>
          </w:divBdr>
        </w:div>
        <w:div w:id="2010595768">
          <w:marLeft w:val="640"/>
          <w:marRight w:val="0"/>
          <w:marTop w:val="0"/>
          <w:marBottom w:val="0"/>
          <w:divBdr>
            <w:top w:val="none" w:sz="0" w:space="0" w:color="auto"/>
            <w:left w:val="none" w:sz="0" w:space="0" w:color="auto"/>
            <w:bottom w:val="none" w:sz="0" w:space="0" w:color="auto"/>
            <w:right w:val="none" w:sz="0" w:space="0" w:color="auto"/>
          </w:divBdr>
        </w:div>
        <w:div w:id="501820133">
          <w:marLeft w:val="640"/>
          <w:marRight w:val="0"/>
          <w:marTop w:val="0"/>
          <w:marBottom w:val="0"/>
          <w:divBdr>
            <w:top w:val="none" w:sz="0" w:space="0" w:color="auto"/>
            <w:left w:val="none" w:sz="0" w:space="0" w:color="auto"/>
            <w:bottom w:val="none" w:sz="0" w:space="0" w:color="auto"/>
            <w:right w:val="none" w:sz="0" w:space="0" w:color="auto"/>
          </w:divBdr>
        </w:div>
        <w:div w:id="1409156646">
          <w:marLeft w:val="640"/>
          <w:marRight w:val="0"/>
          <w:marTop w:val="0"/>
          <w:marBottom w:val="0"/>
          <w:divBdr>
            <w:top w:val="none" w:sz="0" w:space="0" w:color="auto"/>
            <w:left w:val="none" w:sz="0" w:space="0" w:color="auto"/>
            <w:bottom w:val="none" w:sz="0" w:space="0" w:color="auto"/>
            <w:right w:val="none" w:sz="0" w:space="0" w:color="auto"/>
          </w:divBdr>
        </w:div>
      </w:divsChild>
    </w:div>
    <w:div w:id="52583283">
      <w:bodyDiv w:val="1"/>
      <w:marLeft w:val="0"/>
      <w:marRight w:val="0"/>
      <w:marTop w:val="0"/>
      <w:marBottom w:val="0"/>
      <w:divBdr>
        <w:top w:val="none" w:sz="0" w:space="0" w:color="auto"/>
        <w:left w:val="none" w:sz="0" w:space="0" w:color="auto"/>
        <w:bottom w:val="none" w:sz="0" w:space="0" w:color="auto"/>
        <w:right w:val="none" w:sz="0" w:space="0" w:color="auto"/>
      </w:divBdr>
      <w:divsChild>
        <w:div w:id="1118718621">
          <w:marLeft w:val="640"/>
          <w:marRight w:val="0"/>
          <w:marTop w:val="0"/>
          <w:marBottom w:val="0"/>
          <w:divBdr>
            <w:top w:val="none" w:sz="0" w:space="0" w:color="auto"/>
            <w:left w:val="none" w:sz="0" w:space="0" w:color="auto"/>
            <w:bottom w:val="none" w:sz="0" w:space="0" w:color="auto"/>
            <w:right w:val="none" w:sz="0" w:space="0" w:color="auto"/>
          </w:divBdr>
        </w:div>
        <w:div w:id="1469590622">
          <w:marLeft w:val="640"/>
          <w:marRight w:val="0"/>
          <w:marTop w:val="0"/>
          <w:marBottom w:val="0"/>
          <w:divBdr>
            <w:top w:val="none" w:sz="0" w:space="0" w:color="auto"/>
            <w:left w:val="none" w:sz="0" w:space="0" w:color="auto"/>
            <w:bottom w:val="none" w:sz="0" w:space="0" w:color="auto"/>
            <w:right w:val="none" w:sz="0" w:space="0" w:color="auto"/>
          </w:divBdr>
        </w:div>
        <w:div w:id="724833582">
          <w:marLeft w:val="640"/>
          <w:marRight w:val="0"/>
          <w:marTop w:val="0"/>
          <w:marBottom w:val="0"/>
          <w:divBdr>
            <w:top w:val="none" w:sz="0" w:space="0" w:color="auto"/>
            <w:left w:val="none" w:sz="0" w:space="0" w:color="auto"/>
            <w:bottom w:val="none" w:sz="0" w:space="0" w:color="auto"/>
            <w:right w:val="none" w:sz="0" w:space="0" w:color="auto"/>
          </w:divBdr>
        </w:div>
        <w:div w:id="575284580">
          <w:marLeft w:val="640"/>
          <w:marRight w:val="0"/>
          <w:marTop w:val="0"/>
          <w:marBottom w:val="0"/>
          <w:divBdr>
            <w:top w:val="none" w:sz="0" w:space="0" w:color="auto"/>
            <w:left w:val="none" w:sz="0" w:space="0" w:color="auto"/>
            <w:bottom w:val="none" w:sz="0" w:space="0" w:color="auto"/>
            <w:right w:val="none" w:sz="0" w:space="0" w:color="auto"/>
          </w:divBdr>
        </w:div>
        <w:div w:id="1280794758">
          <w:marLeft w:val="640"/>
          <w:marRight w:val="0"/>
          <w:marTop w:val="0"/>
          <w:marBottom w:val="0"/>
          <w:divBdr>
            <w:top w:val="none" w:sz="0" w:space="0" w:color="auto"/>
            <w:left w:val="none" w:sz="0" w:space="0" w:color="auto"/>
            <w:bottom w:val="none" w:sz="0" w:space="0" w:color="auto"/>
            <w:right w:val="none" w:sz="0" w:space="0" w:color="auto"/>
          </w:divBdr>
        </w:div>
        <w:div w:id="430667813">
          <w:marLeft w:val="640"/>
          <w:marRight w:val="0"/>
          <w:marTop w:val="0"/>
          <w:marBottom w:val="0"/>
          <w:divBdr>
            <w:top w:val="none" w:sz="0" w:space="0" w:color="auto"/>
            <w:left w:val="none" w:sz="0" w:space="0" w:color="auto"/>
            <w:bottom w:val="none" w:sz="0" w:space="0" w:color="auto"/>
            <w:right w:val="none" w:sz="0" w:space="0" w:color="auto"/>
          </w:divBdr>
        </w:div>
        <w:div w:id="920258776">
          <w:marLeft w:val="640"/>
          <w:marRight w:val="0"/>
          <w:marTop w:val="0"/>
          <w:marBottom w:val="0"/>
          <w:divBdr>
            <w:top w:val="none" w:sz="0" w:space="0" w:color="auto"/>
            <w:left w:val="none" w:sz="0" w:space="0" w:color="auto"/>
            <w:bottom w:val="none" w:sz="0" w:space="0" w:color="auto"/>
            <w:right w:val="none" w:sz="0" w:space="0" w:color="auto"/>
          </w:divBdr>
        </w:div>
        <w:div w:id="933325541">
          <w:marLeft w:val="640"/>
          <w:marRight w:val="0"/>
          <w:marTop w:val="0"/>
          <w:marBottom w:val="0"/>
          <w:divBdr>
            <w:top w:val="none" w:sz="0" w:space="0" w:color="auto"/>
            <w:left w:val="none" w:sz="0" w:space="0" w:color="auto"/>
            <w:bottom w:val="none" w:sz="0" w:space="0" w:color="auto"/>
            <w:right w:val="none" w:sz="0" w:space="0" w:color="auto"/>
          </w:divBdr>
        </w:div>
        <w:div w:id="1860895362">
          <w:marLeft w:val="640"/>
          <w:marRight w:val="0"/>
          <w:marTop w:val="0"/>
          <w:marBottom w:val="0"/>
          <w:divBdr>
            <w:top w:val="none" w:sz="0" w:space="0" w:color="auto"/>
            <w:left w:val="none" w:sz="0" w:space="0" w:color="auto"/>
            <w:bottom w:val="none" w:sz="0" w:space="0" w:color="auto"/>
            <w:right w:val="none" w:sz="0" w:space="0" w:color="auto"/>
          </w:divBdr>
        </w:div>
        <w:div w:id="80689072">
          <w:marLeft w:val="640"/>
          <w:marRight w:val="0"/>
          <w:marTop w:val="0"/>
          <w:marBottom w:val="0"/>
          <w:divBdr>
            <w:top w:val="none" w:sz="0" w:space="0" w:color="auto"/>
            <w:left w:val="none" w:sz="0" w:space="0" w:color="auto"/>
            <w:bottom w:val="none" w:sz="0" w:space="0" w:color="auto"/>
            <w:right w:val="none" w:sz="0" w:space="0" w:color="auto"/>
          </w:divBdr>
        </w:div>
        <w:div w:id="1745487755">
          <w:marLeft w:val="640"/>
          <w:marRight w:val="0"/>
          <w:marTop w:val="0"/>
          <w:marBottom w:val="0"/>
          <w:divBdr>
            <w:top w:val="none" w:sz="0" w:space="0" w:color="auto"/>
            <w:left w:val="none" w:sz="0" w:space="0" w:color="auto"/>
            <w:bottom w:val="none" w:sz="0" w:space="0" w:color="auto"/>
            <w:right w:val="none" w:sz="0" w:space="0" w:color="auto"/>
          </w:divBdr>
        </w:div>
        <w:div w:id="104034548">
          <w:marLeft w:val="640"/>
          <w:marRight w:val="0"/>
          <w:marTop w:val="0"/>
          <w:marBottom w:val="0"/>
          <w:divBdr>
            <w:top w:val="none" w:sz="0" w:space="0" w:color="auto"/>
            <w:left w:val="none" w:sz="0" w:space="0" w:color="auto"/>
            <w:bottom w:val="none" w:sz="0" w:space="0" w:color="auto"/>
            <w:right w:val="none" w:sz="0" w:space="0" w:color="auto"/>
          </w:divBdr>
        </w:div>
        <w:div w:id="1704019561">
          <w:marLeft w:val="640"/>
          <w:marRight w:val="0"/>
          <w:marTop w:val="0"/>
          <w:marBottom w:val="0"/>
          <w:divBdr>
            <w:top w:val="none" w:sz="0" w:space="0" w:color="auto"/>
            <w:left w:val="none" w:sz="0" w:space="0" w:color="auto"/>
            <w:bottom w:val="none" w:sz="0" w:space="0" w:color="auto"/>
            <w:right w:val="none" w:sz="0" w:space="0" w:color="auto"/>
          </w:divBdr>
        </w:div>
        <w:div w:id="1896695817">
          <w:marLeft w:val="640"/>
          <w:marRight w:val="0"/>
          <w:marTop w:val="0"/>
          <w:marBottom w:val="0"/>
          <w:divBdr>
            <w:top w:val="none" w:sz="0" w:space="0" w:color="auto"/>
            <w:left w:val="none" w:sz="0" w:space="0" w:color="auto"/>
            <w:bottom w:val="none" w:sz="0" w:space="0" w:color="auto"/>
            <w:right w:val="none" w:sz="0" w:space="0" w:color="auto"/>
          </w:divBdr>
        </w:div>
        <w:div w:id="222954956">
          <w:marLeft w:val="640"/>
          <w:marRight w:val="0"/>
          <w:marTop w:val="0"/>
          <w:marBottom w:val="0"/>
          <w:divBdr>
            <w:top w:val="none" w:sz="0" w:space="0" w:color="auto"/>
            <w:left w:val="none" w:sz="0" w:space="0" w:color="auto"/>
            <w:bottom w:val="none" w:sz="0" w:space="0" w:color="auto"/>
            <w:right w:val="none" w:sz="0" w:space="0" w:color="auto"/>
          </w:divBdr>
        </w:div>
        <w:div w:id="1931502753">
          <w:marLeft w:val="640"/>
          <w:marRight w:val="0"/>
          <w:marTop w:val="0"/>
          <w:marBottom w:val="0"/>
          <w:divBdr>
            <w:top w:val="none" w:sz="0" w:space="0" w:color="auto"/>
            <w:left w:val="none" w:sz="0" w:space="0" w:color="auto"/>
            <w:bottom w:val="none" w:sz="0" w:space="0" w:color="auto"/>
            <w:right w:val="none" w:sz="0" w:space="0" w:color="auto"/>
          </w:divBdr>
        </w:div>
        <w:div w:id="452868337">
          <w:marLeft w:val="640"/>
          <w:marRight w:val="0"/>
          <w:marTop w:val="0"/>
          <w:marBottom w:val="0"/>
          <w:divBdr>
            <w:top w:val="none" w:sz="0" w:space="0" w:color="auto"/>
            <w:left w:val="none" w:sz="0" w:space="0" w:color="auto"/>
            <w:bottom w:val="none" w:sz="0" w:space="0" w:color="auto"/>
            <w:right w:val="none" w:sz="0" w:space="0" w:color="auto"/>
          </w:divBdr>
        </w:div>
        <w:div w:id="1498381390">
          <w:marLeft w:val="640"/>
          <w:marRight w:val="0"/>
          <w:marTop w:val="0"/>
          <w:marBottom w:val="0"/>
          <w:divBdr>
            <w:top w:val="none" w:sz="0" w:space="0" w:color="auto"/>
            <w:left w:val="none" w:sz="0" w:space="0" w:color="auto"/>
            <w:bottom w:val="none" w:sz="0" w:space="0" w:color="auto"/>
            <w:right w:val="none" w:sz="0" w:space="0" w:color="auto"/>
          </w:divBdr>
        </w:div>
        <w:div w:id="1248731234">
          <w:marLeft w:val="640"/>
          <w:marRight w:val="0"/>
          <w:marTop w:val="0"/>
          <w:marBottom w:val="0"/>
          <w:divBdr>
            <w:top w:val="none" w:sz="0" w:space="0" w:color="auto"/>
            <w:left w:val="none" w:sz="0" w:space="0" w:color="auto"/>
            <w:bottom w:val="none" w:sz="0" w:space="0" w:color="auto"/>
            <w:right w:val="none" w:sz="0" w:space="0" w:color="auto"/>
          </w:divBdr>
        </w:div>
        <w:div w:id="1869561691">
          <w:marLeft w:val="640"/>
          <w:marRight w:val="0"/>
          <w:marTop w:val="0"/>
          <w:marBottom w:val="0"/>
          <w:divBdr>
            <w:top w:val="none" w:sz="0" w:space="0" w:color="auto"/>
            <w:left w:val="none" w:sz="0" w:space="0" w:color="auto"/>
            <w:bottom w:val="none" w:sz="0" w:space="0" w:color="auto"/>
            <w:right w:val="none" w:sz="0" w:space="0" w:color="auto"/>
          </w:divBdr>
        </w:div>
        <w:div w:id="988555314">
          <w:marLeft w:val="640"/>
          <w:marRight w:val="0"/>
          <w:marTop w:val="0"/>
          <w:marBottom w:val="0"/>
          <w:divBdr>
            <w:top w:val="none" w:sz="0" w:space="0" w:color="auto"/>
            <w:left w:val="none" w:sz="0" w:space="0" w:color="auto"/>
            <w:bottom w:val="none" w:sz="0" w:space="0" w:color="auto"/>
            <w:right w:val="none" w:sz="0" w:space="0" w:color="auto"/>
          </w:divBdr>
        </w:div>
        <w:div w:id="175774701">
          <w:marLeft w:val="640"/>
          <w:marRight w:val="0"/>
          <w:marTop w:val="0"/>
          <w:marBottom w:val="0"/>
          <w:divBdr>
            <w:top w:val="none" w:sz="0" w:space="0" w:color="auto"/>
            <w:left w:val="none" w:sz="0" w:space="0" w:color="auto"/>
            <w:bottom w:val="none" w:sz="0" w:space="0" w:color="auto"/>
            <w:right w:val="none" w:sz="0" w:space="0" w:color="auto"/>
          </w:divBdr>
        </w:div>
        <w:div w:id="1668630714">
          <w:marLeft w:val="640"/>
          <w:marRight w:val="0"/>
          <w:marTop w:val="0"/>
          <w:marBottom w:val="0"/>
          <w:divBdr>
            <w:top w:val="none" w:sz="0" w:space="0" w:color="auto"/>
            <w:left w:val="none" w:sz="0" w:space="0" w:color="auto"/>
            <w:bottom w:val="none" w:sz="0" w:space="0" w:color="auto"/>
            <w:right w:val="none" w:sz="0" w:space="0" w:color="auto"/>
          </w:divBdr>
        </w:div>
        <w:div w:id="1022438615">
          <w:marLeft w:val="640"/>
          <w:marRight w:val="0"/>
          <w:marTop w:val="0"/>
          <w:marBottom w:val="0"/>
          <w:divBdr>
            <w:top w:val="none" w:sz="0" w:space="0" w:color="auto"/>
            <w:left w:val="none" w:sz="0" w:space="0" w:color="auto"/>
            <w:bottom w:val="none" w:sz="0" w:space="0" w:color="auto"/>
            <w:right w:val="none" w:sz="0" w:space="0" w:color="auto"/>
          </w:divBdr>
        </w:div>
        <w:div w:id="1152915323">
          <w:marLeft w:val="640"/>
          <w:marRight w:val="0"/>
          <w:marTop w:val="0"/>
          <w:marBottom w:val="0"/>
          <w:divBdr>
            <w:top w:val="none" w:sz="0" w:space="0" w:color="auto"/>
            <w:left w:val="none" w:sz="0" w:space="0" w:color="auto"/>
            <w:bottom w:val="none" w:sz="0" w:space="0" w:color="auto"/>
            <w:right w:val="none" w:sz="0" w:space="0" w:color="auto"/>
          </w:divBdr>
        </w:div>
        <w:div w:id="1667053403">
          <w:marLeft w:val="640"/>
          <w:marRight w:val="0"/>
          <w:marTop w:val="0"/>
          <w:marBottom w:val="0"/>
          <w:divBdr>
            <w:top w:val="none" w:sz="0" w:space="0" w:color="auto"/>
            <w:left w:val="none" w:sz="0" w:space="0" w:color="auto"/>
            <w:bottom w:val="none" w:sz="0" w:space="0" w:color="auto"/>
            <w:right w:val="none" w:sz="0" w:space="0" w:color="auto"/>
          </w:divBdr>
        </w:div>
        <w:div w:id="1509442563">
          <w:marLeft w:val="640"/>
          <w:marRight w:val="0"/>
          <w:marTop w:val="0"/>
          <w:marBottom w:val="0"/>
          <w:divBdr>
            <w:top w:val="none" w:sz="0" w:space="0" w:color="auto"/>
            <w:left w:val="none" w:sz="0" w:space="0" w:color="auto"/>
            <w:bottom w:val="none" w:sz="0" w:space="0" w:color="auto"/>
            <w:right w:val="none" w:sz="0" w:space="0" w:color="auto"/>
          </w:divBdr>
        </w:div>
        <w:div w:id="832379072">
          <w:marLeft w:val="640"/>
          <w:marRight w:val="0"/>
          <w:marTop w:val="0"/>
          <w:marBottom w:val="0"/>
          <w:divBdr>
            <w:top w:val="none" w:sz="0" w:space="0" w:color="auto"/>
            <w:left w:val="none" w:sz="0" w:space="0" w:color="auto"/>
            <w:bottom w:val="none" w:sz="0" w:space="0" w:color="auto"/>
            <w:right w:val="none" w:sz="0" w:space="0" w:color="auto"/>
          </w:divBdr>
        </w:div>
        <w:div w:id="1954555111">
          <w:marLeft w:val="640"/>
          <w:marRight w:val="0"/>
          <w:marTop w:val="0"/>
          <w:marBottom w:val="0"/>
          <w:divBdr>
            <w:top w:val="none" w:sz="0" w:space="0" w:color="auto"/>
            <w:left w:val="none" w:sz="0" w:space="0" w:color="auto"/>
            <w:bottom w:val="none" w:sz="0" w:space="0" w:color="auto"/>
            <w:right w:val="none" w:sz="0" w:space="0" w:color="auto"/>
          </w:divBdr>
        </w:div>
        <w:div w:id="23871652">
          <w:marLeft w:val="640"/>
          <w:marRight w:val="0"/>
          <w:marTop w:val="0"/>
          <w:marBottom w:val="0"/>
          <w:divBdr>
            <w:top w:val="none" w:sz="0" w:space="0" w:color="auto"/>
            <w:left w:val="none" w:sz="0" w:space="0" w:color="auto"/>
            <w:bottom w:val="none" w:sz="0" w:space="0" w:color="auto"/>
            <w:right w:val="none" w:sz="0" w:space="0" w:color="auto"/>
          </w:divBdr>
        </w:div>
        <w:div w:id="578099362">
          <w:marLeft w:val="640"/>
          <w:marRight w:val="0"/>
          <w:marTop w:val="0"/>
          <w:marBottom w:val="0"/>
          <w:divBdr>
            <w:top w:val="none" w:sz="0" w:space="0" w:color="auto"/>
            <w:left w:val="none" w:sz="0" w:space="0" w:color="auto"/>
            <w:bottom w:val="none" w:sz="0" w:space="0" w:color="auto"/>
            <w:right w:val="none" w:sz="0" w:space="0" w:color="auto"/>
          </w:divBdr>
        </w:div>
        <w:div w:id="1175267699">
          <w:marLeft w:val="640"/>
          <w:marRight w:val="0"/>
          <w:marTop w:val="0"/>
          <w:marBottom w:val="0"/>
          <w:divBdr>
            <w:top w:val="none" w:sz="0" w:space="0" w:color="auto"/>
            <w:left w:val="none" w:sz="0" w:space="0" w:color="auto"/>
            <w:bottom w:val="none" w:sz="0" w:space="0" w:color="auto"/>
            <w:right w:val="none" w:sz="0" w:space="0" w:color="auto"/>
          </w:divBdr>
        </w:div>
        <w:div w:id="972826378">
          <w:marLeft w:val="640"/>
          <w:marRight w:val="0"/>
          <w:marTop w:val="0"/>
          <w:marBottom w:val="0"/>
          <w:divBdr>
            <w:top w:val="none" w:sz="0" w:space="0" w:color="auto"/>
            <w:left w:val="none" w:sz="0" w:space="0" w:color="auto"/>
            <w:bottom w:val="none" w:sz="0" w:space="0" w:color="auto"/>
            <w:right w:val="none" w:sz="0" w:space="0" w:color="auto"/>
          </w:divBdr>
        </w:div>
        <w:div w:id="459541918">
          <w:marLeft w:val="640"/>
          <w:marRight w:val="0"/>
          <w:marTop w:val="0"/>
          <w:marBottom w:val="0"/>
          <w:divBdr>
            <w:top w:val="none" w:sz="0" w:space="0" w:color="auto"/>
            <w:left w:val="none" w:sz="0" w:space="0" w:color="auto"/>
            <w:bottom w:val="none" w:sz="0" w:space="0" w:color="auto"/>
            <w:right w:val="none" w:sz="0" w:space="0" w:color="auto"/>
          </w:divBdr>
        </w:div>
        <w:div w:id="407192797">
          <w:marLeft w:val="640"/>
          <w:marRight w:val="0"/>
          <w:marTop w:val="0"/>
          <w:marBottom w:val="0"/>
          <w:divBdr>
            <w:top w:val="none" w:sz="0" w:space="0" w:color="auto"/>
            <w:left w:val="none" w:sz="0" w:space="0" w:color="auto"/>
            <w:bottom w:val="none" w:sz="0" w:space="0" w:color="auto"/>
            <w:right w:val="none" w:sz="0" w:space="0" w:color="auto"/>
          </w:divBdr>
        </w:div>
        <w:div w:id="782723649">
          <w:marLeft w:val="640"/>
          <w:marRight w:val="0"/>
          <w:marTop w:val="0"/>
          <w:marBottom w:val="0"/>
          <w:divBdr>
            <w:top w:val="none" w:sz="0" w:space="0" w:color="auto"/>
            <w:left w:val="none" w:sz="0" w:space="0" w:color="auto"/>
            <w:bottom w:val="none" w:sz="0" w:space="0" w:color="auto"/>
            <w:right w:val="none" w:sz="0" w:space="0" w:color="auto"/>
          </w:divBdr>
        </w:div>
        <w:div w:id="513617485">
          <w:marLeft w:val="640"/>
          <w:marRight w:val="0"/>
          <w:marTop w:val="0"/>
          <w:marBottom w:val="0"/>
          <w:divBdr>
            <w:top w:val="none" w:sz="0" w:space="0" w:color="auto"/>
            <w:left w:val="none" w:sz="0" w:space="0" w:color="auto"/>
            <w:bottom w:val="none" w:sz="0" w:space="0" w:color="auto"/>
            <w:right w:val="none" w:sz="0" w:space="0" w:color="auto"/>
          </w:divBdr>
        </w:div>
        <w:div w:id="205146960">
          <w:marLeft w:val="640"/>
          <w:marRight w:val="0"/>
          <w:marTop w:val="0"/>
          <w:marBottom w:val="0"/>
          <w:divBdr>
            <w:top w:val="none" w:sz="0" w:space="0" w:color="auto"/>
            <w:left w:val="none" w:sz="0" w:space="0" w:color="auto"/>
            <w:bottom w:val="none" w:sz="0" w:space="0" w:color="auto"/>
            <w:right w:val="none" w:sz="0" w:space="0" w:color="auto"/>
          </w:divBdr>
        </w:div>
        <w:div w:id="219707139">
          <w:marLeft w:val="640"/>
          <w:marRight w:val="0"/>
          <w:marTop w:val="0"/>
          <w:marBottom w:val="0"/>
          <w:divBdr>
            <w:top w:val="none" w:sz="0" w:space="0" w:color="auto"/>
            <w:left w:val="none" w:sz="0" w:space="0" w:color="auto"/>
            <w:bottom w:val="none" w:sz="0" w:space="0" w:color="auto"/>
            <w:right w:val="none" w:sz="0" w:space="0" w:color="auto"/>
          </w:divBdr>
        </w:div>
        <w:div w:id="202913837">
          <w:marLeft w:val="640"/>
          <w:marRight w:val="0"/>
          <w:marTop w:val="0"/>
          <w:marBottom w:val="0"/>
          <w:divBdr>
            <w:top w:val="none" w:sz="0" w:space="0" w:color="auto"/>
            <w:left w:val="none" w:sz="0" w:space="0" w:color="auto"/>
            <w:bottom w:val="none" w:sz="0" w:space="0" w:color="auto"/>
            <w:right w:val="none" w:sz="0" w:space="0" w:color="auto"/>
          </w:divBdr>
        </w:div>
        <w:div w:id="106849587">
          <w:marLeft w:val="640"/>
          <w:marRight w:val="0"/>
          <w:marTop w:val="0"/>
          <w:marBottom w:val="0"/>
          <w:divBdr>
            <w:top w:val="none" w:sz="0" w:space="0" w:color="auto"/>
            <w:left w:val="none" w:sz="0" w:space="0" w:color="auto"/>
            <w:bottom w:val="none" w:sz="0" w:space="0" w:color="auto"/>
            <w:right w:val="none" w:sz="0" w:space="0" w:color="auto"/>
          </w:divBdr>
        </w:div>
        <w:div w:id="1425414036">
          <w:marLeft w:val="640"/>
          <w:marRight w:val="0"/>
          <w:marTop w:val="0"/>
          <w:marBottom w:val="0"/>
          <w:divBdr>
            <w:top w:val="none" w:sz="0" w:space="0" w:color="auto"/>
            <w:left w:val="none" w:sz="0" w:space="0" w:color="auto"/>
            <w:bottom w:val="none" w:sz="0" w:space="0" w:color="auto"/>
            <w:right w:val="none" w:sz="0" w:space="0" w:color="auto"/>
          </w:divBdr>
        </w:div>
        <w:div w:id="1244098573">
          <w:marLeft w:val="640"/>
          <w:marRight w:val="0"/>
          <w:marTop w:val="0"/>
          <w:marBottom w:val="0"/>
          <w:divBdr>
            <w:top w:val="none" w:sz="0" w:space="0" w:color="auto"/>
            <w:left w:val="none" w:sz="0" w:space="0" w:color="auto"/>
            <w:bottom w:val="none" w:sz="0" w:space="0" w:color="auto"/>
            <w:right w:val="none" w:sz="0" w:space="0" w:color="auto"/>
          </w:divBdr>
        </w:div>
        <w:div w:id="1022977299">
          <w:marLeft w:val="640"/>
          <w:marRight w:val="0"/>
          <w:marTop w:val="0"/>
          <w:marBottom w:val="0"/>
          <w:divBdr>
            <w:top w:val="none" w:sz="0" w:space="0" w:color="auto"/>
            <w:left w:val="none" w:sz="0" w:space="0" w:color="auto"/>
            <w:bottom w:val="none" w:sz="0" w:space="0" w:color="auto"/>
            <w:right w:val="none" w:sz="0" w:space="0" w:color="auto"/>
          </w:divBdr>
        </w:div>
        <w:div w:id="1951474288">
          <w:marLeft w:val="640"/>
          <w:marRight w:val="0"/>
          <w:marTop w:val="0"/>
          <w:marBottom w:val="0"/>
          <w:divBdr>
            <w:top w:val="none" w:sz="0" w:space="0" w:color="auto"/>
            <w:left w:val="none" w:sz="0" w:space="0" w:color="auto"/>
            <w:bottom w:val="none" w:sz="0" w:space="0" w:color="auto"/>
            <w:right w:val="none" w:sz="0" w:space="0" w:color="auto"/>
          </w:divBdr>
        </w:div>
        <w:div w:id="1309554729">
          <w:marLeft w:val="640"/>
          <w:marRight w:val="0"/>
          <w:marTop w:val="0"/>
          <w:marBottom w:val="0"/>
          <w:divBdr>
            <w:top w:val="none" w:sz="0" w:space="0" w:color="auto"/>
            <w:left w:val="none" w:sz="0" w:space="0" w:color="auto"/>
            <w:bottom w:val="none" w:sz="0" w:space="0" w:color="auto"/>
            <w:right w:val="none" w:sz="0" w:space="0" w:color="auto"/>
          </w:divBdr>
        </w:div>
        <w:div w:id="235826936">
          <w:marLeft w:val="640"/>
          <w:marRight w:val="0"/>
          <w:marTop w:val="0"/>
          <w:marBottom w:val="0"/>
          <w:divBdr>
            <w:top w:val="none" w:sz="0" w:space="0" w:color="auto"/>
            <w:left w:val="none" w:sz="0" w:space="0" w:color="auto"/>
            <w:bottom w:val="none" w:sz="0" w:space="0" w:color="auto"/>
            <w:right w:val="none" w:sz="0" w:space="0" w:color="auto"/>
          </w:divBdr>
        </w:div>
        <w:div w:id="2094694191">
          <w:marLeft w:val="640"/>
          <w:marRight w:val="0"/>
          <w:marTop w:val="0"/>
          <w:marBottom w:val="0"/>
          <w:divBdr>
            <w:top w:val="none" w:sz="0" w:space="0" w:color="auto"/>
            <w:left w:val="none" w:sz="0" w:space="0" w:color="auto"/>
            <w:bottom w:val="none" w:sz="0" w:space="0" w:color="auto"/>
            <w:right w:val="none" w:sz="0" w:space="0" w:color="auto"/>
          </w:divBdr>
        </w:div>
        <w:div w:id="2016572487">
          <w:marLeft w:val="640"/>
          <w:marRight w:val="0"/>
          <w:marTop w:val="0"/>
          <w:marBottom w:val="0"/>
          <w:divBdr>
            <w:top w:val="none" w:sz="0" w:space="0" w:color="auto"/>
            <w:left w:val="none" w:sz="0" w:space="0" w:color="auto"/>
            <w:bottom w:val="none" w:sz="0" w:space="0" w:color="auto"/>
            <w:right w:val="none" w:sz="0" w:space="0" w:color="auto"/>
          </w:divBdr>
        </w:div>
        <w:div w:id="1833638476">
          <w:marLeft w:val="640"/>
          <w:marRight w:val="0"/>
          <w:marTop w:val="0"/>
          <w:marBottom w:val="0"/>
          <w:divBdr>
            <w:top w:val="none" w:sz="0" w:space="0" w:color="auto"/>
            <w:left w:val="none" w:sz="0" w:space="0" w:color="auto"/>
            <w:bottom w:val="none" w:sz="0" w:space="0" w:color="auto"/>
            <w:right w:val="none" w:sz="0" w:space="0" w:color="auto"/>
          </w:divBdr>
        </w:div>
        <w:div w:id="1201354651">
          <w:marLeft w:val="640"/>
          <w:marRight w:val="0"/>
          <w:marTop w:val="0"/>
          <w:marBottom w:val="0"/>
          <w:divBdr>
            <w:top w:val="none" w:sz="0" w:space="0" w:color="auto"/>
            <w:left w:val="none" w:sz="0" w:space="0" w:color="auto"/>
            <w:bottom w:val="none" w:sz="0" w:space="0" w:color="auto"/>
            <w:right w:val="none" w:sz="0" w:space="0" w:color="auto"/>
          </w:divBdr>
        </w:div>
        <w:div w:id="1506703526">
          <w:marLeft w:val="640"/>
          <w:marRight w:val="0"/>
          <w:marTop w:val="0"/>
          <w:marBottom w:val="0"/>
          <w:divBdr>
            <w:top w:val="none" w:sz="0" w:space="0" w:color="auto"/>
            <w:left w:val="none" w:sz="0" w:space="0" w:color="auto"/>
            <w:bottom w:val="none" w:sz="0" w:space="0" w:color="auto"/>
            <w:right w:val="none" w:sz="0" w:space="0" w:color="auto"/>
          </w:divBdr>
        </w:div>
        <w:div w:id="968317135">
          <w:marLeft w:val="640"/>
          <w:marRight w:val="0"/>
          <w:marTop w:val="0"/>
          <w:marBottom w:val="0"/>
          <w:divBdr>
            <w:top w:val="none" w:sz="0" w:space="0" w:color="auto"/>
            <w:left w:val="none" w:sz="0" w:space="0" w:color="auto"/>
            <w:bottom w:val="none" w:sz="0" w:space="0" w:color="auto"/>
            <w:right w:val="none" w:sz="0" w:space="0" w:color="auto"/>
          </w:divBdr>
        </w:div>
        <w:div w:id="238056740">
          <w:marLeft w:val="640"/>
          <w:marRight w:val="0"/>
          <w:marTop w:val="0"/>
          <w:marBottom w:val="0"/>
          <w:divBdr>
            <w:top w:val="none" w:sz="0" w:space="0" w:color="auto"/>
            <w:left w:val="none" w:sz="0" w:space="0" w:color="auto"/>
            <w:bottom w:val="none" w:sz="0" w:space="0" w:color="auto"/>
            <w:right w:val="none" w:sz="0" w:space="0" w:color="auto"/>
          </w:divBdr>
        </w:div>
        <w:div w:id="1119108596">
          <w:marLeft w:val="640"/>
          <w:marRight w:val="0"/>
          <w:marTop w:val="0"/>
          <w:marBottom w:val="0"/>
          <w:divBdr>
            <w:top w:val="none" w:sz="0" w:space="0" w:color="auto"/>
            <w:left w:val="none" w:sz="0" w:space="0" w:color="auto"/>
            <w:bottom w:val="none" w:sz="0" w:space="0" w:color="auto"/>
            <w:right w:val="none" w:sz="0" w:space="0" w:color="auto"/>
          </w:divBdr>
        </w:div>
        <w:div w:id="788620860">
          <w:marLeft w:val="640"/>
          <w:marRight w:val="0"/>
          <w:marTop w:val="0"/>
          <w:marBottom w:val="0"/>
          <w:divBdr>
            <w:top w:val="none" w:sz="0" w:space="0" w:color="auto"/>
            <w:left w:val="none" w:sz="0" w:space="0" w:color="auto"/>
            <w:bottom w:val="none" w:sz="0" w:space="0" w:color="auto"/>
            <w:right w:val="none" w:sz="0" w:space="0" w:color="auto"/>
          </w:divBdr>
        </w:div>
        <w:div w:id="969047745">
          <w:marLeft w:val="640"/>
          <w:marRight w:val="0"/>
          <w:marTop w:val="0"/>
          <w:marBottom w:val="0"/>
          <w:divBdr>
            <w:top w:val="none" w:sz="0" w:space="0" w:color="auto"/>
            <w:left w:val="none" w:sz="0" w:space="0" w:color="auto"/>
            <w:bottom w:val="none" w:sz="0" w:space="0" w:color="auto"/>
            <w:right w:val="none" w:sz="0" w:space="0" w:color="auto"/>
          </w:divBdr>
        </w:div>
        <w:div w:id="791899412">
          <w:marLeft w:val="640"/>
          <w:marRight w:val="0"/>
          <w:marTop w:val="0"/>
          <w:marBottom w:val="0"/>
          <w:divBdr>
            <w:top w:val="none" w:sz="0" w:space="0" w:color="auto"/>
            <w:left w:val="none" w:sz="0" w:space="0" w:color="auto"/>
            <w:bottom w:val="none" w:sz="0" w:space="0" w:color="auto"/>
            <w:right w:val="none" w:sz="0" w:space="0" w:color="auto"/>
          </w:divBdr>
        </w:div>
        <w:div w:id="399862662">
          <w:marLeft w:val="640"/>
          <w:marRight w:val="0"/>
          <w:marTop w:val="0"/>
          <w:marBottom w:val="0"/>
          <w:divBdr>
            <w:top w:val="none" w:sz="0" w:space="0" w:color="auto"/>
            <w:left w:val="none" w:sz="0" w:space="0" w:color="auto"/>
            <w:bottom w:val="none" w:sz="0" w:space="0" w:color="auto"/>
            <w:right w:val="none" w:sz="0" w:space="0" w:color="auto"/>
          </w:divBdr>
        </w:div>
        <w:div w:id="518937267">
          <w:marLeft w:val="640"/>
          <w:marRight w:val="0"/>
          <w:marTop w:val="0"/>
          <w:marBottom w:val="0"/>
          <w:divBdr>
            <w:top w:val="none" w:sz="0" w:space="0" w:color="auto"/>
            <w:left w:val="none" w:sz="0" w:space="0" w:color="auto"/>
            <w:bottom w:val="none" w:sz="0" w:space="0" w:color="auto"/>
            <w:right w:val="none" w:sz="0" w:space="0" w:color="auto"/>
          </w:divBdr>
        </w:div>
        <w:div w:id="902762154">
          <w:marLeft w:val="640"/>
          <w:marRight w:val="0"/>
          <w:marTop w:val="0"/>
          <w:marBottom w:val="0"/>
          <w:divBdr>
            <w:top w:val="none" w:sz="0" w:space="0" w:color="auto"/>
            <w:left w:val="none" w:sz="0" w:space="0" w:color="auto"/>
            <w:bottom w:val="none" w:sz="0" w:space="0" w:color="auto"/>
            <w:right w:val="none" w:sz="0" w:space="0" w:color="auto"/>
          </w:divBdr>
        </w:div>
        <w:div w:id="61754398">
          <w:marLeft w:val="640"/>
          <w:marRight w:val="0"/>
          <w:marTop w:val="0"/>
          <w:marBottom w:val="0"/>
          <w:divBdr>
            <w:top w:val="none" w:sz="0" w:space="0" w:color="auto"/>
            <w:left w:val="none" w:sz="0" w:space="0" w:color="auto"/>
            <w:bottom w:val="none" w:sz="0" w:space="0" w:color="auto"/>
            <w:right w:val="none" w:sz="0" w:space="0" w:color="auto"/>
          </w:divBdr>
        </w:div>
        <w:div w:id="246427701">
          <w:marLeft w:val="640"/>
          <w:marRight w:val="0"/>
          <w:marTop w:val="0"/>
          <w:marBottom w:val="0"/>
          <w:divBdr>
            <w:top w:val="none" w:sz="0" w:space="0" w:color="auto"/>
            <w:left w:val="none" w:sz="0" w:space="0" w:color="auto"/>
            <w:bottom w:val="none" w:sz="0" w:space="0" w:color="auto"/>
            <w:right w:val="none" w:sz="0" w:space="0" w:color="auto"/>
          </w:divBdr>
        </w:div>
        <w:div w:id="2039232442">
          <w:marLeft w:val="640"/>
          <w:marRight w:val="0"/>
          <w:marTop w:val="0"/>
          <w:marBottom w:val="0"/>
          <w:divBdr>
            <w:top w:val="none" w:sz="0" w:space="0" w:color="auto"/>
            <w:left w:val="none" w:sz="0" w:space="0" w:color="auto"/>
            <w:bottom w:val="none" w:sz="0" w:space="0" w:color="auto"/>
            <w:right w:val="none" w:sz="0" w:space="0" w:color="auto"/>
          </w:divBdr>
        </w:div>
        <w:div w:id="1121072026">
          <w:marLeft w:val="640"/>
          <w:marRight w:val="0"/>
          <w:marTop w:val="0"/>
          <w:marBottom w:val="0"/>
          <w:divBdr>
            <w:top w:val="none" w:sz="0" w:space="0" w:color="auto"/>
            <w:left w:val="none" w:sz="0" w:space="0" w:color="auto"/>
            <w:bottom w:val="none" w:sz="0" w:space="0" w:color="auto"/>
            <w:right w:val="none" w:sz="0" w:space="0" w:color="auto"/>
          </w:divBdr>
        </w:div>
        <w:div w:id="1821657096">
          <w:marLeft w:val="640"/>
          <w:marRight w:val="0"/>
          <w:marTop w:val="0"/>
          <w:marBottom w:val="0"/>
          <w:divBdr>
            <w:top w:val="none" w:sz="0" w:space="0" w:color="auto"/>
            <w:left w:val="none" w:sz="0" w:space="0" w:color="auto"/>
            <w:bottom w:val="none" w:sz="0" w:space="0" w:color="auto"/>
            <w:right w:val="none" w:sz="0" w:space="0" w:color="auto"/>
          </w:divBdr>
        </w:div>
        <w:div w:id="1987391452">
          <w:marLeft w:val="640"/>
          <w:marRight w:val="0"/>
          <w:marTop w:val="0"/>
          <w:marBottom w:val="0"/>
          <w:divBdr>
            <w:top w:val="none" w:sz="0" w:space="0" w:color="auto"/>
            <w:left w:val="none" w:sz="0" w:space="0" w:color="auto"/>
            <w:bottom w:val="none" w:sz="0" w:space="0" w:color="auto"/>
            <w:right w:val="none" w:sz="0" w:space="0" w:color="auto"/>
          </w:divBdr>
        </w:div>
        <w:div w:id="392236661">
          <w:marLeft w:val="640"/>
          <w:marRight w:val="0"/>
          <w:marTop w:val="0"/>
          <w:marBottom w:val="0"/>
          <w:divBdr>
            <w:top w:val="none" w:sz="0" w:space="0" w:color="auto"/>
            <w:left w:val="none" w:sz="0" w:space="0" w:color="auto"/>
            <w:bottom w:val="none" w:sz="0" w:space="0" w:color="auto"/>
            <w:right w:val="none" w:sz="0" w:space="0" w:color="auto"/>
          </w:divBdr>
        </w:div>
        <w:div w:id="866985522">
          <w:marLeft w:val="640"/>
          <w:marRight w:val="0"/>
          <w:marTop w:val="0"/>
          <w:marBottom w:val="0"/>
          <w:divBdr>
            <w:top w:val="none" w:sz="0" w:space="0" w:color="auto"/>
            <w:left w:val="none" w:sz="0" w:space="0" w:color="auto"/>
            <w:bottom w:val="none" w:sz="0" w:space="0" w:color="auto"/>
            <w:right w:val="none" w:sz="0" w:space="0" w:color="auto"/>
          </w:divBdr>
        </w:div>
        <w:div w:id="201138566">
          <w:marLeft w:val="640"/>
          <w:marRight w:val="0"/>
          <w:marTop w:val="0"/>
          <w:marBottom w:val="0"/>
          <w:divBdr>
            <w:top w:val="none" w:sz="0" w:space="0" w:color="auto"/>
            <w:left w:val="none" w:sz="0" w:space="0" w:color="auto"/>
            <w:bottom w:val="none" w:sz="0" w:space="0" w:color="auto"/>
            <w:right w:val="none" w:sz="0" w:space="0" w:color="auto"/>
          </w:divBdr>
        </w:div>
        <w:div w:id="1018118436">
          <w:marLeft w:val="640"/>
          <w:marRight w:val="0"/>
          <w:marTop w:val="0"/>
          <w:marBottom w:val="0"/>
          <w:divBdr>
            <w:top w:val="none" w:sz="0" w:space="0" w:color="auto"/>
            <w:left w:val="none" w:sz="0" w:space="0" w:color="auto"/>
            <w:bottom w:val="none" w:sz="0" w:space="0" w:color="auto"/>
            <w:right w:val="none" w:sz="0" w:space="0" w:color="auto"/>
          </w:divBdr>
        </w:div>
        <w:div w:id="558980347">
          <w:marLeft w:val="640"/>
          <w:marRight w:val="0"/>
          <w:marTop w:val="0"/>
          <w:marBottom w:val="0"/>
          <w:divBdr>
            <w:top w:val="none" w:sz="0" w:space="0" w:color="auto"/>
            <w:left w:val="none" w:sz="0" w:space="0" w:color="auto"/>
            <w:bottom w:val="none" w:sz="0" w:space="0" w:color="auto"/>
            <w:right w:val="none" w:sz="0" w:space="0" w:color="auto"/>
          </w:divBdr>
        </w:div>
        <w:div w:id="1283921652">
          <w:marLeft w:val="640"/>
          <w:marRight w:val="0"/>
          <w:marTop w:val="0"/>
          <w:marBottom w:val="0"/>
          <w:divBdr>
            <w:top w:val="none" w:sz="0" w:space="0" w:color="auto"/>
            <w:left w:val="none" w:sz="0" w:space="0" w:color="auto"/>
            <w:bottom w:val="none" w:sz="0" w:space="0" w:color="auto"/>
            <w:right w:val="none" w:sz="0" w:space="0" w:color="auto"/>
          </w:divBdr>
        </w:div>
      </w:divsChild>
    </w:div>
    <w:div w:id="59643545">
      <w:bodyDiv w:val="1"/>
      <w:marLeft w:val="0"/>
      <w:marRight w:val="0"/>
      <w:marTop w:val="0"/>
      <w:marBottom w:val="0"/>
      <w:divBdr>
        <w:top w:val="none" w:sz="0" w:space="0" w:color="auto"/>
        <w:left w:val="none" w:sz="0" w:space="0" w:color="auto"/>
        <w:bottom w:val="none" w:sz="0" w:space="0" w:color="auto"/>
        <w:right w:val="none" w:sz="0" w:space="0" w:color="auto"/>
      </w:divBdr>
    </w:div>
    <w:div w:id="73820201">
      <w:bodyDiv w:val="1"/>
      <w:marLeft w:val="0"/>
      <w:marRight w:val="0"/>
      <w:marTop w:val="0"/>
      <w:marBottom w:val="0"/>
      <w:divBdr>
        <w:top w:val="none" w:sz="0" w:space="0" w:color="auto"/>
        <w:left w:val="none" w:sz="0" w:space="0" w:color="auto"/>
        <w:bottom w:val="none" w:sz="0" w:space="0" w:color="auto"/>
        <w:right w:val="none" w:sz="0" w:space="0" w:color="auto"/>
      </w:divBdr>
      <w:divsChild>
        <w:div w:id="1576668618">
          <w:marLeft w:val="640"/>
          <w:marRight w:val="0"/>
          <w:marTop w:val="0"/>
          <w:marBottom w:val="0"/>
          <w:divBdr>
            <w:top w:val="none" w:sz="0" w:space="0" w:color="auto"/>
            <w:left w:val="none" w:sz="0" w:space="0" w:color="auto"/>
            <w:bottom w:val="none" w:sz="0" w:space="0" w:color="auto"/>
            <w:right w:val="none" w:sz="0" w:space="0" w:color="auto"/>
          </w:divBdr>
        </w:div>
        <w:div w:id="1203402974">
          <w:marLeft w:val="640"/>
          <w:marRight w:val="0"/>
          <w:marTop w:val="0"/>
          <w:marBottom w:val="0"/>
          <w:divBdr>
            <w:top w:val="none" w:sz="0" w:space="0" w:color="auto"/>
            <w:left w:val="none" w:sz="0" w:space="0" w:color="auto"/>
            <w:bottom w:val="none" w:sz="0" w:space="0" w:color="auto"/>
            <w:right w:val="none" w:sz="0" w:space="0" w:color="auto"/>
          </w:divBdr>
        </w:div>
        <w:div w:id="1840462516">
          <w:marLeft w:val="640"/>
          <w:marRight w:val="0"/>
          <w:marTop w:val="0"/>
          <w:marBottom w:val="0"/>
          <w:divBdr>
            <w:top w:val="none" w:sz="0" w:space="0" w:color="auto"/>
            <w:left w:val="none" w:sz="0" w:space="0" w:color="auto"/>
            <w:bottom w:val="none" w:sz="0" w:space="0" w:color="auto"/>
            <w:right w:val="none" w:sz="0" w:space="0" w:color="auto"/>
          </w:divBdr>
        </w:div>
        <w:div w:id="1235623905">
          <w:marLeft w:val="640"/>
          <w:marRight w:val="0"/>
          <w:marTop w:val="0"/>
          <w:marBottom w:val="0"/>
          <w:divBdr>
            <w:top w:val="none" w:sz="0" w:space="0" w:color="auto"/>
            <w:left w:val="none" w:sz="0" w:space="0" w:color="auto"/>
            <w:bottom w:val="none" w:sz="0" w:space="0" w:color="auto"/>
            <w:right w:val="none" w:sz="0" w:space="0" w:color="auto"/>
          </w:divBdr>
        </w:div>
        <w:div w:id="540090241">
          <w:marLeft w:val="640"/>
          <w:marRight w:val="0"/>
          <w:marTop w:val="0"/>
          <w:marBottom w:val="0"/>
          <w:divBdr>
            <w:top w:val="none" w:sz="0" w:space="0" w:color="auto"/>
            <w:left w:val="none" w:sz="0" w:space="0" w:color="auto"/>
            <w:bottom w:val="none" w:sz="0" w:space="0" w:color="auto"/>
            <w:right w:val="none" w:sz="0" w:space="0" w:color="auto"/>
          </w:divBdr>
        </w:div>
        <w:div w:id="31394266">
          <w:marLeft w:val="640"/>
          <w:marRight w:val="0"/>
          <w:marTop w:val="0"/>
          <w:marBottom w:val="0"/>
          <w:divBdr>
            <w:top w:val="none" w:sz="0" w:space="0" w:color="auto"/>
            <w:left w:val="none" w:sz="0" w:space="0" w:color="auto"/>
            <w:bottom w:val="none" w:sz="0" w:space="0" w:color="auto"/>
            <w:right w:val="none" w:sz="0" w:space="0" w:color="auto"/>
          </w:divBdr>
        </w:div>
        <w:div w:id="1121993736">
          <w:marLeft w:val="640"/>
          <w:marRight w:val="0"/>
          <w:marTop w:val="0"/>
          <w:marBottom w:val="0"/>
          <w:divBdr>
            <w:top w:val="none" w:sz="0" w:space="0" w:color="auto"/>
            <w:left w:val="none" w:sz="0" w:space="0" w:color="auto"/>
            <w:bottom w:val="none" w:sz="0" w:space="0" w:color="auto"/>
            <w:right w:val="none" w:sz="0" w:space="0" w:color="auto"/>
          </w:divBdr>
        </w:div>
        <w:div w:id="1194152767">
          <w:marLeft w:val="640"/>
          <w:marRight w:val="0"/>
          <w:marTop w:val="0"/>
          <w:marBottom w:val="0"/>
          <w:divBdr>
            <w:top w:val="none" w:sz="0" w:space="0" w:color="auto"/>
            <w:left w:val="none" w:sz="0" w:space="0" w:color="auto"/>
            <w:bottom w:val="none" w:sz="0" w:space="0" w:color="auto"/>
            <w:right w:val="none" w:sz="0" w:space="0" w:color="auto"/>
          </w:divBdr>
        </w:div>
        <w:div w:id="450130876">
          <w:marLeft w:val="640"/>
          <w:marRight w:val="0"/>
          <w:marTop w:val="0"/>
          <w:marBottom w:val="0"/>
          <w:divBdr>
            <w:top w:val="none" w:sz="0" w:space="0" w:color="auto"/>
            <w:left w:val="none" w:sz="0" w:space="0" w:color="auto"/>
            <w:bottom w:val="none" w:sz="0" w:space="0" w:color="auto"/>
            <w:right w:val="none" w:sz="0" w:space="0" w:color="auto"/>
          </w:divBdr>
        </w:div>
        <w:div w:id="575626497">
          <w:marLeft w:val="640"/>
          <w:marRight w:val="0"/>
          <w:marTop w:val="0"/>
          <w:marBottom w:val="0"/>
          <w:divBdr>
            <w:top w:val="none" w:sz="0" w:space="0" w:color="auto"/>
            <w:left w:val="none" w:sz="0" w:space="0" w:color="auto"/>
            <w:bottom w:val="none" w:sz="0" w:space="0" w:color="auto"/>
            <w:right w:val="none" w:sz="0" w:space="0" w:color="auto"/>
          </w:divBdr>
        </w:div>
        <w:div w:id="227616931">
          <w:marLeft w:val="640"/>
          <w:marRight w:val="0"/>
          <w:marTop w:val="0"/>
          <w:marBottom w:val="0"/>
          <w:divBdr>
            <w:top w:val="none" w:sz="0" w:space="0" w:color="auto"/>
            <w:left w:val="none" w:sz="0" w:space="0" w:color="auto"/>
            <w:bottom w:val="none" w:sz="0" w:space="0" w:color="auto"/>
            <w:right w:val="none" w:sz="0" w:space="0" w:color="auto"/>
          </w:divBdr>
        </w:div>
        <w:div w:id="1592810454">
          <w:marLeft w:val="640"/>
          <w:marRight w:val="0"/>
          <w:marTop w:val="0"/>
          <w:marBottom w:val="0"/>
          <w:divBdr>
            <w:top w:val="none" w:sz="0" w:space="0" w:color="auto"/>
            <w:left w:val="none" w:sz="0" w:space="0" w:color="auto"/>
            <w:bottom w:val="none" w:sz="0" w:space="0" w:color="auto"/>
            <w:right w:val="none" w:sz="0" w:space="0" w:color="auto"/>
          </w:divBdr>
        </w:div>
        <w:div w:id="152769613">
          <w:marLeft w:val="640"/>
          <w:marRight w:val="0"/>
          <w:marTop w:val="0"/>
          <w:marBottom w:val="0"/>
          <w:divBdr>
            <w:top w:val="none" w:sz="0" w:space="0" w:color="auto"/>
            <w:left w:val="none" w:sz="0" w:space="0" w:color="auto"/>
            <w:bottom w:val="none" w:sz="0" w:space="0" w:color="auto"/>
            <w:right w:val="none" w:sz="0" w:space="0" w:color="auto"/>
          </w:divBdr>
        </w:div>
        <w:div w:id="1574967595">
          <w:marLeft w:val="640"/>
          <w:marRight w:val="0"/>
          <w:marTop w:val="0"/>
          <w:marBottom w:val="0"/>
          <w:divBdr>
            <w:top w:val="none" w:sz="0" w:space="0" w:color="auto"/>
            <w:left w:val="none" w:sz="0" w:space="0" w:color="auto"/>
            <w:bottom w:val="none" w:sz="0" w:space="0" w:color="auto"/>
            <w:right w:val="none" w:sz="0" w:space="0" w:color="auto"/>
          </w:divBdr>
        </w:div>
        <w:div w:id="707340217">
          <w:marLeft w:val="640"/>
          <w:marRight w:val="0"/>
          <w:marTop w:val="0"/>
          <w:marBottom w:val="0"/>
          <w:divBdr>
            <w:top w:val="none" w:sz="0" w:space="0" w:color="auto"/>
            <w:left w:val="none" w:sz="0" w:space="0" w:color="auto"/>
            <w:bottom w:val="none" w:sz="0" w:space="0" w:color="auto"/>
            <w:right w:val="none" w:sz="0" w:space="0" w:color="auto"/>
          </w:divBdr>
        </w:div>
        <w:div w:id="811603526">
          <w:marLeft w:val="640"/>
          <w:marRight w:val="0"/>
          <w:marTop w:val="0"/>
          <w:marBottom w:val="0"/>
          <w:divBdr>
            <w:top w:val="none" w:sz="0" w:space="0" w:color="auto"/>
            <w:left w:val="none" w:sz="0" w:space="0" w:color="auto"/>
            <w:bottom w:val="none" w:sz="0" w:space="0" w:color="auto"/>
            <w:right w:val="none" w:sz="0" w:space="0" w:color="auto"/>
          </w:divBdr>
        </w:div>
        <w:div w:id="1403677772">
          <w:marLeft w:val="640"/>
          <w:marRight w:val="0"/>
          <w:marTop w:val="0"/>
          <w:marBottom w:val="0"/>
          <w:divBdr>
            <w:top w:val="none" w:sz="0" w:space="0" w:color="auto"/>
            <w:left w:val="none" w:sz="0" w:space="0" w:color="auto"/>
            <w:bottom w:val="none" w:sz="0" w:space="0" w:color="auto"/>
            <w:right w:val="none" w:sz="0" w:space="0" w:color="auto"/>
          </w:divBdr>
        </w:div>
        <w:div w:id="1680234251">
          <w:marLeft w:val="640"/>
          <w:marRight w:val="0"/>
          <w:marTop w:val="0"/>
          <w:marBottom w:val="0"/>
          <w:divBdr>
            <w:top w:val="none" w:sz="0" w:space="0" w:color="auto"/>
            <w:left w:val="none" w:sz="0" w:space="0" w:color="auto"/>
            <w:bottom w:val="none" w:sz="0" w:space="0" w:color="auto"/>
            <w:right w:val="none" w:sz="0" w:space="0" w:color="auto"/>
          </w:divBdr>
        </w:div>
        <w:div w:id="1055399249">
          <w:marLeft w:val="640"/>
          <w:marRight w:val="0"/>
          <w:marTop w:val="0"/>
          <w:marBottom w:val="0"/>
          <w:divBdr>
            <w:top w:val="none" w:sz="0" w:space="0" w:color="auto"/>
            <w:left w:val="none" w:sz="0" w:space="0" w:color="auto"/>
            <w:bottom w:val="none" w:sz="0" w:space="0" w:color="auto"/>
            <w:right w:val="none" w:sz="0" w:space="0" w:color="auto"/>
          </w:divBdr>
        </w:div>
        <w:div w:id="101070329">
          <w:marLeft w:val="640"/>
          <w:marRight w:val="0"/>
          <w:marTop w:val="0"/>
          <w:marBottom w:val="0"/>
          <w:divBdr>
            <w:top w:val="none" w:sz="0" w:space="0" w:color="auto"/>
            <w:left w:val="none" w:sz="0" w:space="0" w:color="auto"/>
            <w:bottom w:val="none" w:sz="0" w:space="0" w:color="auto"/>
            <w:right w:val="none" w:sz="0" w:space="0" w:color="auto"/>
          </w:divBdr>
        </w:div>
        <w:div w:id="1121995831">
          <w:marLeft w:val="640"/>
          <w:marRight w:val="0"/>
          <w:marTop w:val="0"/>
          <w:marBottom w:val="0"/>
          <w:divBdr>
            <w:top w:val="none" w:sz="0" w:space="0" w:color="auto"/>
            <w:left w:val="none" w:sz="0" w:space="0" w:color="auto"/>
            <w:bottom w:val="none" w:sz="0" w:space="0" w:color="auto"/>
            <w:right w:val="none" w:sz="0" w:space="0" w:color="auto"/>
          </w:divBdr>
        </w:div>
        <w:div w:id="1329939763">
          <w:marLeft w:val="640"/>
          <w:marRight w:val="0"/>
          <w:marTop w:val="0"/>
          <w:marBottom w:val="0"/>
          <w:divBdr>
            <w:top w:val="none" w:sz="0" w:space="0" w:color="auto"/>
            <w:left w:val="none" w:sz="0" w:space="0" w:color="auto"/>
            <w:bottom w:val="none" w:sz="0" w:space="0" w:color="auto"/>
            <w:right w:val="none" w:sz="0" w:space="0" w:color="auto"/>
          </w:divBdr>
        </w:div>
        <w:div w:id="1859998422">
          <w:marLeft w:val="640"/>
          <w:marRight w:val="0"/>
          <w:marTop w:val="0"/>
          <w:marBottom w:val="0"/>
          <w:divBdr>
            <w:top w:val="none" w:sz="0" w:space="0" w:color="auto"/>
            <w:left w:val="none" w:sz="0" w:space="0" w:color="auto"/>
            <w:bottom w:val="none" w:sz="0" w:space="0" w:color="auto"/>
            <w:right w:val="none" w:sz="0" w:space="0" w:color="auto"/>
          </w:divBdr>
        </w:div>
        <w:div w:id="172887154">
          <w:marLeft w:val="640"/>
          <w:marRight w:val="0"/>
          <w:marTop w:val="0"/>
          <w:marBottom w:val="0"/>
          <w:divBdr>
            <w:top w:val="none" w:sz="0" w:space="0" w:color="auto"/>
            <w:left w:val="none" w:sz="0" w:space="0" w:color="auto"/>
            <w:bottom w:val="none" w:sz="0" w:space="0" w:color="auto"/>
            <w:right w:val="none" w:sz="0" w:space="0" w:color="auto"/>
          </w:divBdr>
        </w:div>
        <w:div w:id="1806317226">
          <w:marLeft w:val="640"/>
          <w:marRight w:val="0"/>
          <w:marTop w:val="0"/>
          <w:marBottom w:val="0"/>
          <w:divBdr>
            <w:top w:val="none" w:sz="0" w:space="0" w:color="auto"/>
            <w:left w:val="none" w:sz="0" w:space="0" w:color="auto"/>
            <w:bottom w:val="none" w:sz="0" w:space="0" w:color="auto"/>
            <w:right w:val="none" w:sz="0" w:space="0" w:color="auto"/>
          </w:divBdr>
        </w:div>
        <w:div w:id="1179933393">
          <w:marLeft w:val="640"/>
          <w:marRight w:val="0"/>
          <w:marTop w:val="0"/>
          <w:marBottom w:val="0"/>
          <w:divBdr>
            <w:top w:val="none" w:sz="0" w:space="0" w:color="auto"/>
            <w:left w:val="none" w:sz="0" w:space="0" w:color="auto"/>
            <w:bottom w:val="none" w:sz="0" w:space="0" w:color="auto"/>
            <w:right w:val="none" w:sz="0" w:space="0" w:color="auto"/>
          </w:divBdr>
        </w:div>
        <w:div w:id="340551262">
          <w:marLeft w:val="640"/>
          <w:marRight w:val="0"/>
          <w:marTop w:val="0"/>
          <w:marBottom w:val="0"/>
          <w:divBdr>
            <w:top w:val="none" w:sz="0" w:space="0" w:color="auto"/>
            <w:left w:val="none" w:sz="0" w:space="0" w:color="auto"/>
            <w:bottom w:val="none" w:sz="0" w:space="0" w:color="auto"/>
            <w:right w:val="none" w:sz="0" w:space="0" w:color="auto"/>
          </w:divBdr>
        </w:div>
        <w:div w:id="2010012987">
          <w:marLeft w:val="640"/>
          <w:marRight w:val="0"/>
          <w:marTop w:val="0"/>
          <w:marBottom w:val="0"/>
          <w:divBdr>
            <w:top w:val="none" w:sz="0" w:space="0" w:color="auto"/>
            <w:left w:val="none" w:sz="0" w:space="0" w:color="auto"/>
            <w:bottom w:val="none" w:sz="0" w:space="0" w:color="auto"/>
            <w:right w:val="none" w:sz="0" w:space="0" w:color="auto"/>
          </w:divBdr>
        </w:div>
        <w:div w:id="2012682907">
          <w:marLeft w:val="640"/>
          <w:marRight w:val="0"/>
          <w:marTop w:val="0"/>
          <w:marBottom w:val="0"/>
          <w:divBdr>
            <w:top w:val="none" w:sz="0" w:space="0" w:color="auto"/>
            <w:left w:val="none" w:sz="0" w:space="0" w:color="auto"/>
            <w:bottom w:val="none" w:sz="0" w:space="0" w:color="auto"/>
            <w:right w:val="none" w:sz="0" w:space="0" w:color="auto"/>
          </w:divBdr>
        </w:div>
        <w:div w:id="269817739">
          <w:marLeft w:val="640"/>
          <w:marRight w:val="0"/>
          <w:marTop w:val="0"/>
          <w:marBottom w:val="0"/>
          <w:divBdr>
            <w:top w:val="none" w:sz="0" w:space="0" w:color="auto"/>
            <w:left w:val="none" w:sz="0" w:space="0" w:color="auto"/>
            <w:bottom w:val="none" w:sz="0" w:space="0" w:color="auto"/>
            <w:right w:val="none" w:sz="0" w:space="0" w:color="auto"/>
          </w:divBdr>
        </w:div>
        <w:div w:id="2020965861">
          <w:marLeft w:val="640"/>
          <w:marRight w:val="0"/>
          <w:marTop w:val="0"/>
          <w:marBottom w:val="0"/>
          <w:divBdr>
            <w:top w:val="none" w:sz="0" w:space="0" w:color="auto"/>
            <w:left w:val="none" w:sz="0" w:space="0" w:color="auto"/>
            <w:bottom w:val="none" w:sz="0" w:space="0" w:color="auto"/>
            <w:right w:val="none" w:sz="0" w:space="0" w:color="auto"/>
          </w:divBdr>
        </w:div>
        <w:div w:id="288975616">
          <w:marLeft w:val="640"/>
          <w:marRight w:val="0"/>
          <w:marTop w:val="0"/>
          <w:marBottom w:val="0"/>
          <w:divBdr>
            <w:top w:val="none" w:sz="0" w:space="0" w:color="auto"/>
            <w:left w:val="none" w:sz="0" w:space="0" w:color="auto"/>
            <w:bottom w:val="none" w:sz="0" w:space="0" w:color="auto"/>
            <w:right w:val="none" w:sz="0" w:space="0" w:color="auto"/>
          </w:divBdr>
        </w:div>
        <w:div w:id="1093235778">
          <w:marLeft w:val="640"/>
          <w:marRight w:val="0"/>
          <w:marTop w:val="0"/>
          <w:marBottom w:val="0"/>
          <w:divBdr>
            <w:top w:val="none" w:sz="0" w:space="0" w:color="auto"/>
            <w:left w:val="none" w:sz="0" w:space="0" w:color="auto"/>
            <w:bottom w:val="none" w:sz="0" w:space="0" w:color="auto"/>
            <w:right w:val="none" w:sz="0" w:space="0" w:color="auto"/>
          </w:divBdr>
        </w:div>
        <w:div w:id="1036931209">
          <w:marLeft w:val="640"/>
          <w:marRight w:val="0"/>
          <w:marTop w:val="0"/>
          <w:marBottom w:val="0"/>
          <w:divBdr>
            <w:top w:val="none" w:sz="0" w:space="0" w:color="auto"/>
            <w:left w:val="none" w:sz="0" w:space="0" w:color="auto"/>
            <w:bottom w:val="none" w:sz="0" w:space="0" w:color="auto"/>
            <w:right w:val="none" w:sz="0" w:space="0" w:color="auto"/>
          </w:divBdr>
        </w:div>
        <w:div w:id="1835104851">
          <w:marLeft w:val="640"/>
          <w:marRight w:val="0"/>
          <w:marTop w:val="0"/>
          <w:marBottom w:val="0"/>
          <w:divBdr>
            <w:top w:val="none" w:sz="0" w:space="0" w:color="auto"/>
            <w:left w:val="none" w:sz="0" w:space="0" w:color="auto"/>
            <w:bottom w:val="none" w:sz="0" w:space="0" w:color="auto"/>
            <w:right w:val="none" w:sz="0" w:space="0" w:color="auto"/>
          </w:divBdr>
        </w:div>
        <w:div w:id="917592814">
          <w:marLeft w:val="640"/>
          <w:marRight w:val="0"/>
          <w:marTop w:val="0"/>
          <w:marBottom w:val="0"/>
          <w:divBdr>
            <w:top w:val="none" w:sz="0" w:space="0" w:color="auto"/>
            <w:left w:val="none" w:sz="0" w:space="0" w:color="auto"/>
            <w:bottom w:val="none" w:sz="0" w:space="0" w:color="auto"/>
            <w:right w:val="none" w:sz="0" w:space="0" w:color="auto"/>
          </w:divBdr>
        </w:div>
        <w:div w:id="306785320">
          <w:marLeft w:val="640"/>
          <w:marRight w:val="0"/>
          <w:marTop w:val="0"/>
          <w:marBottom w:val="0"/>
          <w:divBdr>
            <w:top w:val="none" w:sz="0" w:space="0" w:color="auto"/>
            <w:left w:val="none" w:sz="0" w:space="0" w:color="auto"/>
            <w:bottom w:val="none" w:sz="0" w:space="0" w:color="auto"/>
            <w:right w:val="none" w:sz="0" w:space="0" w:color="auto"/>
          </w:divBdr>
        </w:div>
        <w:div w:id="1881627893">
          <w:marLeft w:val="640"/>
          <w:marRight w:val="0"/>
          <w:marTop w:val="0"/>
          <w:marBottom w:val="0"/>
          <w:divBdr>
            <w:top w:val="none" w:sz="0" w:space="0" w:color="auto"/>
            <w:left w:val="none" w:sz="0" w:space="0" w:color="auto"/>
            <w:bottom w:val="none" w:sz="0" w:space="0" w:color="auto"/>
            <w:right w:val="none" w:sz="0" w:space="0" w:color="auto"/>
          </w:divBdr>
        </w:div>
        <w:div w:id="1341079440">
          <w:marLeft w:val="640"/>
          <w:marRight w:val="0"/>
          <w:marTop w:val="0"/>
          <w:marBottom w:val="0"/>
          <w:divBdr>
            <w:top w:val="none" w:sz="0" w:space="0" w:color="auto"/>
            <w:left w:val="none" w:sz="0" w:space="0" w:color="auto"/>
            <w:bottom w:val="none" w:sz="0" w:space="0" w:color="auto"/>
            <w:right w:val="none" w:sz="0" w:space="0" w:color="auto"/>
          </w:divBdr>
        </w:div>
        <w:div w:id="117839013">
          <w:marLeft w:val="640"/>
          <w:marRight w:val="0"/>
          <w:marTop w:val="0"/>
          <w:marBottom w:val="0"/>
          <w:divBdr>
            <w:top w:val="none" w:sz="0" w:space="0" w:color="auto"/>
            <w:left w:val="none" w:sz="0" w:space="0" w:color="auto"/>
            <w:bottom w:val="none" w:sz="0" w:space="0" w:color="auto"/>
            <w:right w:val="none" w:sz="0" w:space="0" w:color="auto"/>
          </w:divBdr>
        </w:div>
        <w:div w:id="1941791434">
          <w:marLeft w:val="640"/>
          <w:marRight w:val="0"/>
          <w:marTop w:val="0"/>
          <w:marBottom w:val="0"/>
          <w:divBdr>
            <w:top w:val="none" w:sz="0" w:space="0" w:color="auto"/>
            <w:left w:val="none" w:sz="0" w:space="0" w:color="auto"/>
            <w:bottom w:val="none" w:sz="0" w:space="0" w:color="auto"/>
            <w:right w:val="none" w:sz="0" w:space="0" w:color="auto"/>
          </w:divBdr>
        </w:div>
        <w:div w:id="672489343">
          <w:marLeft w:val="640"/>
          <w:marRight w:val="0"/>
          <w:marTop w:val="0"/>
          <w:marBottom w:val="0"/>
          <w:divBdr>
            <w:top w:val="none" w:sz="0" w:space="0" w:color="auto"/>
            <w:left w:val="none" w:sz="0" w:space="0" w:color="auto"/>
            <w:bottom w:val="none" w:sz="0" w:space="0" w:color="auto"/>
            <w:right w:val="none" w:sz="0" w:space="0" w:color="auto"/>
          </w:divBdr>
        </w:div>
        <w:div w:id="403262797">
          <w:marLeft w:val="640"/>
          <w:marRight w:val="0"/>
          <w:marTop w:val="0"/>
          <w:marBottom w:val="0"/>
          <w:divBdr>
            <w:top w:val="none" w:sz="0" w:space="0" w:color="auto"/>
            <w:left w:val="none" w:sz="0" w:space="0" w:color="auto"/>
            <w:bottom w:val="none" w:sz="0" w:space="0" w:color="auto"/>
            <w:right w:val="none" w:sz="0" w:space="0" w:color="auto"/>
          </w:divBdr>
        </w:div>
        <w:div w:id="2096243866">
          <w:marLeft w:val="640"/>
          <w:marRight w:val="0"/>
          <w:marTop w:val="0"/>
          <w:marBottom w:val="0"/>
          <w:divBdr>
            <w:top w:val="none" w:sz="0" w:space="0" w:color="auto"/>
            <w:left w:val="none" w:sz="0" w:space="0" w:color="auto"/>
            <w:bottom w:val="none" w:sz="0" w:space="0" w:color="auto"/>
            <w:right w:val="none" w:sz="0" w:space="0" w:color="auto"/>
          </w:divBdr>
        </w:div>
        <w:div w:id="1926574047">
          <w:marLeft w:val="640"/>
          <w:marRight w:val="0"/>
          <w:marTop w:val="0"/>
          <w:marBottom w:val="0"/>
          <w:divBdr>
            <w:top w:val="none" w:sz="0" w:space="0" w:color="auto"/>
            <w:left w:val="none" w:sz="0" w:space="0" w:color="auto"/>
            <w:bottom w:val="none" w:sz="0" w:space="0" w:color="auto"/>
            <w:right w:val="none" w:sz="0" w:space="0" w:color="auto"/>
          </w:divBdr>
        </w:div>
        <w:div w:id="740716972">
          <w:marLeft w:val="640"/>
          <w:marRight w:val="0"/>
          <w:marTop w:val="0"/>
          <w:marBottom w:val="0"/>
          <w:divBdr>
            <w:top w:val="none" w:sz="0" w:space="0" w:color="auto"/>
            <w:left w:val="none" w:sz="0" w:space="0" w:color="auto"/>
            <w:bottom w:val="none" w:sz="0" w:space="0" w:color="auto"/>
            <w:right w:val="none" w:sz="0" w:space="0" w:color="auto"/>
          </w:divBdr>
        </w:div>
        <w:div w:id="1172986710">
          <w:marLeft w:val="640"/>
          <w:marRight w:val="0"/>
          <w:marTop w:val="0"/>
          <w:marBottom w:val="0"/>
          <w:divBdr>
            <w:top w:val="none" w:sz="0" w:space="0" w:color="auto"/>
            <w:left w:val="none" w:sz="0" w:space="0" w:color="auto"/>
            <w:bottom w:val="none" w:sz="0" w:space="0" w:color="auto"/>
            <w:right w:val="none" w:sz="0" w:space="0" w:color="auto"/>
          </w:divBdr>
        </w:div>
        <w:div w:id="1050375807">
          <w:marLeft w:val="640"/>
          <w:marRight w:val="0"/>
          <w:marTop w:val="0"/>
          <w:marBottom w:val="0"/>
          <w:divBdr>
            <w:top w:val="none" w:sz="0" w:space="0" w:color="auto"/>
            <w:left w:val="none" w:sz="0" w:space="0" w:color="auto"/>
            <w:bottom w:val="none" w:sz="0" w:space="0" w:color="auto"/>
            <w:right w:val="none" w:sz="0" w:space="0" w:color="auto"/>
          </w:divBdr>
        </w:div>
        <w:div w:id="1423720245">
          <w:marLeft w:val="640"/>
          <w:marRight w:val="0"/>
          <w:marTop w:val="0"/>
          <w:marBottom w:val="0"/>
          <w:divBdr>
            <w:top w:val="none" w:sz="0" w:space="0" w:color="auto"/>
            <w:left w:val="none" w:sz="0" w:space="0" w:color="auto"/>
            <w:bottom w:val="none" w:sz="0" w:space="0" w:color="auto"/>
            <w:right w:val="none" w:sz="0" w:space="0" w:color="auto"/>
          </w:divBdr>
        </w:div>
        <w:div w:id="698698150">
          <w:marLeft w:val="640"/>
          <w:marRight w:val="0"/>
          <w:marTop w:val="0"/>
          <w:marBottom w:val="0"/>
          <w:divBdr>
            <w:top w:val="none" w:sz="0" w:space="0" w:color="auto"/>
            <w:left w:val="none" w:sz="0" w:space="0" w:color="auto"/>
            <w:bottom w:val="none" w:sz="0" w:space="0" w:color="auto"/>
            <w:right w:val="none" w:sz="0" w:space="0" w:color="auto"/>
          </w:divBdr>
        </w:div>
        <w:div w:id="587158628">
          <w:marLeft w:val="640"/>
          <w:marRight w:val="0"/>
          <w:marTop w:val="0"/>
          <w:marBottom w:val="0"/>
          <w:divBdr>
            <w:top w:val="none" w:sz="0" w:space="0" w:color="auto"/>
            <w:left w:val="none" w:sz="0" w:space="0" w:color="auto"/>
            <w:bottom w:val="none" w:sz="0" w:space="0" w:color="auto"/>
            <w:right w:val="none" w:sz="0" w:space="0" w:color="auto"/>
          </w:divBdr>
        </w:div>
        <w:div w:id="694162001">
          <w:marLeft w:val="640"/>
          <w:marRight w:val="0"/>
          <w:marTop w:val="0"/>
          <w:marBottom w:val="0"/>
          <w:divBdr>
            <w:top w:val="none" w:sz="0" w:space="0" w:color="auto"/>
            <w:left w:val="none" w:sz="0" w:space="0" w:color="auto"/>
            <w:bottom w:val="none" w:sz="0" w:space="0" w:color="auto"/>
            <w:right w:val="none" w:sz="0" w:space="0" w:color="auto"/>
          </w:divBdr>
        </w:div>
        <w:div w:id="329675116">
          <w:marLeft w:val="640"/>
          <w:marRight w:val="0"/>
          <w:marTop w:val="0"/>
          <w:marBottom w:val="0"/>
          <w:divBdr>
            <w:top w:val="none" w:sz="0" w:space="0" w:color="auto"/>
            <w:left w:val="none" w:sz="0" w:space="0" w:color="auto"/>
            <w:bottom w:val="none" w:sz="0" w:space="0" w:color="auto"/>
            <w:right w:val="none" w:sz="0" w:space="0" w:color="auto"/>
          </w:divBdr>
        </w:div>
        <w:div w:id="623539677">
          <w:marLeft w:val="640"/>
          <w:marRight w:val="0"/>
          <w:marTop w:val="0"/>
          <w:marBottom w:val="0"/>
          <w:divBdr>
            <w:top w:val="none" w:sz="0" w:space="0" w:color="auto"/>
            <w:left w:val="none" w:sz="0" w:space="0" w:color="auto"/>
            <w:bottom w:val="none" w:sz="0" w:space="0" w:color="auto"/>
            <w:right w:val="none" w:sz="0" w:space="0" w:color="auto"/>
          </w:divBdr>
        </w:div>
        <w:div w:id="1154907181">
          <w:marLeft w:val="640"/>
          <w:marRight w:val="0"/>
          <w:marTop w:val="0"/>
          <w:marBottom w:val="0"/>
          <w:divBdr>
            <w:top w:val="none" w:sz="0" w:space="0" w:color="auto"/>
            <w:left w:val="none" w:sz="0" w:space="0" w:color="auto"/>
            <w:bottom w:val="none" w:sz="0" w:space="0" w:color="auto"/>
            <w:right w:val="none" w:sz="0" w:space="0" w:color="auto"/>
          </w:divBdr>
        </w:div>
        <w:div w:id="288632006">
          <w:marLeft w:val="640"/>
          <w:marRight w:val="0"/>
          <w:marTop w:val="0"/>
          <w:marBottom w:val="0"/>
          <w:divBdr>
            <w:top w:val="none" w:sz="0" w:space="0" w:color="auto"/>
            <w:left w:val="none" w:sz="0" w:space="0" w:color="auto"/>
            <w:bottom w:val="none" w:sz="0" w:space="0" w:color="auto"/>
            <w:right w:val="none" w:sz="0" w:space="0" w:color="auto"/>
          </w:divBdr>
        </w:div>
        <w:div w:id="80223654">
          <w:marLeft w:val="640"/>
          <w:marRight w:val="0"/>
          <w:marTop w:val="0"/>
          <w:marBottom w:val="0"/>
          <w:divBdr>
            <w:top w:val="none" w:sz="0" w:space="0" w:color="auto"/>
            <w:left w:val="none" w:sz="0" w:space="0" w:color="auto"/>
            <w:bottom w:val="none" w:sz="0" w:space="0" w:color="auto"/>
            <w:right w:val="none" w:sz="0" w:space="0" w:color="auto"/>
          </w:divBdr>
        </w:div>
        <w:div w:id="1264340857">
          <w:marLeft w:val="640"/>
          <w:marRight w:val="0"/>
          <w:marTop w:val="0"/>
          <w:marBottom w:val="0"/>
          <w:divBdr>
            <w:top w:val="none" w:sz="0" w:space="0" w:color="auto"/>
            <w:left w:val="none" w:sz="0" w:space="0" w:color="auto"/>
            <w:bottom w:val="none" w:sz="0" w:space="0" w:color="auto"/>
            <w:right w:val="none" w:sz="0" w:space="0" w:color="auto"/>
          </w:divBdr>
        </w:div>
        <w:div w:id="1034044226">
          <w:marLeft w:val="640"/>
          <w:marRight w:val="0"/>
          <w:marTop w:val="0"/>
          <w:marBottom w:val="0"/>
          <w:divBdr>
            <w:top w:val="none" w:sz="0" w:space="0" w:color="auto"/>
            <w:left w:val="none" w:sz="0" w:space="0" w:color="auto"/>
            <w:bottom w:val="none" w:sz="0" w:space="0" w:color="auto"/>
            <w:right w:val="none" w:sz="0" w:space="0" w:color="auto"/>
          </w:divBdr>
        </w:div>
        <w:div w:id="1066997842">
          <w:marLeft w:val="640"/>
          <w:marRight w:val="0"/>
          <w:marTop w:val="0"/>
          <w:marBottom w:val="0"/>
          <w:divBdr>
            <w:top w:val="none" w:sz="0" w:space="0" w:color="auto"/>
            <w:left w:val="none" w:sz="0" w:space="0" w:color="auto"/>
            <w:bottom w:val="none" w:sz="0" w:space="0" w:color="auto"/>
            <w:right w:val="none" w:sz="0" w:space="0" w:color="auto"/>
          </w:divBdr>
        </w:div>
        <w:div w:id="1423255942">
          <w:marLeft w:val="640"/>
          <w:marRight w:val="0"/>
          <w:marTop w:val="0"/>
          <w:marBottom w:val="0"/>
          <w:divBdr>
            <w:top w:val="none" w:sz="0" w:space="0" w:color="auto"/>
            <w:left w:val="none" w:sz="0" w:space="0" w:color="auto"/>
            <w:bottom w:val="none" w:sz="0" w:space="0" w:color="auto"/>
            <w:right w:val="none" w:sz="0" w:space="0" w:color="auto"/>
          </w:divBdr>
        </w:div>
        <w:div w:id="921334410">
          <w:marLeft w:val="640"/>
          <w:marRight w:val="0"/>
          <w:marTop w:val="0"/>
          <w:marBottom w:val="0"/>
          <w:divBdr>
            <w:top w:val="none" w:sz="0" w:space="0" w:color="auto"/>
            <w:left w:val="none" w:sz="0" w:space="0" w:color="auto"/>
            <w:bottom w:val="none" w:sz="0" w:space="0" w:color="auto"/>
            <w:right w:val="none" w:sz="0" w:space="0" w:color="auto"/>
          </w:divBdr>
        </w:div>
        <w:div w:id="2041320288">
          <w:marLeft w:val="640"/>
          <w:marRight w:val="0"/>
          <w:marTop w:val="0"/>
          <w:marBottom w:val="0"/>
          <w:divBdr>
            <w:top w:val="none" w:sz="0" w:space="0" w:color="auto"/>
            <w:left w:val="none" w:sz="0" w:space="0" w:color="auto"/>
            <w:bottom w:val="none" w:sz="0" w:space="0" w:color="auto"/>
            <w:right w:val="none" w:sz="0" w:space="0" w:color="auto"/>
          </w:divBdr>
        </w:div>
        <w:div w:id="1438406298">
          <w:marLeft w:val="640"/>
          <w:marRight w:val="0"/>
          <w:marTop w:val="0"/>
          <w:marBottom w:val="0"/>
          <w:divBdr>
            <w:top w:val="none" w:sz="0" w:space="0" w:color="auto"/>
            <w:left w:val="none" w:sz="0" w:space="0" w:color="auto"/>
            <w:bottom w:val="none" w:sz="0" w:space="0" w:color="auto"/>
            <w:right w:val="none" w:sz="0" w:space="0" w:color="auto"/>
          </w:divBdr>
        </w:div>
        <w:div w:id="1949967153">
          <w:marLeft w:val="640"/>
          <w:marRight w:val="0"/>
          <w:marTop w:val="0"/>
          <w:marBottom w:val="0"/>
          <w:divBdr>
            <w:top w:val="none" w:sz="0" w:space="0" w:color="auto"/>
            <w:left w:val="none" w:sz="0" w:space="0" w:color="auto"/>
            <w:bottom w:val="none" w:sz="0" w:space="0" w:color="auto"/>
            <w:right w:val="none" w:sz="0" w:space="0" w:color="auto"/>
          </w:divBdr>
        </w:div>
        <w:div w:id="302733122">
          <w:marLeft w:val="640"/>
          <w:marRight w:val="0"/>
          <w:marTop w:val="0"/>
          <w:marBottom w:val="0"/>
          <w:divBdr>
            <w:top w:val="none" w:sz="0" w:space="0" w:color="auto"/>
            <w:left w:val="none" w:sz="0" w:space="0" w:color="auto"/>
            <w:bottom w:val="none" w:sz="0" w:space="0" w:color="auto"/>
            <w:right w:val="none" w:sz="0" w:space="0" w:color="auto"/>
          </w:divBdr>
        </w:div>
        <w:div w:id="257759064">
          <w:marLeft w:val="640"/>
          <w:marRight w:val="0"/>
          <w:marTop w:val="0"/>
          <w:marBottom w:val="0"/>
          <w:divBdr>
            <w:top w:val="none" w:sz="0" w:space="0" w:color="auto"/>
            <w:left w:val="none" w:sz="0" w:space="0" w:color="auto"/>
            <w:bottom w:val="none" w:sz="0" w:space="0" w:color="auto"/>
            <w:right w:val="none" w:sz="0" w:space="0" w:color="auto"/>
          </w:divBdr>
        </w:div>
        <w:div w:id="1193374454">
          <w:marLeft w:val="640"/>
          <w:marRight w:val="0"/>
          <w:marTop w:val="0"/>
          <w:marBottom w:val="0"/>
          <w:divBdr>
            <w:top w:val="none" w:sz="0" w:space="0" w:color="auto"/>
            <w:left w:val="none" w:sz="0" w:space="0" w:color="auto"/>
            <w:bottom w:val="none" w:sz="0" w:space="0" w:color="auto"/>
            <w:right w:val="none" w:sz="0" w:space="0" w:color="auto"/>
          </w:divBdr>
        </w:div>
        <w:div w:id="914510404">
          <w:marLeft w:val="640"/>
          <w:marRight w:val="0"/>
          <w:marTop w:val="0"/>
          <w:marBottom w:val="0"/>
          <w:divBdr>
            <w:top w:val="none" w:sz="0" w:space="0" w:color="auto"/>
            <w:left w:val="none" w:sz="0" w:space="0" w:color="auto"/>
            <w:bottom w:val="none" w:sz="0" w:space="0" w:color="auto"/>
            <w:right w:val="none" w:sz="0" w:space="0" w:color="auto"/>
          </w:divBdr>
        </w:div>
        <w:div w:id="1596789534">
          <w:marLeft w:val="640"/>
          <w:marRight w:val="0"/>
          <w:marTop w:val="0"/>
          <w:marBottom w:val="0"/>
          <w:divBdr>
            <w:top w:val="none" w:sz="0" w:space="0" w:color="auto"/>
            <w:left w:val="none" w:sz="0" w:space="0" w:color="auto"/>
            <w:bottom w:val="none" w:sz="0" w:space="0" w:color="auto"/>
            <w:right w:val="none" w:sz="0" w:space="0" w:color="auto"/>
          </w:divBdr>
        </w:div>
        <w:div w:id="1641417909">
          <w:marLeft w:val="640"/>
          <w:marRight w:val="0"/>
          <w:marTop w:val="0"/>
          <w:marBottom w:val="0"/>
          <w:divBdr>
            <w:top w:val="none" w:sz="0" w:space="0" w:color="auto"/>
            <w:left w:val="none" w:sz="0" w:space="0" w:color="auto"/>
            <w:bottom w:val="none" w:sz="0" w:space="0" w:color="auto"/>
            <w:right w:val="none" w:sz="0" w:space="0" w:color="auto"/>
          </w:divBdr>
        </w:div>
        <w:div w:id="786044399">
          <w:marLeft w:val="640"/>
          <w:marRight w:val="0"/>
          <w:marTop w:val="0"/>
          <w:marBottom w:val="0"/>
          <w:divBdr>
            <w:top w:val="none" w:sz="0" w:space="0" w:color="auto"/>
            <w:left w:val="none" w:sz="0" w:space="0" w:color="auto"/>
            <w:bottom w:val="none" w:sz="0" w:space="0" w:color="auto"/>
            <w:right w:val="none" w:sz="0" w:space="0" w:color="auto"/>
          </w:divBdr>
        </w:div>
        <w:div w:id="1433430008">
          <w:marLeft w:val="640"/>
          <w:marRight w:val="0"/>
          <w:marTop w:val="0"/>
          <w:marBottom w:val="0"/>
          <w:divBdr>
            <w:top w:val="none" w:sz="0" w:space="0" w:color="auto"/>
            <w:left w:val="none" w:sz="0" w:space="0" w:color="auto"/>
            <w:bottom w:val="none" w:sz="0" w:space="0" w:color="auto"/>
            <w:right w:val="none" w:sz="0" w:space="0" w:color="auto"/>
          </w:divBdr>
        </w:div>
      </w:divsChild>
    </w:div>
    <w:div w:id="86539276">
      <w:bodyDiv w:val="1"/>
      <w:marLeft w:val="0"/>
      <w:marRight w:val="0"/>
      <w:marTop w:val="0"/>
      <w:marBottom w:val="0"/>
      <w:divBdr>
        <w:top w:val="none" w:sz="0" w:space="0" w:color="auto"/>
        <w:left w:val="none" w:sz="0" w:space="0" w:color="auto"/>
        <w:bottom w:val="none" w:sz="0" w:space="0" w:color="auto"/>
        <w:right w:val="none" w:sz="0" w:space="0" w:color="auto"/>
      </w:divBdr>
      <w:divsChild>
        <w:div w:id="670569444">
          <w:marLeft w:val="640"/>
          <w:marRight w:val="0"/>
          <w:marTop w:val="0"/>
          <w:marBottom w:val="0"/>
          <w:divBdr>
            <w:top w:val="none" w:sz="0" w:space="0" w:color="auto"/>
            <w:left w:val="none" w:sz="0" w:space="0" w:color="auto"/>
            <w:bottom w:val="none" w:sz="0" w:space="0" w:color="auto"/>
            <w:right w:val="none" w:sz="0" w:space="0" w:color="auto"/>
          </w:divBdr>
        </w:div>
        <w:div w:id="25063713">
          <w:marLeft w:val="640"/>
          <w:marRight w:val="0"/>
          <w:marTop w:val="0"/>
          <w:marBottom w:val="0"/>
          <w:divBdr>
            <w:top w:val="none" w:sz="0" w:space="0" w:color="auto"/>
            <w:left w:val="none" w:sz="0" w:space="0" w:color="auto"/>
            <w:bottom w:val="none" w:sz="0" w:space="0" w:color="auto"/>
            <w:right w:val="none" w:sz="0" w:space="0" w:color="auto"/>
          </w:divBdr>
        </w:div>
        <w:div w:id="921639781">
          <w:marLeft w:val="640"/>
          <w:marRight w:val="0"/>
          <w:marTop w:val="0"/>
          <w:marBottom w:val="0"/>
          <w:divBdr>
            <w:top w:val="none" w:sz="0" w:space="0" w:color="auto"/>
            <w:left w:val="none" w:sz="0" w:space="0" w:color="auto"/>
            <w:bottom w:val="none" w:sz="0" w:space="0" w:color="auto"/>
            <w:right w:val="none" w:sz="0" w:space="0" w:color="auto"/>
          </w:divBdr>
        </w:div>
        <w:div w:id="1595236923">
          <w:marLeft w:val="640"/>
          <w:marRight w:val="0"/>
          <w:marTop w:val="0"/>
          <w:marBottom w:val="0"/>
          <w:divBdr>
            <w:top w:val="none" w:sz="0" w:space="0" w:color="auto"/>
            <w:left w:val="none" w:sz="0" w:space="0" w:color="auto"/>
            <w:bottom w:val="none" w:sz="0" w:space="0" w:color="auto"/>
            <w:right w:val="none" w:sz="0" w:space="0" w:color="auto"/>
          </w:divBdr>
        </w:div>
        <w:div w:id="1935553256">
          <w:marLeft w:val="640"/>
          <w:marRight w:val="0"/>
          <w:marTop w:val="0"/>
          <w:marBottom w:val="0"/>
          <w:divBdr>
            <w:top w:val="none" w:sz="0" w:space="0" w:color="auto"/>
            <w:left w:val="none" w:sz="0" w:space="0" w:color="auto"/>
            <w:bottom w:val="none" w:sz="0" w:space="0" w:color="auto"/>
            <w:right w:val="none" w:sz="0" w:space="0" w:color="auto"/>
          </w:divBdr>
        </w:div>
        <w:div w:id="1309895049">
          <w:marLeft w:val="640"/>
          <w:marRight w:val="0"/>
          <w:marTop w:val="0"/>
          <w:marBottom w:val="0"/>
          <w:divBdr>
            <w:top w:val="none" w:sz="0" w:space="0" w:color="auto"/>
            <w:left w:val="none" w:sz="0" w:space="0" w:color="auto"/>
            <w:bottom w:val="none" w:sz="0" w:space="0" w:color="auto"/>
            <w:right w:val="none" w:sz="0" w:space="0" w:color="auto"/>
          </w:divBdr>
        </w:div>
        <w:div w:id="824124091">
          <w:marLeft w:val="640"/>
          <w:marRight w:val="0"/>
          <w:marTop w:val="0"/>
          <w:marBottom w:val="0"/>
          <w:divBdr>
            <w:top w:val="none" w:sz="0" w:space="0" w:color="auto"/>
            <w:left w:val="none" w:sz="0" w:space="0" w:color="auto"/>
            <w:bottom w:val="none" w:sz="0" w:space="0" w:color="auto"/>
            <w:right w:val="none" w:sz="0" w:space="0" w:color="auto"/>
          </w:divBdr>
        </w:div>
        <w:div w:id="1765492819">
          <w:marLeft w:val="640"/>
          <w:marRight w:val="0"/>
          <w:marTop w:val="0"/>
          <w:marBottom w:val="0"/>
          <w:divBdr>
            <w:top w:val="none" w:sz="0" w:space="0" w:color="auto"/>
            <w:left w:val="none" w:sz="0" w:space="0" w:color="auto"/>
            <w:bottom w:val="none" w:sz="0" w:space="0" w:color="auto"/>
            <w:right w:val="none" w:sz="0" w:space="0" w:color="auto"/>
          </w:divBdr>
        </w:div>
        <w:div w:id="1891453404">
          <w:marLeft w:val="640"/>
          <w:marRight w:val="0"/>
          <w:marTop w:val="0"/>
          <w:marBottom w:val="0"/>
          <w:divBdr>
            <w:top w:val="none" w:sz="0" w:space="0" w:color="auto"/>
            <w:left w:val="none" w:sz="0" w:space="0" w:color="auto"/>
            <w:bottom w:val="none" w:sz="0" w:space="0" w:color="auto"/>
            <w:right w:val="none" w:sz="0" w:space="0" w:color="auto"/>
          </w:divBdr>
        </w:div>
        <w:div w:id="597182223">
          <w:marLeft w:val="640"/>
          <w:marRight w:val="0"/>
          <w:marTop w:val="0"/>
          <w:marBottom w:val="0"/>
          <w:divBdr>
            <w:top w:val="none" w:sz="0" w:space="0" w:color="auto"/>
            <w:left w:val="none" w:sz="0" w:space="0" w:color="auto"/>
            <w:bottom w:val="none" w:sz="0" w:space="0" w:color="auto"/>
            <w:right w:val="none" w:sz="0" w:space="0" w:color="auto"/>
          </w:divBdr>
        </w:div>
        <w:div w:id="1283414436">
          <w:marLeft w:val="640"/>
          <w:marRight w:val="0"/>
          <w:marTop w:val="0"/>
          <w:marBottom w:val="0"/>
          <w:divBdr>
            <w:top w:val="none" w:sz="0" w:space="0" w:color="auto"/>
            <w:left w:val="none" w:sz="0" w:space="0" w:color="auto"/>
            <w:bottom w:val="none" w:sz="0" w:space="0" w:color="auto"/>
            <w:right w:val="none" w:sz="0" w:space="0" w:color="auto"/>
          </w:divBdr>
        </w:div>
        <w:div w:id="1680426617">
          <w:marLeft w:val="640"/>
          <w:marRight w:val="0"/>
          <w:marTop w:val="0"/>
          <w:marBottom w:val="0"/>
          <w:divBdr>
            <w:top w:val="none" w:sz="0" w:space="0" w:color="auto"/>
            <w:left w:val="none" w:sz="0" w:space="0" w:color="auto"/>
            <w:bottom w:val="none" w:sz="0" w:space="0" w:color="auto"/>
            <w:right w:val="none" w:sz="0" w:space="0" w:color="auto"/>
          </w:divBdr>
        </w:div>
        <w:div w:id="563637333">
          <w:marLeft w:val="640"/>
          <w:marRight w:val="0"/>
          <w:marTop w:val="0"/>
          <w:marBottom w:val="0"/>
          <w:divBdr>
            <w:top w:val="none" w:sz="0" w:space="0" w:color="auto"/>
            <w:left w:val="none" w:sz="0" w:space="0" w:color="auto"/>
            <w:bottom w:val="none" w:sz="0" w:space="0" w:color="auto"/>
            <w:right w:val="none" w:sz="0" w:space="0" w:color="auto"/>
          </w:divBdr>
        </w:div>
        <w:div w:id="105584069">
          <w:marLeft w:val="640"/>
          <w:marRight w:val="0"/>
          <w:marTop w:val="0"/>
          <w:marBottom w:val="0"/>
          <w:divBdr>
            <w:top w:val="none" w:sz="0" w:space="0" w:color="auto"/>
            <w:left w:val="none" w:sz="0" w:space="0" w:color="auto"/>
            <w:bottom w:val="none" w:sz="0" w:space="0" w:color="auto"/>
            <w:right w:val="none" w:sz="0" w:space="0" w:color="auto"/>
          </w:divBdr>
        </w:div>
        <w:div w:id="372389172">
          <w:marLeft w:val="640"/>
          <w:marRight w:val="0"/>
          <w:marTop w:val="0"/>
          <w:marBottom w:val="0"/>
          <w:divBdr>
            <w:top w:val="none" w:sz="0" w:space="0" w:color="auto"/>
            <w:left w:val="none" w:sz="0" w:space="0" w:color="auto"/>
            <w:bottom w:val="none" w:sz="0" w:space="0" w:color="auto"/>
            <w:right w:val="none" w:sz="0" w:space="0" w:color="auto"/>
          </w:divBdr>
        </w:div>
        <w:div w:id="748236086">
          <w:marLeft w:val="640"/>
          <w:marRight w:val="0"/>
          <w:marTop w:val="0"/>
          <w:marBottom w:val="0"/>
          <w:divBdr>
            <w:top w:val="none" w:sz="0" w:space="0" w:color="auto"/>
            <w:left w:val="none" w:sz="0" w:space="0" w:color="auto"/>
            <w:bottom w:val="none" w:sz="0" w:space="0" w:color="auto"/>
            <w:right w:val="none" w:sz="0" w:space="0" w:color="auto"/>
          </w:divBdr>
        </w:div>
        <w:div w:id="294918839">
          <w:marLeft w:val="640"/>
          <w:marRight w:val="0"/>
          <w:marTop w:val="0"/>
          <w:marBottom w:val="0"/>
          <w:divBdr>
            <w:top w:val="none" w:sz="0" w:space="0" w:color="auto"/>
            <w:left w:val="none" w:sz="0" w:space="0" w:color="auto"/>
            <w:bottom w:val="none" w:sz="0" w:space="0" w:color="auto"/>
            <w:right w:val="none" w:sz="0" w:space="0" w:color="auto"/>
          </w:divBdr>
        </w:div>
        <w:div w:id="1009020821">
          <w:marLeft w:val="640"/>
          <w:marRight w:val="0"/>
          <w:marTop w:val="0"/>
          <w:marBottom w:val="0"/>
          <w:divBdr>
            <w:top w:val="none" w:sz="0" w:space="0" w:color="auto"/>
            <w:left w:val="none" w:sz="0" w:space="0" w:color="auto"/>
            <w:bottom w:val="none" w:sz="0" w:space="0" w:color="auto"/>
            <w:right w:val="none" w:sz="0" w:space="0" w:color="auto"/>
          </w:divBdr>
        </w:div>
        <w:div w:id="1727681706">
          <w:marLeft w:val="640"/>
          <w:marRight w:val="0"/>
          <w:marTop w:val="0"/>
          <w:marBottom w:val="0"/>
          <w:divBdr>
            <w:top w:val="none" w:sz="0" w:space="0" w:color="auto"/>
            <w:left w:val="none" w:sz="0" w:space="0" w:color="auto"/>
            <w:bottom w:val="none" w:sz="0" w:space="0" w:color="auto"/>
            <w:right w:val="none" w:sz="0" w:space="0" w:color="auto"/>
          </w:divBdr>
        </w:div>
        <w:div w:id="810682682">
          <w:marLeft w:val="640"/>
          <w:marRight w:val="0"/>
          <w:marTop w:val="0"/>
          <w:marBottom w:val="0"/>
          <w:divBdr>
            <w:top w:val="none" w:sz="0" w:space="0" w:color="auto"/>
            <w:left w:val="none" w:sz="0" w:space="0" w:color="auto"/>
            <w:bottom w:val="none" w:sz="0" w:space="0" w:color="auto"/>
            <w:right w:val="none" w:sz="0" w:space="0" w:color="auto"/>
          </w:divBdr>
        </w:div>
        <w:div w:id="1732918367">
          <w:marLeft w:val="640"/>
          <w:marRight w:val="0"/>
          <w:marTop w:val="0"/>
          <w:marBottom w:val="0"/>
          <w:divBdr>
            <w:top w:val="none" w:sz="0" w:space="0" w:color="auto"/>
            <w:left w:val="none" w:sz="0" w:space="0" w:color="auto"/>
            <w:bottom w:val="none" w:sz="0" w:space="0" w:color="auto"/>
            <w:right w:val="none" w:sz="0" w:space="0" w:color="auto"/>
          </w:divBdr>
        </w:div>
        <w:div w:id="1241326463">
          <w:marLeft w:val="640"/>
          <w:marRight w:val="0"/>
          <w:marTop w:val="0"/>
          <w:marBottom w:val="0"/>
          <w:divBdr>
            <w:top w:val="none" w:sz="0" w:space="0" w:color="auto"/>
            <w:left w:val="none" w:sz="0" w:space="0" w:color="auto"/>
            <w:bottom w:val="none" w:sz="0" w:space="0" w:color="auto"/>
            <w:right w:val="none" w:sz="0" w:space="0" w:color="auto"/>
          </w:divBdr>
        </w:div>
        <w:div w:id="801312117">
          <w:marLeft w:val="640"/>
          <w:marRight w:val="0"/>
          <w:marTop w:val="0"/>
          <w:marBottom w:val="0"/>
          <w:divBdr>
            <w:top w:val="none" w:sz="0" w:space="0" w:color="auto"/>
            <w:left w:val="none" w:sz="0" w:space="0" w:color="auto"/>
            <w:bottom w:val="none" w:sz="0" w:space="0" w:color="auto"/>
            <w:right w:val="none" w:sz="0" w:space="0" w:color="auto"/>
          </w:divBdr>
        </w:div>
        <w:div w:id="1486899767">
          <w:marLeft w:val="640"/>
          <w:marRight w:val="0"/>
          <w:marTop w:val="0"/>
          <w:marBottom w:val="0"/>
          <w:divBdr>
            <w:top w:val="none" w:sz="0" w:space="0" w:color="auto"/>
            <w:left w:val="none" w:sz="0" w:space="0" w:color="auto"/>
            <w:bottom w:val="none" w:sz="0" w:space="0" w:color="auto"/>
            <w:right w:val="none" w:sz="0" w:space="0" w:color="auto"/>
          </w:divBdr>
        </w:div>
        <w:div w:id="917907398">
          <w:marLeft w:val="640"/>
          <w:marRight w:val="0"/>
          <w:marTop w:val="0"/>
          <w:marBottom w:val="0"/>
          <w:divBdr>
            <w:top w:val="none" w:sz="0" w:space="0" w:color="auto"/>
            <w:left w:val="none" w:sz="0" w:space="0" w:color="auto"/>
            <w:bottom w:val="none" w:sz="0" w:space="0" w:color="auto"/>
            <w:right w:val="none" w:sz="0" w:space="0" w:color="auto"/>
          </w:divBdr>
        </w:div>
        <w:div w:id="573244869">
          <w:marLeft w:val="640"/>
          <w:marRight w:val="0"/>
          <w:marTop w:val="0"/>
          <w:marBottom w:val="0"/>
          <w:divBdr>
            <w:top w:val="none" w:sz="0" w:space="0" w:color="auto"/>
            <w:left w:val="none" w:sz="0" w:space="0" w:color="auto"/>
            <w:bottom w:val="none" w:sz="0" w:space="0" w:color="auto"/>
            <w:right w:val="none" w:sz="0" w:space="0" w:color="auto"/>
          </w:divBdr>
        </w:div>
        <w:div w:id="1623073980">
          <w:marLeft w:val="640"/>
          <w:marRight w:val="0"/>
          <w:marTop w:val="0"/>
          <w:marBottom w:val="0"/>
          <w:divBdr>
            <w:top w:val="none" w:sz="0" w:space="0" w:color="auto"/>
            <w:left w:val="none" w:sz="0" w:space="0" w:color="auto"/>
            <w:bottom w:val="none" w:sz="0" w:space="0" w:color="auto"/>
            <w:right w:val="none" w:sz="0" w:space="0" w:color="auto"/>
          </w:divBdr>
        </w:div>
        <w:div w:id="919555987">
          <w:marLeft w:val="640"/>
          <w:marRight w:val="0"/>
          <w:marTop w:val="0"/>
          <w:marBottom w:val="0"/>
          <w:divBdr>
            <w:top w:val="none" w:sz="0" w:space="0" w:color="auto"/>
            <w:left w:val="none" w:sz="0" w:space="0" w:color="auto"/>
            <w:bottom w:val="none" w:sz="0" w:space="0" w:color="auto"/>
            <w:right w:val="none" w:sz="0" w:space="0" w:color="auto"/>
          </w:divBdr>
        </w:div>
        <w:div w:id="150949252">
          <w:marLeft w:val="640"/>
          <w:marRight w:val="0"/>
          <w:marTop w:val="0"/>
          <w:marBottom w:val="0"/>
          <w:divBdr>
            <w:top w:val="none" w:sz="0" w:space="0" w:color="auto"/>
            <w:left w:val="none" w:sz="0" w:space="0" w:color="auto"/>
            <w:bottom w:val="none" w:sz="0" w:space="0" w:color="auto"/>
            <w:right w:val="none" w:sz="0" w:space="0" w:color="auto"/>
          </w:divBdr>
        </w:div>
        <w:div w:id="1401056351">
          <w:marLeft w:val="640"/>
          <w:marRight w:val="0"/>
          <w:marTop w:val="0"/>
          <w:marBottom w:val="0"/>
          <w:divBdr>
            <w:top w:val="none" w:sz="0" w:space="0" w:color="auto"/>
            <w:left w:val="none" w:sz="0" w:space="0" w:color="auto"/>
            <w:bottom w:val="none" w:sz="0" w:space="0" w:color="auto"/>
            <w:right w:val="none" w:sz="0" w:space="0" w:color="auto"/>
          </w:divBdr>
        </w:div>
        <w:div w:id="652871800">
          <w:marLeft w:val="640"/>
          <w:marRight w:val="0"/>
          <w:marTop w:val="0"/>
          <w:marBottom w:val="0"/>
          <w:divBdr>
            <w:top w:val="none" w:sz="0" w:space="0" w:color="auto"/>
            <w:left w:val="none" w:sz="0" w:space="0" w:color="auto"/>
            <w:bottom w:val="none" w:sz="0" w:space="0" w:color="auto"/>
            <w:right w:val="none" w:sz="0" w:space="0" w:color="auto"/>
          </w:divBdr>
        </w:div>
        <w:div w:id="1306005795">
          <w:marLeft w:val="640"/>
          <w:marRight w:val="0"/>
          <w:marTop w:val="0"/>
          <w:marBottom w:val="0"/>
          <w:divBdr>
            <w:top w:val="none" w:sz="0" w:space="0" w:color="auto"/>
            <w:left w:val="none" w:sz="0" w:space="0" w:color="auto"/>
            <w:bottom w:val="none" w:sz="0" w:space="0" w:color="auto"/>
            <w:right w:val="none" w:sz="0" w:space="0" w:color="auto"/>
          </w:divBdr>
        </w:div>
        <w:div w:id="107511252">
          <w:marLeft w:val="640"/>
          <w:marRight w:val="0"/>
          <w:marTop w:val="0"/>
          <w:marBottom w:val="0"/>
          <w:divBdr>
            <w:top w:val="none" w:sz="0" w:space="0" w:color="auto"/>
            <w:left w:val="none" w:sz="0" w:space="0" w:color="auto"/>
            <w:bottom w:val="none" w:sz="0" w:space="0" w:color="auto"/>
            <w:right w:val="none" w:sz="0" w:space="0" w:color="auto"/>
          </w:divBdr>
        </w:div>
        <w:div w:id="1054280199">
          <w:marLeft w:val="640"/>
          <w:marRight w:val="0"/>
          <w:marTop w:val="0"/>
          <w:marBottom w:val="0"/>
          <w:divBdr>
            <w:top w:val="none" w:sz="0" w:space="0" w:color="auto"/>
            <w:left w:val="none" w:sz="0" w:space="0" w:color="auto"/>
            <w:bottom w:val="none" w:sz="0" w:space="0" w:color="auto"/>
            <w:right w:val="none" w:sz="0" w:space="0" w:color="auto"/>
          </w:divBdr>
        </w:div>
        <w:div w:id="753816663">
          <w:marLeft w:val="640"/>
          <w:marRight w:val="0"/>
          <w:marTop w:val="0"/>
          <w:marBottom w:val="0"/>
          <w:divBdr>
            <w:top w:val="none" w:sz="0" w:space="0" w:color="auto"/>
            <w:left w:val="none" w:sz="0" w:space="0" w:color="auto"/>
            <w:bottom w:val="none" w:sz="0" w:space="0" w:color="auto"/>
            <w:right w:val="none" w:sz="0" w:space="0" w:color="auto"/>
          </w:divBdr>
        </w:div>
        <w:div w:id="615135624">
          <w:marLeft w:val="640"/>
          <w:marRight w:val="0"/>
          <w:marTop w:val="0"/>
          <w:marBottom w:val="0"/>
          <w:divBdr>
            <w:top w:val="none" w:sz="0" w:space="0" w:color="auto"/>
            <w:left w:val="none" w:sz="0" w:space="0" w:color="auto"/>
            <w:bottom w:val="none" w:sz="0" w:space="0" w:color="auto"/>
            <w:right w:val="none" w:sz="0" w:space="0" w:color="auto"/>
          </w:divBdr>
        </w:div>
        <w:div w:id="965698632">
          <w:marLeft w:val="640"/>
          <w:marRight w:val="0"/>
          <w:marTop w:val="0"/>
          <w:marBottom w:val="0"/>
          <w:divBdr>
            <w:top w:val="none" w:sz="0" w:space="0" w:color="auto"/>
            <w:left w:val="none" w:sz="0" w:space="0" w:color="auto"/>
            <w:bottom w:val="none" w:sz="0" w:space="0" w:color="auto"/>
            <w:right w:val="none" w:sz="0" w:space="0" w:color="auto"/>
          </w:divBdr>
        </w:div>
        <w:div w:id="456681526">
          <w:marLeft w:val="640"/>
          <w:marRight w:val="0"/>
          <w:marTop w:val="0"/>
          <w:marBottom w:val="0"/>
          <w:divBdr>
            <w:top w:val="none" w:sz="0" w:space="0" w:color="auto"/>
            <w:left w:val="none" w:sz="0" w:space="0" w:color="auto"/>
            <w:bottom w:val="none" w:sz="0" w:space="0" w:color="auto"/>
            <w:right w:val="none" w:sz="0" w:space="0" w:color="auto"/>
          </w:divBdr>
        </w:div>
        <w:div w:id="485559475">
          <w:marLeft w:val="640"/>
          <w:marRight w:val="0"/>
          <w:marTop w:val="0"/>
          <w:marBottom w:val="0"/>
          <w:divBdr>
            <w:top w:val="none" w:sz="0" w:space="0" w:color="auto"/>
            <w:left w:val="none" w:sz="0" w:space="0" w:color="auto"/>
            <w:bottom w:val="none" w:sz="0" w:space="0" w:color="auto"/>
            <w:right w:val="none" w:sz="0" w:space="0" w:color="auto"/>
          </w:divBdr>
        </w:div>
        <w:div w:id="904950726">
          <w:marLeft w:val="640"/>
          <w:marRight w:val="0"/>
          <w:marTop w:val="0"/>
          <w:marBottom w:val="0"/>
          <w:divBdr>
            <w:top w:val="none" w:sz="0" w:space="0" w:color="auto"/>
            <w:left w:val="none" w:sz="0" w:space="0" w:color="auto"/>
            <w:bottom w:val="none" w:sz="0" w:space="0" w:color="auto"/>
            <w:right w:val="none" w:sz="0" w:space="0" w:color="auto"/>
          </w:divBdr>
        </w:div>
        <w:div w:id="162167819">
          <w:marLeft w:val="640"/>
          <w:marRight w:val="0"/>
          <w:marTop w:val="0"/>
          <w:marBottom w:val="0"/>
          <w:divBdr>
            <w:top w:val="none" w:sz="0" w:space="0" w:color="auto"/>
            <w:left w:val="none" w:sz="0" w:space="0" w:color="auto"/>
            <w:bottom w:val="none" w:sz="0" w:space="0" w:color="auto"/>
            <w:right w:val="none" w:sz="0" w:space="0" w:color="auto"/>
          </w:divBdr>
        </w:div>
        <w:div w:id="1696542524">
          <w:marLeft w:val="640"/>
          <w:marRight w:val="0"/>
          <w:marTop w:val="0"/>
          <w:marBottom w:val="0"/>
          <w:divBdr>
            <w:top w:val="none" w:sz="0" w:space="0" w:color="auto"/>
            <w:left w:val="none" w:sz="0" w:space="0" w:color="auto"/>
            <w:bottom w:val="none" w:sz="0" w:space="0" w:color="auto"/>
            <w:right w:val="none" w:sz="0" w:space="0" w:color="auto"/>
          </w:divBdr>
        </w:div>
        <w:div w:id="120073488">
          <w:marLeft w:val="640"/>
          <w:marRight w:val="0"/>
          <w:marTop w:val="0"/>
          <w:marBottom w:val="0"/>
          <w:divBdr>
            <w:top w:val="none" w:sz="0" w:space="0" w:color="auto"/>
            <w:left w:val="none" w:sz="0" w:space="0" w:color="auto"/>
            <w:bottom w:val="none" w:sz="0" w:space="0" w:color="auto"/>
            <w:right w:val="none" w:sz="0" w:space="0" w:color="auto"/>
          </w:divBdr>
        </w:div>
      </w:divsChild>
    </w:div>
    <w:div w:id="89400560">
      <w:bodyDiv w:val="1"/>
      <w:marLeft w:val="0"/>
      <w:marRight w:val="0"/>
      <w:marTop w:val="0"/>
      <w:marBottom w:val="0"/>
      <w:divBdr>
        <w:top w:val="none" w:sz="0" w:space="0" w:color="auto"/>
        <w:left w:val="none" w:sz="0" w:space="0" w:color="auto"/>
        <w:bottom w:val="none" w:sz="0" w:space="0" w:color="auto"/>
        <w:right w:val="none" w:sz="0" w:space="0" w:color="auto"/>
      </w:divBdr>
    </w:div>
    <w:div w:id="91442807">
      <w:bodyDiv w:val="1"/>
      <w:marLeft w:val="0"/>
      <w:marRight w:val="0"/>
      <w:marTop w:val="0"/>
      <w:marBottom w:val="0"/>
      <w:divBdr>
        <w:top w:val="none" w:sz="0" w:space="0" w:color="auto"/>
        <w:left w:val="none" w:sz="0" w:space="0" w:color="auto"/>
        <w:bottom w:val="none" w:sz="0" w:space="0" w:color="auto"/>
        <w:right w:val="none" w:sz="0" w:space="0" w:color="auto"/>
      </w:divBdr>
      <w:divsChild>
        <w:div w:id="1373076139">
          <w:marLeft w:val="640"/>
          <w:marRight w:val="0"/>
          <w:marTop w:val="0"/>
          <w:marBottom w:val="0"/>
          <w:divBdr>
            <w:top w:val="none" w:sz="0" w:space="0" w:color="auto"/>
            <w:left w:val="none" w:sz="0" w:space="0" w:color="auto"/>
            <w:bottom w:val="none" w:sz="0" w:space="0" w:color="auto"/>
            <w:right w:val="none" w:sz="0" w:space="0" w:color="auto"/>
          </w:divBdr>
        </w:div>
        <w:div w:id="1699232123">
          <w:marLeft w:val="640"/>
          <w:marRight w:val="0"/>
          <w:marTop w:val="0"/>
          <w:marBottom w:val="0"/>
          <w:divBdr>
            <w:top w:val="none" w:sz="0" w:space="0" w:color="auto"/>
            <w:left w:val="none" w:sz="0" w:space="0" w:color="auto"/>
            <w:bottom w:val="none" w:sz="0" w:space="0" w:color="auto"/>
            <w:right w:val="none" w:sz="0" w:space="0" w:color="auto"/>
          </w:divBdr>
        </w:div>
        <w:div w:id="1806003435">
          <w:marLeft w:val="640"/>
          <w:marRight w:val="0"/>
          <w:marTop w:val="0"/>
          <w:marBottom w:val="0"/>
          <w:divBdr>
            <w:top w:val="none" w:sz="0" w:space="0" w:color="auto"/>
            <w:left w:val="none" w:sz="0" w:space="0" w:color="auto"/>
            <w:bottom w:val="none" w:sz="0" w:space="0" w:color="auto"/>
            <w:right w:val="none" w:sz="0" w:space="0" w:color="auto"/>
          </w:divBdr>
        </w:div>
        <w:div w:id="1180773704">
          <w:marLeft w:val="640"/>
          <w:marRight w:val="0"/>
          <w:marTop w:val="0"/>
          <w:marBottom w:val="0"/>
          <w:divBdr>
            <w:top w:val="none" w:sz="0" w:space="0" w:color="auto"/>
            <w:left w:val="none" w:sz="0" w:space="0" w:color="auto"/>
            <w:bottom w:val="none" w:sz="0" w:space="0" w:color="auto"/>
            <w:right w:val="none" w:sz="0" w:space="0" w:color="auto"/>
          </w:divBdr>
        </w:div>
        <w:div w:id="2020886405">
          <w:marLeft w:val="640"/>
          <w:marRight w:val="0"/>
          <w:marTop w:val="0"/>
          <w:marBottom w:val="0"/>
          <w:divBdr>
            <w:top w:val="none" w:sz="0" w:space="0" w:color="auto"/>
            <w:left w:val="none" w:sz="0" w:space="0" w:color="auto"/>
            <w:bottom w:val="none" w:sz="0" w:space="0" w:color="auto"/>
            <w:right w:val="none" w:sz="0" w:space="0" w:color="auto"/>
          </w:divBdr>
        </w:div>
        <w:div w:id="1083259377">
          <w:marLeft w:val="640"/>
          <w:marRight w:val="0"/>
          <w:marTop w:val="0"/>
          <w:marBottom w:val="0"/>
          <w:divBdr>
            <w:top w:val="none" w:sz="0" w:space="0" w:color="auto"/>
            <w:left w:val="none" w:sz="0" w:space="0" w:color="auto"/>
            <w:bottom w:val="none" w:sz="0" w:space="0" w:color="auto"/>
            <w:right w:val="none" w:sz="0" w:space="0" w:color="auto"/>
          </w:divBdr>
        </w:div>
        <w:div w:id="1189679882">
          <w:marLeft w:val="640"/>
          <w:marRight w:val="0"/>
          <w:marTop w:val="0"/>
          <w:marBottom w:val="0"/>
          <w:divBdr>
            <w:top w:val="none" w:sz="0" w:space="0" w:color="auto"/>
            <w:left w:val="none" w:sz="0" w:space="0" w:color="auto"/>
            <w:bottom w:val="none" w:sz="0" w:space="0" w:color="auto"/>
            <w:right w:val="none" w:sz="0" w:space="0" w:color="auto"/>
          </w:divBdr>
        </w:div>
        <w:div w:id="217252460">
          <w:marLeft w:val="640"/>
          <w:marRight w:val="0"/>
          <w:marTop w:val="0"/>
          <w:marBottom w:val="0"/>
          <w:divBdr>
            <w:top w:val="none" w:sz="0" w:space="0" w:color="auto"/>
            <w:left w:val="none" w:sz="0" w:space="0" w:color="auto"/>
            <w:bottom w:val="none" w:sz="0" w:space="0" w:color="auto"/>
            <w:right w:val="none" w:sz="0" w:space="0" w:color="auto"/>
          </w:divBdr>
        </w:div>
        <w:div w:id="2075659718">
          <w:marLeft w:val="640"/>
          <w:marRight w:val="0"/>
          <w:marTop w:val="0"/>
          <w:marBottom w:val="0"/>
          <w:divBdr>
            <w:top w:val="none" w:sz="0" w:space="0" w:color="auto"/>
            <w:left w:val="none" w:sz="0" w:space="0" w:color="auto"/>
            <w:bottom w:val="none" w:sz="0" w:space="0" w:color="auto"/>
            <w:right w:val="none" w:sz="0" w:space="0" w:color="auto"/>
          </w:divBdr>
        </w:div>
        <w:div w:id="723529729">
          <w:marLeft w:val="640"/>
          <w:marRight w:val="0"/>
          <w:marTop w:val="0"/>
          <w:marBottom w:val="0"/>
          <w:divBdr>
            <w:top w:val="none" w:sz="0" w:space="0" w:color="auto"/>
            <w:left w:val="none" w:sz="0" w:space="0" w:color="auto"/>
            <w:bottom w:val="none" w:sz="0" w:space="0" w:color="auto"/>
            <w:right w:val="none" w:sz="0" w:space="0" w:color="auto"/>
          </w:divBdr>
        </w:div>
        <w:div w:id="936668678">
          <w:marLeft w:val="640"/>
          <w:marRight w:val="0"/>
          <w:marTop w:val="0"/>
          <w:marBottom w:val="0"/>
          <w:divBdr>
            <w:top w:val="none" w:sz="0" w:space="0" w:color="auto"/>
            <w:left w:val="none" w:sz="0" w:space="0" w:color="auto"/>
            <w:bottom w:val="none" w:sz="0" w:space="0" w:color="auto"/>
            <w:right w:val="none" w:sz="0" w:space="0" w:color="auto"/>
          </w:divBdr>
        </w:div>
        <w:div w:id="935597854">
          <w:marLeft w:val="640"/>
          <w:marRight w:val="0"/>
          <w:marTop w:val="0"/>
          <w:marBottom w:val="0"/>
          <w:divBdr>
            <w:top w:val="none" w:sz="0" w:space="0" w:color="auto"/>
            <w:left w:val="none" w:sz="0" w:space="0" w:color="auto"/>
            <w:bottom w:val="none" w:sz="0" w:space="0" w:color="auto"/>
            <w:right w:val="none" w:sz="0" w:space="0" w:color="auto"/>
          </w:divBdr>
        </w:div>
        <w:div w:id="90131312">
          <w:marLeft w:val="640"/>
          <w:marRight w:val="0"/>
          <w:marTop w:val="0"/>
          <w:marBottom w:val="0"/>
          <w:divBdr>
            <w:top w:val="none" w:sz="0" w:space="0" w:color="auto"/>
            <w:left w:val="none" w:sz="0" w:space="0" w:color="auto"/>
            <w:bottom w:val="none" w:sz="0" w:space="0" w:color="auto"/>
            <w:right w:val="none" w:sz="0" w:space="0" w:color="auto"/>
          </w:divBdr>
        </w:div>
        <w:div w:id="735588329">
          <w:marLeft w:val="640"/>
          <w:marRight w:val="0"/>
          <w:marTop w:val="0"/>
          <w:marBottom w:val="0"/>
          <w:divBdr>
            <w:top w:val="none" w:sz="0" w:space="0" w:color="auto"/>
            <w:left w:val="none" w:sz="0" w:space="0" w:color="auto"/>
            <w:bottom w:val="none" w:sz="0" w:space="0" w:color="auto"/>
            <w:right w:val="none" w:sz="0" w:space="0" w:color="auto"/>
          </w:divBdr>
        </w:div>
        <w:div w:id="763721228">
          <w:marLeft w:val="640"/>
          <w:marRight w:val="0"/>
          <w:marTop w:val="0"/>
          <w:marBottom w:val="0"/>
          <w:divBdr>
            <w:top w:val="none" w:sz="0" w:space="0" w:color="auto"/>
            <w:left w:val="none" w:sz="0" w:space="0" w:color="auto"/>
            <w:bottom w:val="none" w:sz="0" w:space="0" w:color="auto"/>
            <w:right w:val="none" w:sz="0" w:space="0" w:color="auto"/>
          </w:divBdr>
        </w:div>
        <w:div w:id="245113670">
          <w:marLeft w:val="640"/>
          <w:marRight w:val="0"/>
          <w:marTop w:val="0"/>
          <w:marBottom w:val="0"/>
          <w:divBdr>
            <w:top w:val="none" w:sz="0" w:space="0" w:color="auto"/>
            <w:left w:val="none" w:sz="0" w:space="0" w:color="auto"/>
            <w:bottom w:val="none" w:sz="0" w:space="0" w:color="auto"/>
            <w:right w:val="none" w:sz="0" w:space="0" w:color="auto"/>
          </w:divBdr>
        </w:div>
        <w:div w:id="632254529">
          <w:marLeft w:val="640"/>
          <w:marRight w:val="0"/>
          <w:marTop w:val="0"/>
          <w:marBottom w:val="0"/>
          <w:divBdr>
            <w:top w:val="none" w:sz="0" w:space="0" w:color="auto"/>
            <w:left w:val="none" w:sz="0" w:space="0" w:color="auto"/>
            <w:bottom w:val="none" w:sz="0" w:space="0" w:color="auto"/>
            <w:right w:val="none" w:sz="0" w:space="0" w:color="auto"/>
          </w:divBdr>
        </w:div>
        <w:div w:id="1565677247">
          <w:marLeft w:val="640"/>
          <w:marRight w:val="0"/>
          <w:marTop w:val="0"/>
          <w:marBottom w:val="0"/>
          <w:divBdr>
            <w:top w:val="none" w:sz="0" w:space="0" w:color="auto"/>
            <w:left w:val="none" w:sz="0" w:space="0" w:color="auto"/>
            <w:bottom w:val="none" w:sz="0" w:space="0" w:color="auto"/>
            <w:right w:val="none" w:sz="0" w:space="0" w:color="auto"/>
          </w:divBdr>
        </w:div>
        <w:div w:id="324013081">
          <w:marLeft w:val="640"/>
          <w:marRight w:val="0"/>
          <w:marTop w:val="0"/>
          <w:marBottom w:val="0"/>
          <w:divBdr>
            <w:top w:val="none" w:sz="0" w:space="0" w:color="auto"/>
            <w:left w:val="none" w:sz="0" w:space="0" w:color="auto"/>
            <w:bottom w:val="none" w:sz="0" w:space="0" w:color="auto"/>
            <w:right w:val="none" w:sz="0" w:space="0" w:color="auto"/>
          </w:divBdr>
        </w:div>
        <w:div w:id="296224871">
          <w:marLeft w:val="640"/>
          <w:marRight w:val="0"/>
          <w:marTop w:val="0"/>
          <w:marBottom w:val="0"/>
          <w:divBdr>
            <w:top w:val="none" w:sz="0" w:space="0" w:color="auto"/>
            <w:left w:val="none" w:sz="0" w:space="0" w:color="auto"/>
            <w:bottom w:val="none" w:sz="0" w:space="0" w:color="auto"/>
            <w:right w:val="none" w:sz="0" w:space="0" w:color="auto"/>
          </w:divBdr>
        </w:div>
        <w:div w:id="2135556479">
          <w:marLeft w:val="640"/>
          <w:marRight w:val="0"/>
          <w:marTop w:val="0"/>
          <w:marBottom w:val="0"/>
          <w:divBdr>
            <w:top w:val="none" w:sz="0" w:space="0" w:color="auto"/>
            <w:left w:val="none" w:sz="0" w:space="0" w:color="auto"/>
            <w:bottom w:val="none" w:sz="0" w:space="0" w:color="auto"/>
            <w:right w:val="none" w:sz="0" w:space="0" w:color="auto"/>
          </w:divBdr>
        </w:div>
        <w:div w:id="457459675">
          <w:marLeft w:val="640"/>
          <w:marRight w:val="0"/>
          <w:marTop w:val="0"/>
          <w:marBottom w:val="0"/>
          <w:divBdr>
            <w:top w:val="none" w:sz="0" w:space="0" w:color="auto"/>
            <w:left w:val="none" w:sz="0" w:space="0" w:color="auto"/>
            <w:bottom w:val="none" w:sz="0" w:space="0" w:color="auto"/>
            <w:right w:val="none" w:sz="0" w:space="0" w:color="auto"/>
          </w:divBdr>
        </w:div>
        <w:div w:id="1325283369">
          <w:marLeft w:val="640"/>
          <w:marRight w:val="0"/>
          <w:marTop w:val="0"/>
          <w:marBottom w:val="0"/>
          <w:divBdr>
            <w:top w:val="none" w:sz="0" w:space="0" w:color="auto"/>
            <w:left w:val="none" w:sz="0" w:space="0" w:color="auto"/>
            <w:bottom w:val="none" w:sz="0" w:space="0" w:color="auto"/>
            <w:right w:val="none" w:sz="0" w:space="0" w:color="auto"/>
          </w:divBdr>
        </w:div>
        <w:div w:id="1440489701">
          <w:marLeft w:val="640"/>
          <w:marRight w:val="0"/>
          <w:marTop w:val="0"/>
          <w:marBottom w:val="0"/>
          <w:divBdr>
            <w:top w:val="none" w:sz="0" w:space="0" w:color="auto"/>
            <w:left w:val="none" w:sz="0" w:space="0" w:color="auto"/>
            <w:bottom w:val="none" w:sz="0" w:space="0" w:color="auto"/>
            <w:right w:val="none" w:sz="0" w:space="0" w:color="auto"/>
          </w:divBdr>
        </w:div>
        <w:div w:id="528375425">
          <w:marLeft w:val="640"/>
          <w:marRight w:val="0"/>
          <w:marTop w:val="0"/>
          <w:marBottom w:val="0"/>
          <w:divBdr>
            <w:top w:val="none" w:sz="0" w:space="0" w:color="auto"/>
            <w:left w:val="none" w:sz="0" w:space="0" w:color="auto"/>
            <w:bottom w:val="none" w:sz="0" w:space="0" w:color="auto"/>
            <w:right w:val="none" w:sz="0" w:space="0" w:color="auto"/>
          </w:divBdr>
        </w:div>
        <w:div w:id="732853127">
          <w:marLeft w:val="640"/>
          <w:marRight w:val="0"/>
          <w:marTop w:val="0"/>
          <w:marBottom w:val="0"/>
          <w:divBdr>
            <w:top w:val="none" w:sz="0" w:space="0" w:color="auto"/>
            <w:left w:val="none" w:sz="0" w:space="0" w:color="auto"/>
            <w:bottom w:val="none" w:sz="0" w:space="0" w:color="auto"/>
            <w:right w:val="none" w:sz="0" w:space="0" w:color="auto"/>
          </w:divBdr>
        </w:div>
        <w:div w:id="1637642566">
          <w:marLeft w:val="640"/>
          <w:marRight w:val="0"/>
          <w:marTop w:val="0"/>
          <w:marBottom w:val="0"/>
          <w:divBdr>
            <w:top w:val="none" w:sz="0" w:space="0" w:color="auto"/>
            <w:left w:val="none" w:sz="0" w:space="0" w:color="auto"/>
            <w:bottom w:val="none" w:sz="0" w:space="0" w:color="auto"/>
            <w:right w:val="none" w:sz="0" w:space="0" w:color="auto"/>
          </w:divBdr>
        </w:div>
        <w:div w:id="68383415">
          <w:marLeft w:val="640"/>
          <w:marRight w:val="0"/>
          <w:marTop w:val="0"/>
          <w:marBottom w:val="0"/>
          <w:divBdr>
            <w:top w:val="none" w:sz="0" w:space="0" w:color="auto"/>
            <w:left w:val="none" w:sz="0" w:space="0" w:color="auto"/>
            <w:bottom w:val="none" w:sz="0" w:space="0" w:color="auto"/>
            <w:right w:val="none" w:sz="0" w:space="0" w:color="auto"/>
          </w:divBdr>
        </w:div>
        <w:div w:id="737362208">
          <w:marLeft w:val="640"/>
          <w:marRight w:val="0"/>
          <w:marTop w:val="0"/>
          <w:marBottom w:val="0"/>
          <w:divBdr>
            <w:top w:val="none" w:sz="0" w:space="0" w:color="auto"/>
            <w:left w:val="none" w:sz="0" w:space="0" w:color="auto"/>
            <w:bottom w:val="none" w:sz="0" w:space="0" w:color="auto"/>
            <w:right w:val="none" w:sz="0" w:space="0" w:color="auto"/>
          </w:divBdr>
        </w:div>
        <w:div w:id="1133673564">
          <w:marLeft w:val="640"/>
          <w:marRight w:val="0"/>
          <w:marTop w:val="0"/>
          <w:marBottom w:val="0"/>
          <w:divBdr>
            <w:top w:val="none" w:sz="0" w:space="0" w:color="auto"/>
            <w:left w:val="none" w:sz="0" w:space="0" w:color="auto"/>
            <w:bottom w:val="none" w:sz="0" w:space="0" w:color="auto"/>
            <w:right w:val="none" w:sz="0" w:space="0" w:color="auto"/>
          </w:divBdr>
        </w:div>
        <w:div w:id="126557697">
          <w:marLeft w:val="640"/>
          <w:marRight w:val="0"/>
          <w:marTop w:val="0"/>
          <w:marBottom w:val="0"/>
          <w:divBdr>
            <w:top w:val="none" w:sz="0" w:space="0" w:color="auto"/>
            <w:left w:val="none" w:sz="0" w:space="0" w:color="auto"/>
            <w:bottom w:val="none" w:sz="0" w:space="0" w:color="auto"/>
            <w:right w:val="none" w:sz="0" w:space="0" w:color="auto"/>
          </w:divBdr>
        </w:div>
        <w:div w:id="1227568544">
          <w:marLeft w:val="640"/>
          <w:marRight w:val="0"/>
          <w:marTop w:val="0"/>
          <w:marBottom w:val="0"/>
          <w:divBdr>
            <w:top w:val="none" w:sz="0" w:space="0" w:color="auto"/>
            <w:left w:val="none" w:sz="0" w:space="0" w:color="auto"/>
            <w:bottom w:val="none" w:sz="0" w:space="0" w:color="auto"/>
            <w:right w:val="none" w:sz="0" w:space="0" w:color="auto"/>
          </w:divBdr>
        </w:div>
        <w:div w:id="302396402">
          <w:marLeft w:val="640"/>
          <w:marRight w:val="0"/>
          <w:marTop w:val="0"/>
          <w:marBottom w:val="0"/>
          <w:divBdr>
            <w:top w:val="none" w:sz="0" w:space="0" w:color="auto"/>
            <w:left w:val="none" w:sz="0" w:space="0" w:color="auto"/>
            <w:bottom w:val="none" w:sz="0" w:space="0" w:color="auto"/>
            <w:right w:val="none" w:sz="0" w:space="0" w:color="auto"/>
          </w:divBdr>
        </w:div>
        <w:div w:id="1616136236">
          <w:marLeft w:val="640"/>
          <w:marRight w:val="0"/>
          <w:marTop w:val="0"/>
          <w:marBottom w:val="0"/>
          <w:divBdr>
            <w:top w:val="none" w:sz="0" w:space="0" w:color="auto"/>
            <w:left w:val="none" w:sz="0" w:space="0" w:color="auto"/>
            <w:bottom w:val="none" w:sz="0" w:space="0" w:color="auto"/>
            <w:right w:val="none" w:sz="0" w:space="0" w:color="auto"/>
          </w:divBdr>
        </w:div>
        <w:div w:id="1324310456">
          <w:marLeft w:val="640"/>
          <w:marRight w:val="0"/>
          <w:marTop w:val="0"/>
          <w:marBottom w:val="0"/>
          <w:divBdr>
            <w:top w:val="none" w:sz="0" w:space="0" w:color="auto"/>
            <w:left w:val="none" w:sz="0" w:space="0" w:color="auto"/>
            <w:bottom w:val="none" w:sz="0" w:space="0" w:color="auto"/>
            <w:right w:val="none" w:sz="0" w:space="0" w:color="auto"/>
          </w:divBdr>
        </w:div>
        <w:div w:id="54664126">
          <w:marLeft w:val="640"/>
          <w:marRight w:val="0"/>
          <w:marTop w:val="0"/>
          <w:marBottom w:val="0"/>
          <w:divBdr>
            <w:top w:val="none" w:sz="0" w:space="0" w:color="auto"/>
            <w:left w:val="none" w:sz="0" w:space="0" w:color="auto"/>
            <w:bottom w:val="none" w:sz="0" w:space="0" w:color="auto"/>
            <w:right w:val="none" w:sz="0" w:space="0" w:color="auto"/>
          </w:divBdr>
        </w:div>
        <w:div w:id="2012179125">
          <w:marLeft w:val="640"/>
          <w:marRight w:val="0"/>
          <w:marTop w:val="0"/>
          <w:marBottom w:val="0"/>
          <w:divBdr>
            <w:top w:val="none" w:sz="0" w:space="0" w:color="auto"/>
            <w:left w:val="none" w:sz="0" w:space="0" w:color="auto"/>
            <w:bottom w:val="none" w:sz="0" w:space="0" w:color="auto"/>
            <w:right w:val="none" w:sz="0" w:space="0" w:color="auto"/>
          </w:divBdr>
        </w:div>
        <w:div w:id="1461608640">
          <w:marLeft w:val="640"/>
          <w:marRight w:val="0"/>
          <w:marTop w:val="0"/>
          <w:marBottom w:val="0"/>
          <w:divBdr>
            <w:top w:val="none" w:sz="0" w:space="0" w:color="auto"/>
            <w:left w:val="none" w:sz="0" w:space="0" w:color="auto"/>
            <w:bottom w:val="none" w:sz="0" w:space="0" w:color="auto"/>
            <w:right w:val="none" w:sz="0" w:space="0" w:color="auto"/>
          </w:divBdr>
        </w:div>
        <w:div w:id="1469932073">
          <w:marLeft w:val="640"/>
          <w:marRight w:val="0"/>
          <w:marTop w:val="0"/>
          <w:marBottom w:val="0"/>
          <w:divBdr>
            <w:top w:val="none" w:sz="0" w:space="0" w:color="auto"/>
            <w:left w:val="none" w:sz="0" w:space="0" w:color="auto"/>
            <w:bottom w:val="none" w:sz="0" w:space="0" w:color="auto"/>
            <w:right w:val="none" w:sz="0" w:space="0" w:color="auto"/>
          </w:divBdr>
        </w:div>
        <w:div w:id="1130443115">
          <w:marLeft w:val="640"/>
          <w:marRight w:val="0"/>
          <w:marTop w:val="0"/>
          <w:marBottom w:val="0"/>
          <w:divBdr>
            <w:top w:val="none" w:sz="0" w:space="0" w:color="auto"/>
            <w:left w:val="none" w:sz="0" w:space="0" w:color="auto"/>
            <w:bottom w:val="none" w:sz="0" w:space="0" w:color="auto"/>
            <w:right w:val="none" w:sz="0" w:space="0" w:color="auto"/>
          </w:divBdr>
        </w:div>
        <w:div w:id="2004627933">
          <w:marLeft w:val="640"/>
          <w:marRight w:val="0"/>
          <w:marTop w:val="0"/>
          <w:marBottom w:val="0"/>
          <w:divBdr>
            <w:top w:val="none" w:sz="0" w:space="0" w:color="auto"/>
            <w:left w:val="none" w:sz="0" w:space="0" w:color="auto"/>
            <w:bottom w:val="none" w:sz="0" w:space="0" w:color="auto"/>
            <w:right w:val="none" w:sz="0" w:space="0" w:color="auto"/>
          </w:divBdr>
        </w:div>
        <w:div w:id="983461181">
          <w:marLeft w:val="640"/>
          <w:marRight w:val="0"/>
          <w:marTop w:val="0"/>
          <w:marBottom w:val="0"/>
          <w:divBdr>
            <w:top w:val="none" w:sz="0" w:space="0" w:color="auto"/>
            <w:left w:val="none" w:sz="0" w:space="0" w:color="auto"/>
            <w:bottom w:val="none" w:sz="0" w:space="0" w:color="auto"/>
            <w:right w:val="none" w:sz="0" w:space="0" w:color="auto"/>
          </w:divBdr>
        </w:div>
        <w:div w:id="719520999">
          <w:marLeft w:val="640"/>
          <w:marRight w:val="0"/>
          <w:marTop w:val="0"/>
          <w:marBottom w:val="0"/>
          <w:divBdr>
            <w:top w:val="none" w:sz="0" w:space="0" w:color="auto"/>
            <w:left w:val="none" w:sz="0" w:space="0" w:color="auto"/>
            <w:bottom w:val="none" w:sz="0" w:space="0" w:color="auto"/>
            <w:right w:val="none" w:sz="0" w:space="0" w:color="auto"/>
          </w:divBdr>
        </w:div>
        <w:div w:id="1617517556">
          <w:marLeft w:val="640"/>
          <w:marRight w:val="0"/>
          <w:marTop w:val="0"/>
          <w:marBottom w:val="0"/>
          <w:divBdr>
            <w:top w:val="none" w:sz="0" w:space="0" w:color="auto"/>
            <w:left w:val="none" w:sz="0" w:space="0" w:color="auto"/>
            <w:bottom w:val="none" w:sz="0" w:space="0" w:color="auto"/>
            <w:right w:val="none" w:sz="0" w:space="0" w:color="auto"/>
          </w:divBdr>
        </w:div>
        <w:div w:id="19358474">
          <w:marLeft w:val="640"/>
          <w:marRight w:val="0"/>
          <w:marTop w:val="0"/>
          <w:marBottom w:val="0"/>
          <w:divBdr>
            <w:top w:val="none" w:sz="0" w:space="0" w:color="auto"/>
            <w:left w:val="none" w:sz="0" w:space="0" w:color="auto"/>
            <w:bottom w:val="none" w:sz="0" w:space="0" w:color="auto"/>
            <w:right w:val="none" w:sz="0" w:space="0" w:color="auto"/>
          </w:divBdr>
        </w:div>
        <w:div w:id="1983385156">
          <w:marLeft w:val="640"/>
          <w:marRight w:val="0"/>
          <w:marTop w:val="0"/>
          <w:marBottom w:val="0"/>
          <w:divBdr>
            <w:top w:val="none" w:sz="0" w:space="0" w:color="auto"/>
            <w:left w:val="none" w:sz="0" w:space="0" w:color="auto"/>
            <w:bottom w:val="none" w:sz="0" w:space="0" w:color="auto"/>
            <w:right w:val="none" w:sz="0" w:space="0" w:color="auto"/>
          </w:divBdr>
        </w:div>
        <w:div w:id="1489402109">
          <w:marLeft w:val="640"/>
          <w:marRight w:val="0"/>
          <w:marTop w:val="0"/>
          <w:marBottom w:val="0"/>
          <w:divBdr>
            <w:top w:val="none" w:sz="0" w:space="0" w:color="auto"/>
            <w:left w:val="none" w:sz="0" w:space="0" w:color="auto"/>
            <w:bottom w:val="none" w:sz="0" w:space="0" w:color="auto"/>
            <w:right w:val="none" w:sz="0" w:space="0" w:color="auto"/>
          </w:divBdr>
        </w:div>
        <w:div w:id="266665991">
          <w:marLeft w:val="640"/>
          <w:marRight w:val="0"/>
          <w:marTop w:val="0"/>
          <w:marBottom w:val="0"/>
          <w:divBdr>
            <w:top w:val="none" w:sz="0" w:space="0" w:color="auto"/>
            <w:left w:val="none" w:sz="0" w:space="0" w:color="auto"/>
            <w:bottom w:val="none" w:sz="0" w:space="0" w:color="auto"/>
            <w:right w:val="none" w:sz="0" w:space="0" w:color="auto"/>
          </w:divBdr>
        </w:div>
        <w:div w:id="711273895">
          <w:marLeft w:val="640"/>
          <w:marRight w:val="0"/>
          <w:marTop w:val="0"/>
          <w:marBottom w:val="0"/>
          <w:divBdr>
            <w:top w:val="none" w:sz="0" w:space="0" w:color="auto"/>
            <w:left w:val="none" w:sz="0" w:space="0" w:color="auto"/>
            <w:bottom w:val="none" w:sz="0" w:space="0" w:color="auto"/>
            <w:right w:val="none" w:sz="0" w:space="0" w:color="auto"/>
          </w:divBdr>
        </w:div>
        <w:div w:id="1909684408">
          <w:marLeft w:val="640"/>
          <w:marRight w:val="0"/>
          <w:marTop w:val="0"/>
          <w:marBottom w:val="0"/>
          <w:divBdr>
            <w:top w:val="none" w:sz="0" w:space="0" w:color="auto"/>
            <w:left w:val="none" w:sz="0" w:space="0" w:color="auto"/>
            <w:bottom w:val="none" w:sz="0" w:space="0" w:color="auto"/>
            <w:right w:val="none" w:sz="0" w:space="0" w:color="auto"/>
          </w:divBdr>
        </w:div>
        <w:div w:id="663704629">
          <w:marLeft w:val="640"/>
          <w:marRight w:val="0"/>
          <w:marTop w:val="0"/>
          <w:marBottom w:val="0"/>
          <w:divBdr>
            <w:top w:val="none" w:sz="0" w:space="0" w:color="auto"/>
            <w:left w:val="none" w:sz="0" w:space="0" w:color="auto"/>
            <w:bottom w:val="none" w:sz="0" w:space="0" w:color="auto"/>
            <w:right w:val="none" w:sz="0" w:space="0" w:color="auto"/>
          </w:divBdr>
        </w:div>
        <w:div w:id="1746754915">
          <w:marLeft w:val="640"/>
          <w:marRight w:val="0"/>
          <w:marTop w:val="0"/>
          <w:marBottom w:val="0"/>
          <w:divBdr>
            <w:top w:val="none" w:sz="0" w:space="0" w:color="auto"/>
            <w:left w:val="none" w:sz="0" w:space="0" w:color="auto"/>
            <w:bottom w:val="none" w:sz="0" w:space="0" w:color="auto"/>
            <w:right w:val="none" w:sz="0" w:space="0" w:color="auto"/>
          </w:divBdr>
        </w:div>
        <w:div w:id="1142892515">
          <w:marLeft w:val="640"/>
          <w:marRight w:val="0"/>
          <w:marTop w:val="0"/>
          <w:marBottom w:val="0"/>
          <w:divBdr>
            <w:top w:val="none" w:sz="0" w:space="0" w:color="auto"/>
            <w:left w:val="none" w:sz="0" w:space="0" w:color="auto"/>
            <w:bottom w:val="none" w:sz="0" w:space="0" w:color="auto"/>
            <w:right w:val="none" w:sz="0" w:space="0" w:color="auto"/>
          </w:divBdr>
        </w:div>
        <w:div w:id="420227205">
          <w:marLeft w:val="640"/>
          <w:marRight w:val="0"/>
          <w:marTop w:val="0"/>
          <w:marBottom w:val="0"/>
          <w:divBdr>
            <w:top w:val="none" w:sz="0" w:space="0" w:color="auto"/>
            <w:left w:val="none" w:sz="0" w:space="0" w:color="auto"/>
            <w:bottom w:val="none" w:sz="0" w:space="0" w:color="auto"/>
            <w:right w:val="none" w:sz="0" w:space="0" w:color="auto"/>
          </w:divBdr>
        </w:div>
        <w:div w:id="598947514">
          <w:marLeft w:val="640"/>
          <w:marRight w:val="0"/>
          <w:marTop w:val="0"/>
          <w:marBottom w:val="0"/>
          <w:divBdr>
            <w:top w:val="none" w:sz="0" w:space="0" w:color="auto"/>
            <w:left w:val="none" w:sz="0" w:space="0" w:color="auto"/>
            <w:bottom w:val="none" w:sz="0" w:space="0" w:color="auto"/>
            <w:right w:val="none" w:sz="0" w:space="0" w:color="auto"/>
          </w:divBdr>
        </w:div>
        <w:div w:id="388849665">
          <w:marLeft w:val="640"/>
          <w:marRight w:val="0"/>
          <w:marTop w:val="0"/>
          <w:marBottom w:val="0"/>
          <w:divBdr>
            <w:top w:val="none" w:sz="0" w:space="0" w:color="auto"/>
            <w:left w:val="none" w:sz="0" w:space="0" w:color="auto"/>
            <w:bottom w:val="none" w:sz="0" w:space="0" w:color="auto"/>
            <w:right w:val="none" w:sz="0" w:space="0" w:color="auto"/>
          </w:divBdr>
        </w:div>
        <w:div w:id="276839773">
          <w:marLeft w:val="640"/>
          <w:marRight w:val="0"/>
          <w:marTop w:val="0"/>
          <w:marBottom w:val="0"/>
          <w:divBdr>
            <w:top w:val="none" w:sz="0" w:space="0" w:color="auto"/>
            <w:left w:val="none" w:sz="0" w:space="0" w:color="auto"/>
            <w:bottom w:val="none" w:sz="0" w:space="0" w:color="auto"/>
            <w:right w:val="none" w:sz="0" w:space="0" w:color="auto"/>
          </w:divBdr>
        </w:div>
        <w:div w:id="551775409">
          <w:marLeft w:val="640"/>
          <w:marRight w:val="0"/>
          <w:marTop w:val="0"/>
          <w:marBottom w:val="0"/>
          <w:divBdr>
            <w:top w:val="none" w:sz="0" w:space="0" w:color="auto"/>
            <w:left w:val="none" w:sz="0" w:space="0" w:color="auto"/>
            <w:bottom w:val="none" w:sz="0" w:space="0" w:color="auto"/>
            <w:right w:val="none" w:sz="0" w:space="0" w:color="auto"/>
          </w:divBdr>
        </w:div>
        <w:div w:id="245463472">
          <w:marLeft w:val="640"/>
          <w:marRight w:val="0"/>
          <w:marTop w:val="0"/>
          <w:marBottom w:val="0"/>
          <w:divBdr>
            <w:top w:val="none" w:sz="0" w:space="0" w:color="auto"/>
            <w:left w:val="none" w:sz="0" w:space="0" w:color="auto"/>
            <w:bottom w:val="none" w:sz="0" w:space="0" w:color="auto"/>
            <w:right w:val="none" w:sz="0" w:space="0" w:color="auto"/>
          </w:divBdr>
        </w:div>
        <w:div w:id="1213225951">
          <w:marLeft w:val="640"/>
          <w:marRight w:val="0"/>
          <w:marTop w:val="0"/>
          <w:marBottom w:val="0"/>
          <w:divBdr>
            <w:top w:val="none" w:sz="0" w:space="0" w:color="auto"/>
            <w:left w:val="none" w:sz="0" w:space="0" w:color="auto"/>
            <w:bottom w:val="none" w:sz="0" w:space="0" w:color="auto"/>
            <w:right w:val="none" w:sz="0" w:space="0" w:color="auto"/>
          </w:divBdr>
        </w:div>
        <w:div w:id="1535656900">
          <w:marLeft w:val="640"/>
          <w:marRight w:val="0"/>
          <w:marTop w:val="0"/>
          <w:marBottom w:val="0"/>
          <w:divBdr>
            <w:top w:val="none" w:sz="0" w:space="0" w:color="auto"/>
            <w:left w:val="none" w:sz="0" w:space="0" w:color="auto"/>
            <w:bottom w:val="none" w:sz="0" w:space="0" w:color="auto"/>
            <w:right w:val="none" w:sz="0" w:space="0" w:color="auto"/>
          </w:divBdr>
        </w:div>
        <w:div w:id="2016805916">
          <w:marLeft w:val="640"/>
          <w:marRight w:val="0"/>
          <w:marTop w:val="0"/>
          <w:marBottom w:val="0"/>
          <w:divBdr>
            <w:top w:val="none" w:sz="0" w:space="0" w:color="auto"/>
            <w:left w:val="none" w:sz="0" w:space="0" w:color="auto"/>
            <w:bottom w:val="none" w:sz="0" w:space="0" w:color="auto"/>
            <w:right w:val="none" w:sz="0" w:space="0" w:color="auto"/>
          </w:divBdr>
        </w:div>
        <w:div w:id="491676763">
          <w:marLeft w:val="640"/>
          <w:marRight w:val="0"/>
          <w:marTop w:val="0"/>
          <w:marBottom w:val="0"/>
          <w:divBdr>
            <w:top w:val="none" w:sz="0" w:space="0" w:color="auto"/>
            <w:left w:val="none" w:sz="0" w:space="0" w:color="auto"/>
            <w:bottom w:val="none" w:sz="0" w:space="0" w:color="auto"/>
            <w:right w:val="none" w:sz="0" w:space="0" w:color="auto"/>
          </w:divBdr>
        </w:div>
        <w:div w:id="1264149187">
          <w:marLeft w:val="640"/>
          <w:marRight w:val="0"/>
          <w:marTop w:val="0"/>
          <w:marBottom w:val="0"/>
          <w:divBdr>
            <w:top w:val="none" w:sz="0" w:space="0" w:color="auto"/>
            <w:left w:val="none" w:sz="0" w:space="0" w:color="auto"/>
            <w:bottom w:val="none" w:sz="0" w:space="0" w:color="auto"/>
            <w:right w:val="none" w:sz="0" w:space="0" w:color="auto"/>
          </w:divBdr>
        </w:div>
        <w:div w:id="513768140">
          <w:marLeft w:val="640"/>
          <w:marRight w:val="0"/>
          <w:marTop w:val="0"/>
          <w:marBottom w:val="0"/>
          <w:divBdr>
            <w:top w:val="none" w:sz="0" w:space="0" w:color="auto"/>
            <w:left w:val="none" w:sz="0" w:space="0" w:color="auto"/>
            <w:bottom w:val="none" w:sz="0" w:space="0" w:color="auto"/>
            <w:right w:val="none" w:sz="0" w:space="0" w:color="auto"/>
          </w:divBdr>
        </w:div>
        <w:div w:id="632638371">
          <w:marLeft w:val="640"/>
          <w:marRight w:val="0"/>
          <w:marTop w:val="0"/>
          <w:marBottom w:val="0"/>
          <w:divBdr>
            <w:top w:val="none" w:sz="0" w:space="0" w:color="auto"/>
            <w:left w:val="none" w:sz="0" w:space="0" w:color="auto"/>
            <w:bottom w:val="none" w:sz="0" w:space="0" w:color="auto"/>
            <w:right w:val="none" w:sz="0" w:space="0" w:color="auto"/>
          </w:divBdr>
        </w:div>
        <w:div w:id="491064316">
          <w:marLeft w:val="640"/>
          <w:marRight w:val="0"/>
          <w:marTop w:val="0"/>
          <w:marBottom w:val="0"/>
          <w:divBdr>
            <w:top w:val="none" w:sz="0" w:space="0" w:color="auto"/>
            <w:left w:val="none" w:sz="0" w:space="0" w:color="auto"/>
            <w:bottom w:val="none" w:sz="0" w:space="0" w:color="auto"/>
            <w:right w:val="none" w:sz="0" w:space="0" w:color="auto"/>
          </w:divBdr>
        </w:div>
        <w:div w:id="2006198523">
          <w:marLeft w:val="640"/>
          <w:marRight w:val="0"/>
          <w:marTop w:val="0"/>
          <w:marBottom w:val="0"/>
          <w:divBdr>
            <w:top w:val="none" w:sz="0" w:space="0" w:color="auto"/>
            <w:left w:val="none" w:sz="0" w:space="0" w:color="auto"/>
            <w:bottom w:val="none" w:sz="0" w:space="0" w:color="auto"/>
            <w:right w:val="none" w:sz="0" w:space="0" w:color="auto"/>
          </w:divBdr>
        </w:div>
        <w:div w:id="2103256115">
          <w:marLeft w:val="640"/>
          <w:marRight w:val="0"/>
          <w:marTop w:val="0"/>
          <w:marBottom w:val="0"/>
          <w:divBdr>
            <w:top w:val="none" w:sz="0" w:space="0" w:color="auto"/>
            <w:left w:val="none" w:sz="0" w:space="0" w:color="auto"/>
            <w:bottom w:val="none" w:sz="0" w:space="0" w:color="auto"/>
            <w:right w:val="none" w:sz="0" w:space="0" w:color="auto"/>
          </w:divBdr>
        </w:div>
        <w:div w:id="1280457551">
          <w:marLeft w:val="640"/>
          <w:marRight w:val="0"/>
          <w:marTop w:val="0"/>
          <w:marBottom w:val="0"/>
          <w:divBdr>
            <w:top w:val="none" w:sz="0" w:space="0" w:color="auto"/>
            <w:left w:val="none" w:sz="0" w:space="0" w:color="auto"/>
            <w:bottom w:val="none" w:sz="0" w:space="0" w:color="auto"/>
            <w:right w:val="none" w:sz="0" w:space="0" w:color="auto"/>
          </w:divBdr>
        </w:div>
        <w:div w:id="1777286125">
          <w:marLeft w:val="640"/>
          <w:marRight w:val="0"/>
          <w:marTop w:val="0"/>
          <w:marBottom w:val="0"/>
          <w:divBdr>
            <w:top w:val="none" w:sz="0" w:space="0" w:color="auto"/>
            <w:left w:val="none" w:sz="0" w:space="0" w:color="auto"/>
            <w:bottom w:val="none" w:sz="0" w:space="0" w:color="auto"/>
            <w:right w:val="none" w:sz="0" w:space="0" w:color="auto"/>
          </w:divBdr>
        </w:div>
        <w:div w:id="823200305">
          <w:marLeft w:val="640"/>
          <w:marRight w:val="0"/>
          <w:marTop w:val="0"/>
          <w:marBottom w:val="0"/>
          <w:divBdr>
            <w:top w:val="none" w:sz="0" w:space="0" w:color="auto"/>
            <w:left w:val="none" w:sz="0" w:space="0" w:color="auto"/>
            <w:bottom w:val="none" w:sz="0" w:space="0" w:color="auto"/>
            <w:right w:val="none" w:sz="0" w:space="0" w:color="auto"/>
          </w:divBdr>
        </w:div>
        <w:div w:id="158933630">
          <w:marLeft w:val="640"/>
          <w:marRight w:val="0"/>
          <w:marTop w:val="0"/>
          <w:marBottom w:val="0"/>
          <w:divBdr>
            <w:top w:val="none" w:sz="0" w:space="0" w:color="auto"/>
            <w:left w:val="none" w:sz="0" w:space="0" w:color="auto"/>
            <w:bottom w:val="none" w:sz="0" w:space="0" w:color="auto"/>
            <w:right w:val="none" w:sz="0" w:space="0" w:color="auto"/>
          </w:divBdr>
        </w:div>
        <w:div w:id="653609564">
          <w:marLeft w:val="640"/>
          <w:marRight w:val="0"/>
          <w:marTop w:val="0"/>
          <w:marBottom w:val="0"/>
          <w:divBdr>
            <w:top w:val="none" w:sz="0" w:space="0" w:color="auto"/>
            <w:left w:val="none" w:sz="0" w:space="0" w:color="auto"/>
            <w:bottom w:val="none" w:sz="0" w:space="0" w:color="auto"/>
            <w:right w:val="none" w:sz="0" w:space="0" w:color="auto"/>
          </w:divBdr>
        </w:div>
        <w:div w:id="512376256">
          <w:marLeft w:val="640"/>
          <w:marRight w:val="0"/>
          <w:marTop w:val="0"/>
          <w:marBottom w:val="0"/>
          <w:divBdr>
            <w:top w:val="none" w:sz="0" w:space="0" w:color="auto"/>
            <w:left w:val="none" w:sz="0" w:space="0" w:color="auto"/>
            <w:bottom w:val="none" w:sz="0" w:space="0" w:color="auto"/>
            <w:right w:val="none" w:sz="0" w:space="0" w:color="auto"/>
          </w:divBdr>
        </w:div>
      </w:divsChild>
    </w:div>
    <w:div w:id="110168566">
      <w:bodyDiv w:val="1"/>
      <w:marLeft w:val="0"/>
      <w:marRight w:val="0"/>
      <w:marTop w:val="0"/>
      <w:marBottom w:val="0"/>
      <w:divBdr>
        <w:top w:val="none" w:sz="0" w:space="0" w:color="auto"/>
        <w:left w:val="none" w:sz="0" w:space="0" w:color="auto"/>
        <w:bottom w:val="none" w:sz="0" w:space="0" w:color="auto"/>
        <w:right w:val="none" w:sz="0" w:space="0" w:color="auto"/>
      </w:divBdr>
    </w:div>
    <w:div w:id="119610260">
      <w:bodyDiv w:val="1"/>
      <w:marLeft w:val="0"/>
      <w:marRight w:val="0"/>
      <w:marTop w:val="0"/>
      <w:marBottom w:val="0"/>
      <w:divBdr>
        <w:top w:val="none" w:sz="0" w:space="0" w:color="auto"/>
        <w:left w:val="none" w:sz="0" w:space="0" w:color="auto"/>
        <w:bottom w:val="none" w:sz="0" w:space="0" w:color="auto"/>
        <w:right w:val="none" w:sz="0" w:space="0" w:color="auto"/>
      </w:divBdr>
      <w:divsChild>
        <w:div w:id="2083289475">
          <w:marLeft w:val="640"/>
          <w:marRight w:val="0"/>
          <w:marTop w:val="0"/>
          <w:marBottom w:val="0"/>
          <w:divBdr>
            <w:top w:val="none" w:sz="0" w:space="0" w:color="auto"/>
            <w:left w:val="none" w:sz="0" w:space="0" w:color="auto"/>
            <w:bottom w:val="none" w:sz="0" w:space="0" w:color="auto"/>
            <w:right w:val="none" w:sz="0" w:space="0" w:color="auto"/>
          </w:divBdr>
        </w:div>
        <w:div w:id="690649913">
          <w:marLeft w:val="640"/>
          <w:marRight w:val="0"/>
          <w:marTop w:val="0"/>
          <w:marBottom w:val="0"/>
          <w:divBdr>
            <w:top w:val="none" w:sz="0" w:space="0" w:color="auto"/>
            <w:left w:val="none" w:sz="0" w:space="0" w:color="auto"/>
            <w:bottom w:val="none" w:sz="0" w:space="0" w:color="auto"/>
            <w:right w:val="none" w:sz="0" w:space="0" w:color="auto"/>
          </w:divBdr>
        </w:div>
        <w:div w:id="1779793125">
          <w:marLeft w:val="640"/>
          <w:marRight w:val="0"/>
          <w:marTop w:val="0"/>
          <w:marBottom w:val="0"/>
          <w:divBdr>
            <w:top w:val="none" w:sz="0" w:space="0" w:color="auto"/>
            <w:left w:val="none" w:sz="0" w:space="0" w:color="auto"/>
            <w:bottom w:val="none" w:sz="0" w:space="0" w:color="auto"/>
            <w:right w:val="none" w:sz="0" w:space="0" w:color="auto"/>
          </w:divBdr>
        </w:div>
        <w:div w:id="358090793">
          <w:marLeft w:val="640"/>
          <w:marRight w:val="0"/>
          <w:marTop w:val="0"/>
          <w:marBottom w:val="0"/>
          <w:divBdr>
            <w:top w:val="none" w:sz="0" w:space="0" w:color="auto"/>
            <w:left w:val="none" w:sz="0" w:space="0" w:color="auto"/>
            <w:bottom w:val="none" w:sz="0" w:space="0" w:color="auto"/>
            <w:right w:val="none" w:sz="0" w:space="0" w:color="auto"/>
          </w:divBdr>
        </w:div>
        <w:div w:id="544954550">
          <w:marLeft w:val="640"/>
          <w:marRight w:val="0"/>
          <w:marTop w:val="0"/>
          <w:marBottom w:val="0"/>
          <w:divBdr>
            <w:top w:val="none" w:sz="0" w:space="0" w:color="auto"/>
            <w:left w:val="none" w:sz="0" w:space="0" w:color="auto"/>
            <w:bottom w:val="none" w:sz="0" w:space="0" w:color="auto"/>
            <w:right w:val="none" w:sz="0" w:space="0" w:color="auto"/>
          </w:divBdr>
        </w:div>
        <w:div w:id="419303066">
          <w:marLeft w:val="640"/>
          <w:marRight w:val="0"/>
          <w:marTop w:val="0"/>
          <w:marBottom w:val="0"/>
          <w:divBdr>
            <w:top w:val="none" w:sz="0" w:space="0" w:color="auto"/>
            <w:left w:val="none" w:sz="0" w:space="0" w:color="auto"/>
            <w:bottom w:val="none" w:sz="0" w:space="0" w:color="auto"/>
            <w:right w:val="none" w:sz="0" w:space="0" w:color="auto"/>
          </w:divBdr>
        </w:div>
        <w:div w:id="1026523076">
          <w:marLeft w:val="640"/>
          <w:marRight w:val="0"/>
          <w:marTop w:val="0"/>
          <w:marBottom w:val="0"/>
          <w:divBdr>
            <w:top w:val="none" w:sz="0" w:space="0" w:color="auto"/>
            <w:left w:val="none" w:sz="0" w:space="0" w:color="auto"/>
            <w:bottom w:val="none" w:sz="0" w:space="0" w:color="auto"/>
            <w:right w:val="none" w:sz="0" w:space="0" w:color="auto"/>
          </w:divBdr>
        </w:div>
        <w:div w:id="1729571356">
          <w:marLeft w:val="640"/>
          <w:marRight w:val="0"/>
          <w:marTop w:val="0"/>
          <w:marBottom w:val="0"/>
          <w:divBdr>
            <w:top w:val="none" w:sz="0" w:space="0" w:color="auto"/>
            <w:left w:val="none" w:sz="0" w:space="0" w:color="auto"/>
            <w:bottom w:val="none" w:sz="0" w:space="0" w:color="auto"/>
            <w:right w:val="none" w:sz="0" w:space="0" w:color="auto"/>
          </w:divBdr>
        </w:div>
        <w:div w:id="1622225896">
          <w:marLeft w:val="640"/>
          <w:marRight w:val="0"/>
          <w:marTop w:val="0"/>
          <w:marBottom w:val="0"/>
          <w:divBdr>
            <w:top w:val="none" w:sz="0" w:space="0" w:color="auto"/>
            <w:left w:val="none" w:sz="0" w:space="0" w:color="auto"/>
            <w:bottom w:val="none" w:sz="0" w:space="0" w:color="auto"/>
            <w:right w:val="none" w:sz="0" w:space="0" w:color="auto"/>
          </w:divBdr>
        </w:div>
        <w:div w:id="1005665553">
          <w:marLeft w:val="640"/>
          <w:marRight w:val="0"/>
          <w:marTop w:val="0"/>
          <w:marBottom w:val="0"/>
          <w:divBdr>
            <w:top w:val="none" w:sz="0" w:space="0" w:color="auto"/>
            <w:left w:val="none" w:sz="0" w:space="0" w:color="auto"/>
            <w:bottom w:val="none" w:sz="0" w:space="0" w:color="auto"/>
            <w:right w:val="none" w:sz="0" w:space="0" w:color="auto"/>
          </w:divBdr>
        </w:div>
        <w:div w:id="843127278">
          <w:marLeft w:val="640"/>
          <w:marRight w:val="0"/>
          <w:marTop w:val="0"/>
          <w:marBottom w:val="0"/>
          <w:divBdr>
            <w:top w:val="none" w:sz="0" w:space="0" w:color="auto"/>
            <w:left w:val="none" w:sz="0" w:space="0" w:color="auto"/>
            <w:bottom w:val="none" w:sz="0" w:space="0" w:color="auto"/>
            <w:right w:val="none" w:sz="0" w:space="0" w:color="auto"/>
          </w:divBdr>
        </w:div>
        <w:div w:id="1030959757">
          <w:marLeft w:val="640"/>
          <w:marRight w:val="0"/>
          <w:marTop w:val="0"/>
          <w:marBottom w:val="0"/>
          <w:divBdr>
            <w:top w:val="none" w:sz="0" w:space="0" w:color="auto"/>
            <w:left w:val="none" w:sz="0" w:space="0" w:color="auto"/>
            <w:bottom w:val="none" w:sz="0" w:space="0" w:color="auto"/>
            <w:right w:val="none" w:sz="0" w:space="0" w:color="auto"/>
          </w:divBdr>
        </w:div>
        <w:div w:id="1836678561">
          <w:marLeft w:val="640"/>
          <w:marRight w:val="0"/>
          <w:marTop w:val="0"/>
          <w:marBottom w:val="0"/>
          <w:divBdr>
            <w:top w:val="none" w:sz="0" w:space="0" w:color="auto"/>
            <w:left w:val="none" w:sz="0" w:space="0" w:color="auto"/>
            <w:bottom w:val="none" w:sz="0" w:space="0" w:color="auto"/>
            <w:right w:val="none" w:sz="0" w:space="0" w:color="auto"/>
          </w:divBdr>
        </w:div>
        <w:div w:id="1834448570">
          <w:marLeft w:val="640"/>
          <w:marRight w:val="0"/>
          <w:marTop w:val="0"/>
          <w:marBottom w:val="0"/>
          <w:divBdr>
            <w:top w:val="none" w:sz="0" w:space="0" w:color="auto"/>
            <w:left w:val="none" w:sz="0" w:space="0" w:color="auto"/>
            <w:bottom w:val="none" w:sz="0" w:space="0" w:color="auto"/>
            <w:right w:val="none" w:sz="0" w:space="0" w:color="auto"/>
          </w:divBdr>
        </w:div>
        <w:div w:id="358167589">
          <w:marLeft w:val="640"/>
          <w:marRight w:val="0"/>
          <w:marTop w:val="0"/>
          <w:marBottom w:val="0"/>
          <w:divBdr>
            <w:top w:val="none" w:sz="0" w:space="0" w:color="auto"/>
            <w:left w:val="none" w:sz="0" w:space="0" w:color="auto"/>
            <w:bottom w:val="none" w:sz="0" w:space="0" w:color="auto"/>
            <w:right w:val="none" w:sz="0" w:space="0" w:color="auto"/>
          </w:divBdr>
        </w:div>
        <w:div w:id="606159413">
          <w:marLeft w:val="640"/>
          <w:marRight w:val="0"/>
          <w:marTop w:val="0"/>
          <w:marBottom w:val="0"/>
          <w:divBdr>
            <w:top w:val="none" w:sz="0" w:space="0" w:color="auto"/>
            <w:left w:val="none" w:sz="0" w:space="0" w:color="auto"/>
            <w:bottom w:val="none" w:sz="0" w:space="0" w:color="auto"/>
            <w:right w:val="none" w:sz="0" w:space="0" w:color="auto"/>
          </w:divBdr>
        </w:div>
        <w:div w:id="120996829">
          <w:marLeft w:val="640"/>
          <w:marRight w:val="0"/>
          <w:marTop w:val="0"/>
          <w:marBottom w:val="0"/>
          <w:divBdr>
            <w:top w:val="none" w:sz="0" w:space="0" w:color="auto"/>
            <w:left w:val="none" w:sz="0" w:space="0" w:color="auto"/>
            <w:bottom w:val="none" w:sz="0" w:space="0" w:color="auto"/>
            <w:right w:val="none" w:sz="0" w:space="0" w:color="auto"/>
          </w:divBdr>
        </w:div>
        <w:div w:id="1951084527">
          <w:marLeft w:val="640"/>
          <w:marRight w:val="0"/>
          <w:marTop w:val="0"/>
          <w:marBottom w:val="0"/>
          <w:divBdr>
            <w:top w:val="none" w:sz="0" w:space="0" w:color="auto"/>
            <w:left w:val="none" w:sz="0" w:space="0" w:color="auto"/>
            <w:bottom w:val="none" w:sz="0" w:space="0" w:color="auto"/>
            <w:right w:val="none" w:sz="0" w:space="0" w:color="auto"/>
          </w:divBdr>
        </w:div>
        <w:div w:id="1029336552">
          <w:marLeft w:val="640"/>
          <w:marRight w:val="0"/>
          <w:marTop w:val="0"/>
          <w:marBottom w:val="0"/>
          <w:divBdr>
            <w:top w:val="none" w:sz="0" w:space="0" w:color="auto"/>
            <w:left w:val="none" w:sz="0" w:space="0" w:color="auto"/>
            <w:bottom w:val="none" w:sz="0" w:space="0" w:color="auto"/>
            <w:right w:val="none" w:sz="0" w:space="0" w:color="auto"/>
          </w:divBdr>
        </w:div>
        <w:div w:id="66349328">
          <w:marLeft w:val="640"/>
          <w:marRight w:val="0"/>
          <w:marTop w:val="0"/>
          <w:marBottom w:val="0"/>
          <w:divBdr>
            <w:top w:val="none" w:sz="0" w:space="0" w:color="auto"/>
            <w:left w:val="none" w:sz="0" w:space="0" w:color="auto"/>
            <w:bottom w:val="none" w:sz="0" w:space="0" w:color="auto"/>
            <w:right w:val="none" w:sz="0" w:space="0" w:color="auto"/>
          </w:divBdr>
        </w:div>
        <w:div w:id="1180004296">
          <w:marLeft w:val="640"/>
          <w:marRight w:val="0"/>
          <w:marTop w:val="0"/>
          <w:marBottom w:val="0"/>
          <w:divBdr>
            <w:top w:val="none" w:sz="0" w:space="0" w:color="auto"/>
            <w:left w:val="none" w:sz="0" w:space="0" w:color="auto"/>
            <w:bottom w:val="none" w:sz="0" w:space="0" w:color="auto"/>
            <w:right w:val="none" w:sz="0" w:space="0" w:color="auto"/>
          </w:divBdr>
        </w:div>
        <w:div w:id="1647204856">
          <w:marLeft w:val="640"/>
          <w:marRight w:val="0"/>
          <w:marTop w:val="0"/>
          <w:marBottom w:val="0"/>
          <w:divBdr>
            <w:top w:val="none" w:sz="0" w:space="0" w:color="auto"/>
            <w:left w:val="none" w:sz="0" w:space="0" w:color="auto"/>
            <w:bottom w:val="none" w:sz="0" w:space="0" w:color="auto"/>
            <w:right w:val="none" w:sz="0" w:space="0" w:color="auto"/>
          </w:divBdr>
        </w:div>
        <w:div w:id="1671636546">
          <w:marLeft w:val="640"/>
          <w:marRight w:val="0"/>
          <w:marTop w:val="0"/>
          <w:marBottom w:val="0"/>
          <w:divBdr>
            <w:top w:val="none" w:sz="0" w:space="0" w:color="auto"/>
            <w:left w:val="none" w:sz="0" w:space="0" w:color="auto"/>
            <w:bottom w:val="none" w:sz="0" w:space="0" w:color="auto"/>
            <w:right w:val="none" w:sz="0" w:space="0" w:color="auto"/>
          </w:divBdr>
        </w:div>
        <w:div w:id="279268516">
          <w:marLeft w:val="640"/>
          <w:marRight w:val="0"/>
          <w:marTop w:val="0"/>
          <w:marBottom w:val="0"/>
          <w:divBdr>
            <w:top w:val="none" w:sz="0" w:space="0" w:color="auto"/>
            <w:left w:val="none" w:sz="0" w:space="0" w:color="auto"/>
            <w:bottom w:val="none" w:sz="0" w:space="0" w:color="auto"/>
            <w:right w:val="none" w:sz="0" w:space="0" w:color="auto"/>
          </w:divBdr>
        </w:div>
        <w:div w:id="1672298325">
          <w:marLeft w:val="640"/>
          <w:marRight w:val="0"/>
          <w:marTop w:val="0"/>
          <w:marBottom w:val="0"/>
          <w:divBdr>
            <w:top w:val="none" w:sz="0" w:space="0" w:color="auto"/>
            <w:left w:val="none" w:sz="0" w:space="0" w:color="auto"/>
            <w:bottom w:val="none" w:sz="0" w:space="0" w:color="auto"/>
            <w:right w:val="none" w:sz="0" w:space="0" w:color="auto"/>
          </w:divBdr>
        </w:div>
        <w:div w:id="862206380">
          <w:marLeft w:val="640"/>
          <w:marRight w:val="0"/>
          <w:marTop w:val="0"/>
          <w:marBottom w:val="0"/>
          <w:divBdr>
            <w:top w:val="none" w:sz="0" w:space="0" w:color="auto"/>
            <w:left w:val="none" w:sz="0" w:space="0" w:color="auto"/>
            <w:bottom w:val="none" w:sz="0" w:space="0" w:color="auto"/>
            <w:right w:val="none" w:sz="0" w:space="0" w:color="auto"/>
          </w:divBdr>
        </w:div>
        <w:div w:id="982538565">
          <w:marLeft w:val="640"/>
          <w:marRight w:val="0"/>
          <w:marTop w:val="0"/>
          <w:marBottom w:val="0"/>
          <w:divBdr>
            <w:top w:val="none" w:sz="0" w:space="0" w:color="auto"/>
            <w:left w:val="none" w:sz="0" w:space="0" w:color="auto"/>
            <w:bottom w:val="none" w:sz="0" w:space="0" w:color="auto"/>
            <w:right w:val="none" w:sz="0" w:space="0" w:color="auto"/>
          </w:divBdr>
        </w:div>
        <w:div w:id="499009783">
          <w:marLeft w:val="640"/>
          <w:marRight w:val="0"/>
          <w:marTop w:val="0"/>
          <w:marBottom w:val="0"/>
          <w:divBdr>
            <w:top w:val="none" w:sz="0" w:space="0" w:color="auto"/>
            <w:left w:val="none" w:sz="0" w:space="0" w:color="auto"/>
            <w:bottom w:val="none" w:sz="0" w:space="0" w:color="auto"/>
            <w:right w:val="none" w:sz="0" w:space="0" w:color="auto"/>
          </w:divBdr>
        </w:div>
        <w:div w:id="489105024">
          <w:marLeft w:val="640"/>
          <w:marRight w:val="0"/>
          <w:marTop w:val="0"/>
          <w:marBottom w:val="0"/>
          <w:divBdr>
            <w:top w:val="none" w:sz="0" w:space="0" w:color="auto"/>
            <w:left w:val="none" w:sz="0" w:space="0" w:color="auto"/>
            <w:bottom w:val="none" w:sz="0" w:space="0" w:color="auto"/>
            <w:right w:val="none" w:sz="0" w:space="0" w:color="auto"/>
          </w:divBdr>
        </w:div>
        <w:div w:id="134035054">
          <w:marLeft w:val="640"/>
          <w:marRight w:val="0"/>
          <w:marTop w:val="0"/>
          <w:marBottom w:val="0"/>
          <w:divBdr>
            <w:top w:val="none" w:sz="0" w:space="0" w:color="auto"/>
            <w:left w:val="none" w:sz="0" w:space="0" w:color="auto"/>
            <w:bottom w:val="none" w:sz="0" w:space="0" w:color="auto"/>
            <w:right w:val="none" w:sz="0" w:space="0" w:color="auto"/>
          </w:divBdr>
        </w:div>
        <w:div w:id="225847281">
          <w:marLeft w:val="640"/>
          <w:marRight w:val="0"/>
          <w:marTop w:val="0"/>
          <w:marBottom w:val="0"/>
          <w:divBdr>
            <w:top w:val="none" w:sz="0" w:space="0" w:color="auto"/>
            <w:left w:val="none" w:sz="0" w:space="0" w:color="auto"/>
            <w:bottom w:val="none" w:sz="0" w:space="0" w:color="auto"/>
            <w:right w:val="none" w:sz="0" w:space="0" w:color="auto"/>
          </w:divBdr>
        </w:div>
        <w:div w:id="152070023">
          <w:marLeft w:val="640"/>
          <w:marRight w:val="0"/>
          <w:marTop w:val="0"/>
          <w:marBottom w:val="0"/>
          <w:divBdr>
            <w:top w:val="none" w:sz="0" w:space="0" w:color="auto"/>
            <w:left w:val="none" w:sz="0" w:space="0" w:color="auto"/>
            <w:bottom w:val="none" w:sz="0" w:space="0" w:color="auto"/>
            <w:right w:val="none" w:sz="0" w:space="0" w:color="auto"/>
          </w:divBdr>
        </w:div>
        <w:div w:id="116686461">
          <w:marLeft w:val="640"/>
          <w:marRight w:val="0"/>
          <w:marTop w:val="0"/>
          <w:marBottom w:val="0"/>
          <w:divBdr>
            <w:top w:val="none" w:sz="0" w:space="0" w:color="auto"/>
            <w:left w:val="none" w:sz="0" w:space="0" w:color="auto"/>
            <w:bottom w:val="none" w:sz="0" w:space="0" w:color="auto"/>
            <w:right w:val="none" w:sz="0" w:space="0" w:color="auto"/>
          </w:divBdr>
        </w:div>
        <w:div w:id="1294290100">
          <w:marLeft w:val="640"/>
          <w:marRight w:val="0"/>
          <w:marTop w:val="0"/>
          <w:marBottom w:val="0"/>
          <w:divBdr>
            <w:top w:val="none" w:sz="0" w:space="0" w:color="auto"/>
            <w:left w:val="none" w:sz="0" w:space="0" w:color="auto"/>
            <w:bottom w:val="none" w:sz="0" w:space="0" w:color="auto"/>
            <w:right w:val="none" w:sz="0" w:space="0" w:color="auto"/>
          </w:divBdr>
        </w:div>
        <w:div w:id="1042093341">
          <w:marLeft w:val="640"/>
          <w:marRight w:val="0"/>
          <w:marTop w:val="0"/>
          <w:marBottom w:val="0"/>
          <w:divBdr>
            <w:top w:val="none" w:sz="0" w:space="0" w:color="auto"/>
            <w:left w:val="none" w:sz="0" w:space="0" w:color="auto"/>
            <w:bottom w:val="none" w:sz="0" w:space="0" w:color="auto"/>
            <w:right w:val="none" w:sz="0" w:space="0" w:color="auto"/>
          </w:divBdr>
        </w:div>
        <w:div w:id="1963028977">
          <w:marLeft w:val="640"/>
          <w:marRight w:val="0"/>
          <w:marTop w:val="0"/>
          <w:marBottom w:val="0"/>
          <w:divBdr>
            <w:top w:val="none" w:sz="0" w:space="0" w:color="auto"/>
            <w:left w:val="none" w:sz="0" w:space="0" w:color="auto"/>
            <w:bottom w:val="none" w:sz="0" w:space="0" w:color="auto"/>
            <w:right w:val="none" w:sz="0" w:space="0" w:color="auto"/>
          </w:divBdr>
        </w:div>
        <w:div w:id="185564490">
          <w:marLeft w:val="640"/>
          <w:marRight w:val="0"/>
          <w:marTop w:val="0"/>
          <w:marBottom w:val="0"/>
          <w:divBdr>
            <w:top w:val="none" w:sz="0" w:space="0" w:color="auto"/>
            <w:left w:val="none" w:sz="0" w:space="0" w:color="auto"/>
            <w:bottom w:val="none" w:sz="0" w:space="0" w:color="auto"/>
            <w:right w:val="none" w:sz="0" w:space="0" w:color="auto"/>
          </w:divBdr>
        </w:div>
        <w:div w:id="1288969396">
          <w:marLeft w:val="640"/>
          <w:marRight w:val="0"/>
          <w:marTop w:val="0"/>
          <w:marBottom w:val="0"/>
          <w:divBdr>
            <w:top w:val="none" w:sz="0" w:space="0" w:color="auto"/>
            <w:left w:val="none" w:sz="0" w:space="0" w:color="auto"/>
            <w:bottom w:val="none" w:sz="0" w:space="0" w:color="auto"/>
            <w:right w:val="none" w:sz="0" w:space="0" w:color="auto"/>
          </w:divBdr>
        </w:div>
        <w:div w:id="285159364">
          <w:marLeft w:val="640"/>
          <w:marRight w:val="0"/>
          <w:marTop w:val="0"/>
          <w:marBottom w:val="0"/>
          <w:divBdr>
            <w:top w:val="none" w:sz="0" w:space="0" w:color="auto"/>
            <w:left w:val="none" w:sz="0" w:space="0" w:color="auto"/>
            <w:bottom w:val="none" w:sz="0" w:space="0" w:color="auto"/>
            <w:right w:val="none" w:sz="0" w:space="0" w:color="auto"/>
          </w:divBdr>
        </w:div>
        <w:div w:id="176311062">
          <w:marLeft w:val="640"/>
          <w:marRight w:val="0"/>
          <w:marTop w:val="0"/>
          <w:marBottom w:val="0"/>
          <w:divBdr>
            <w:top w:val="none" w:sz="0" w:space="0" w:color="auto"/>
            <w:left w:val="none" w:sz="0" w:space="0" w:color="auto"/>
            <w:bottom w:val="none" w:sz="0" w:space="0" w:color="auto"/>
            <w:right w:val="none" w:sz="0" w:space="0" w:color="auto"/>
          </w:divBdr>
        </w:div>
        <w:div w:id="1854219627">
          <w:marLeft w:val="640"/>
          <w:marRight w:val="0"/>
          <w:marTop w:val="0"/>
          <w:marBottom w:val="0"/>
          <w:divBdr>
            <w:top w:val="none" w:sz="0" w:space="0" w:color="auto"/>
            <w:left w:val="none" w:sz="0" w:space="0" w:color="auto"/>
            <w:bottom w:val="none" w:sz="0" w:space="0" w:color="auto"/>
            <w:right w:val="none" w:sz="0" w:space="0" w:color="auto"/>
          </w:divBdr>
        </w:div>
        <w:div w:id="1537083129">
          <w:marLeft w:val="640"/>
          <w:marRight w:val="0"/>
          <w:marTop w:val="0"/>
          <w:marBottom w:val="0"/>
          <w:divBdr>
            <w:top w:val="none" w:sz="0" w:space="0" w:color="auto"/>
            <w:left w:val="none" w:sz="0" w:space="0" w:color="auto"/>
            <w:bottom w:val="none" w:sz="0" w:space="0" w:color="auto"/>
            <w:right w:val="none" w:sz="0" w:space="0" w:color="auto"/>
          </w:divBdr>
        </w:div>
        <w:div w:id="446781915">
          <w:marLeft w:val="640"/>
          <w:marRight w:val="0"/>
          <w:marTop w:val="0"/>
          <w:marBottom w:val="0"/>
          <w:divBdr>
            <w:top w:val="none" w:sz="0" w:space="0" w:color="auto"/>
            <w:left w:val="none" w:sz="0" w:space="0" w:color="auto"/>
            <w:bottom w:val="none" w:sz="0" w:space="0" w:color="auto"/>
            <w:right w:val="none" w:sz="0" w:space="0" w:color="auto"/>
          </w:divBdr>
        </w:div>
        <w:div w:id="1920096754">
          <w:marLeft w:val="640"/>
          <w:marRight w:val="0"/>
          <w:marTop w:val="0"/>
          <w:marBottom w:val="0"/>
          <w:divBdr>
            <w:top w:val="none" w:sz="0" w:space="0" w:color="auto"/>
            <w:left w:val="none" w:sz="0" w:space="0" w:color="auto"/>
            <w:bottom w:val="none" w:sz="0" w:space="0" w:color="auto"/>
            <w:right w:val="none" w:sz="0" w:space="0" w:color="auto"/>
          </w:divBdr>
        </w:div>
        <w:div w:id="68431212">
          <w:marLeft w:val="640"/>
          <w:marRight w:val="0"/>
          <w:marTop w:val="0"/>
          <w:marBottom w:val="0"/>
          <w:divBdr>
            <w:top w:val="none" w:sz="0" w:space="0" w:color="auto"/>
            <w:left w:val="none" w:sz="0" w:space="0" w:color="auto"/>
            <w:bottom w:val="none" w:sz="0" w:space="0" w:color="auto"/>
            <w:right w:val="none" w:sz="0" w:space="0" w:color="auto"/>
          </w:divBdr>
        </w:div>
        <w:div w:id="542909607">
          <w:marLeft w:val="640"/>
          <w:marRight w:val="0"/>
          <w:marTop w:val="0"/>
          <w:marBottom w:val="0"/>
          <w:divBdr>
            <w:top w:val="none" w:sz="0" w:space="0" w:color="auto"/>
            <w:left w:val="none" w:sz="0" w:space="0" w:color="auto"/>
            <w:bottom w:val="none" w:sz="0" w:space="0" w:color="auto"/>
            <w:right w:val="none" w:sz="0" w:space="0" w:color="auto"/>
          </w:divBdr>
        </w:div>
        <w:div w:id="1330713583">
          <w:marLeft w:val="640"/>
          <w:marRight w:val="0"/>
          <w:marTop w:val="0"/>
          <w:marBottom w:val="0"/>
          <w:divBdr>
            <w:top w:val="none" w:sz="0" w:space="0" w:color="auto"/>
            <w:left w:val="none" w:sz="0" w:space="0" w:color="auto"/>
            <w:bottom w:val="none" w:sz="0" w:space="0" w:color="auto"/>
            <w:right w:val="none" w:sz="0" w:space="0" w:color="auto"/>
          </w:divBdr>
        </w:div>
        <w:div w:id="227805900">
          <w:marLeft w:val="640"/>
          <w:marRight w:val="0"/>
          <w:marTop w:val="0"/>
          <w:marBottom w:val="0"/>
          <w:divBdr>
            <w:top w:val="none" w:sz="0" w:space="0" w:color="auto"/>
            <w:left w:val="none" w:sz="0" w:space="0" w:color="auto"/>
            <w:bottom w:val="none" w:sz="0" w:space="0" w:color="auto"/>
            <w:right w:val="none" w:sz="0" w:space="0" w:color="auto"/>
          </w:divBdr>
        </w:div>
        <w:div w:id="370884278">
          <w:marLeft w:val="640"/>
          <w:marRight w:val="0"/>
          <w:marTop w:val="0"/>
          <w:marBottom w:val="0"/>
          <w:divBdr>
            <w:top w:val="none" w:sz="0" w:space="0" w:color="auto"/>
            <w:left w:val="none" w:sz="0" w:space="0" w:color="auto"/>
            <w:bottom w:val="none" w:sz="0" w:space="0" w:color="auto"/>
            <w:right w:val="none" w:sz="0" w:space="0" w:color="auto"/>
          </w:divBdr>
        </w:div>
        <w:div w:id="616254124">
          <w:marLeft w:val="640"/>
          <w:marRight w:val="0"/>
          <w:marTop w:val="0"/>
          <w:marBottom w:val="0"/>
          <w:divBdr>
            <w:top w:val="none" w:sz="0" w:space="0" w:color="auto"/>
            <w:left w:val="none" w:sz="0" w:space="0" w:color="auto"/>
            <w:bottom w:val="none" w:sz="0" w:space="0" w:color="auto"/>
            <w:right w:val="none" w:sz="0" w:space="0" w:color="auto"/>
          </w:divBdr>
        </w:div>
        <w:div w:id="1240018784">
          <w:marLeft w:val="640"/>
          <w:marRight w:val="0"/>
          <w:marTop w:val="0"/>
          <w:marBottom w:val="0"/>
          <w:divBdr>
            <w:top w:val="none" w:sz="0" w:space="0" w:color="auto"/>
            <w:left w:val="none" w:sz="0" w:space="0" w:color="auto"/>
            <w:bottom w:val="none" w:sz="0" w:space="0" w:color="auto"/>
            <w:right w:val="none" w:sz="0" w:space="0" w:color="auto"/>
          </w:divBdr>
        </w:div>
        <w:div w:id="428278200">
          <w:marLeft w:val="640"/>
          <w:marRight w:val="0"/>
          <w:marTop w:val="0"/>
          <w:marBottom w:val="0"/>
          <w:divBdr>
            <w:top w:val="none" w:sz="0" w:space="0" w:color="auto"/>
            <w:left w:val="none" w:sz="0" w:space="0" w:color="auto"/>
            <w:bottom w:val="none" w:sz="0" w:space="0" w:color="auto"/>
            <w:right w:val="none" w:sz="0" w:space="0" w:color="auto"/>
          </w:divBdr>
        </w:div>
        <w:div w:id="449249773">
          <w:marLeft w:val="640"/>
          <w:marRight w:val="0"/>
          <w:marTop w:val="0"/>
          <w:marBottom w:val="0"/>
          <w:divBdr>
            <w:top w:val="none" w:sz="0" w:space="0" w:color="auto"/>
            <w:left w:val="none" w:sz="0" w:space="0" w:color="auto"/>
            <w:bottom w:val="none" w:sz="0" w:space="0" w:color="auto"/>
            <w:right w:val="none" w:sz="0" w:space="0" w:color="auto"/>
          </w:divBdr>
        </w:div>
      </w:divsChild>
    </w:div>
    <w:div w:id="139617465">
      <w:bodyDiv w:val="1"/>
      <w:marLeft w:val="0"/>
      <w:marRight w:val="0"/>
      <w:marTop w:val="0"/>
      <w:marBottom w:val="0"/>
      <w:divBdr>
        <w:top w:val="none" w:sz="0" w:space="0" w:color="auto"/>
        <w:left w:val="none" w:sz="0" w:space="0" w:color="auto"/>
        <w:bottom w:val="none" w:sz="0" w:space="0" w:color="auto"/>
        <w:right w:val="none" w:sz="0" w:space="0" w:color="auto"/>
      </w:divBdr>
    </w:div>
    <w:div w:id="171142723">
      <w:bodyDiv w:val="1"/>
      <w:marLeft w:val="0"/>
      <w:marRight w:val="0"/>
      <w:marTop w:val="0"/>
      <w:marBottom w:val="0"/>
      <w:divBdr>
        <w:top w:val="none" w:sz="0" w:space="0" w:color="auto"/>
        <w:left w:val="none" w:sz="0" w:space="0" w:color="auto"/>
        <w:bottom w:val="none" w:sz="0" w:space="0" w:color="auto"/>
        <w:right w:val="none" w:sz="0" w:space="0" w:color="auto"/>
      </w:divBdr>
    </w:div>
    <w:div w:id="208148114">
      <w:bodyDiv w:val="1"/>
      <w:marLeft w:val="0"/>
      <w:marRight w:val="0"/>
      <w:marTop w:val="0"/>
      <w:marBottom w:val="0"/>
      <w:divBdr>
        <w:top w:val="none" w:sz="0" w:space="0" w:color="auto"/>
        <w:left w:val="none" w:sz="0" w:space="0" w:color="auto"/>
        <w:bottom w:val="none" w:sz="0" w:space="0" w:color="auto"/>
        <w:right w:val="none" w:sz="0" w:space="0" w:color="auto"/>
      </w:divBdr>
      <w:divsChild>
        <w:div w:id="2018726783">
          <w:marLeft w:val="640"/>
          <w:marRight w:val="0"/>
          <w:marTop w:val="0"/>
          <w:marBottom w:val="0"/>
          <w:divBdr>
            <w:top w:val="none" w:sz="0" w:space="0" w:color="auto"/>
            <w:left w:val="none" w:sz="0" w:space="0" w:color="auto"/>
            <w:bottom w:val="none" w:sz="0" w:space="0" w:color="auto"/>
            <w:right w:val="none" w:sz="0" w:space="0" w:color="auto"/>
          </w:divBdr>
        </w:div>
        <w:div w:id="936132482">
          <w:marLeft w:val="640"/>
          <w:marRight w:val="0"/>
          <w:marTop w:val="0"/>
          <w:marBottom w:val="0"/>
          <w:divBdr>
            <w:top w:val="none" w:sz="0" w:space="0" w:color="auto"/>
            <w:left w:val="none" w:sz="0" w:space="0" w:color="auto"/>
            <w:bottom w:val="none" w:sz="0" w:space="0" w:color="auto"/>
            <w:right w:val="none" w:sz="0" w:space="0" w:color="auto"/>
          </w:divBdr>
        </w:div>
        <w:div w:id="108865621">
          <w:marLeft w:val="640"/>
          <w:marRight w:val="0"/>
          <w:marTop w:val="0"/>
          <w:marBottom w:val="0"/>
          <w:divBdr>
            <w:top w:val="none" w:sz="0" w:space="0" w:color="auto"/>
            <w:left w:val="none" w:sz="0" w:space="0" w:color="auto"/>
            <w:bottom w:val="none" w:sz="0" w:space="0" w:color="auto"/>
            <w:right w:val="none" w:sz="0" w:space="0" w:color="auto"/>
          </w:divBdr>
        </w:div>
        <w:div w:id="1579367054">
          <w:marLeft w:val="640"/>
          <w:marRight w:val="0"/>
          <w:marTop w:val="0"/>
          <w:marBottom w:val="0"/>
          <w:divBdr>
            <w:top w:val="none" w:sz="0" w:space="0" w:color="auto"/>
            <w:left w:val="none" w:sz="0" w:space="0" w:color="auto"/>
            <w:bottom w:val="none" w:sz="0" w:space="0" w:color="auto"/>
            <w:right w:val="none" w:sz="0" w:space="0" w:color="auto"/>
          </w:divBdr>
        </w:div>
        <w:div w:id="1758819537">
          <w:marLeft w:val="640"/>
          <w:marRight w:val="0"/>
          <w:marTop w:val="0"/>
          <w:marBottom w:val="0"/>
          <w:divBdr>
            <w:top w:val="none" w:sz="0" w:space="0" w:color="auto"/>
            <w:left w:val="none" w:sz="0" w:space="0" w:color="auto"/>
            <w:bottom w:val="none" w:sz="0" w:space="0" w:color="auto"/>
            <w:right w:val="none" w:sz="0" w:space="0" w:color="auto"/>
          </w:divBdr>
        </w:div>
        <w:div w:id="1582564171">
          <w:marLeft w:val="640"/>
          <w:marRight w:val="0"/>
          <w:marTop w:val="0"/>
          <w:marBottom w:val="0"/>
          <w:divBdr>
            <w:top w:val="none" w:sz="0" w:space="0" w:color="auto"/>
            <w:left w:val="none" w:sz="0" w:space="0" w:color="auto"/>
            <w:bottom w:val="none" w:sz="0" w:space="0" w:color="auto"/>
            <w:right w:val="none" w:sz="0" w:space="0" w:color="auto"/>
          </w:divBdr>
        </w:div>
        <w:div w:id="2128348482">
          <w:marLeft w:val="640"/>
          <w:marRight w:val="0"/>
          <w:marTop w:val="0"/>
          <w:marBottom w:val="0"/>
          <w:divBdr>
            <w:top w:val="none" w:sz="0" w:space="0" w:color="auto"/>
            <w:left w:val="none" w:sz="0" w:space="0" w:color="auto"/>
            <w:bottom w:val="none" w:sz="0" w:space="0" w:color="auto"/>
            <w:right w:val="none" w:sz="0" w:space="0" w:color="auto"/>
          </w:divBdr>
        </w:div>
        <w:div w:id="1527283465">
          <w:marLeft w:val="640"/>
          <w:marRight w:val="0"/>
          <w:marTop w:val="0"/>
          <w:marBottom w:val="0"/>
          <w:divBdr>
            <w:top w:val="none" w:sz="0" w:space="0" w:color="auto"/>
            <w:left w:val="none" w:sz="0" w:space="0" w:color="auto"/>
            <w:bottom w:val="none" w:sz="0" w:space="0" w:color="auto"/>
            <w:right w:val="none" w:sz="0" w:space="0" w:color="auto"/>
          </w:divBdr>
        </w:div>
        <w:div w:id="447551317">
          <w:marLeft w:val="640"/>
          <w:marRight w:val="0"/>
          <w:marTop w:val="0"/>
          <w:marBottom w:val="0"/>
          <w:divBdr>
            <w:top w:val="none" w:sz="0" w:space="0" w:color="auto"/>
            <w:left w:val="none" w:sz="0" w:space="0" w:color="auto"/>
            <w:bottom w:val="none" w:sz="0" w:space="0" w:color="auto"/>
            <w:right w:val="none" w:sz="0" w:space="0" w:color="auto"/>
          </w:divBdr>
        </w:div>
        <w:div w:id="2094860275">
          <w:marLeft w:val="640"/>
          <w:marRight w:val="0"/>
          <w:marTop w:val="0"/>
          <w:marBottom w:val="0"/>
          <w:divBdr>
            <w:top w:val="none" w:sz="0" w:space="0" w:color="auto"/>
            <w:left w:val="none" w:sz="0" w:space="0" w:color="auto"/>
            <w:bottom w:val="none" w:sz="0" w:space="0" w:color="auto"/>
            <w:right w:val="none" w:sz="0" w:space="0" w:color="auto"/>
          </w:divBdr>
        </w:div>
        <w:div w:id="1827933861">
          <w:marLeft w:val="640"/>
          <w:marRight w:val="0"/>
          <w:marTop w:val="0"/>
          <w:marBottom w:val="0"/>
          <w:divBdr>
            <w:top w:val="none" w:sz="0" w:space="0" w:color="auto"/>
            <w:left w:val="none" w:sz="0" w:space="0" w:color="auto"/>
            <w:bottom w:val="none" w:sz="0" w:space="0" w:color="auto"/>
            <w:right w:val="none" w:sz="0" w:space="0" w:color="auto"/>
          </w:divBdr>
        </w:div>
        <w:div w:id="1415466640">
          <w:marLeft w:val="640"/>
          <w:marRight w:val="0"/>
          <w:marTop w:val="0"/>
          <w:marBottom w:val="0"/>
          <w:divBdr>
            <w:top w:val="none" w:sz="0" w:space="0" w:color="auto"/>
            <w:left w:val="none" w:sz="0" w:space="0" w:color="auto"/>
            <w:bottom w:val="none" w:sz="0" w:space="0" w:color="auto"/>
            <w:right w:val="none" w:sz="0" w:space="0" w:color="auto"/>
          </w:divBdr>
        </w:div>
        <w:div w:id="49573205">
          <w:marLeft w:val="640"/>
          <w:marRight w:val="0"/>
          <w:marTop w:val="0"/>
          <w:marBottom w:val="0"/>
          <w:divBdr>
            <w:top w:val="none" w:sz="0" w:space="0" w:color="auto"/>
            <w:left w:val="none" w:sz="0" w:space="0" w:color="auto"/>
            <w:bottom w:val="none" w:sz="0" w:space="0" w:color="auto"/>
            <w:right w:val="none" w:sz="0" w:space="0" w:color="auto"/>
          </w:divBdr>
        </w:div>
        <w:div w:id="2135713189">
          <w:marLeft w:val="640"/>
          <w:marRight w:val="0"/>
          <w:marTop w:val="0"/>
          <w:marBottom w:val="0"/>
          <w:divBdr>
            <w:top w:val="none" w:sz="0" w:space="0" w:color="auto"/>
            <w:left w:val="none" w:sz="0" w:space="0" w:color="auto"/>
            <w:bottom w:val="none" w:sz="0" w:space="0" w:color="auto"/>
            <w:right w:val="none" w:sz="0" w:space="0" w:color="auto"/>
          </w:divBdr>
        </w:div>
        <w:div w:id="1734625092">
          <w:marLeft w:val="640"/>
          <w:marRight w:val="0"/>
          <w:marTop w:val="0"/>
          <w:marBottom w:val="0"/>
          <w:divBdr>
            <w:top w:val="none" w:sz="0" w:space="0" w:color="auto"/>
            <w:left w:val="none" w:sz="0" w:space="0" w:color="auto"/>
            <w:bottom w:val="none" w:sz="0" w:space="0" w:color="auto"/>
            <w:right w:val="none" w:sz="0" w:space="0" w:color="auto"/>
          </w:divBdr>
        </w:div>
        <w:div w:id="1976566131">
          <w:marLeft w:val="640"/>
          <w:marRight w:val="0"/>
          <w:marTop w:val="0"/>
          <w:marBottom w:val="0"/>
          <w:divBdr>
            <w:top w:val="none" w:sz="0" w:space="0" w:color="auto"/>
            <w:left w:val="none" w:sz="0" w:space="0" w:color="auto"/>
            <w:bottom w:val="none" w:sz="0" w:space="0" w:color="auto"/>
            <w:right w:val="none" w:sz="0" w:space="0" w:color="auto"/>
          </w:divBdr>
        </w:div>
        <w:div w:id="2109230337">
          <w:marLeft w:val="640"/>
          <w:marRight w:val="0"/>
          <w:marTop w:val="0"/>
          <w:marBottom w:val="0"/>
          <w:divBdr>
            <w:top w:val="none" w:sz="0" w:space="0" w:color="auto"/>
            <w:left w:val="none" w:sz="0" w:space="0" w:color="auto"/>
            <w:bottom w:val="none" w:sz="0" w:space="0" w:color="auto"/>
            <w:right w:val="none" w:sz="0" w:space="0" w:color="auto"/>
          </w:divBdr>
        </w:div>
        <w:div w:id="1077896572">
          <w:marLeft w:val="640"/>
          <w:marRight w:val="0"/>
          <w:marTop w:val="0"/>
          <w:marBottom w:val="0"/>
          <w:divBdr>
            <w:top w:val="none" w:sz="0" w:space="0" w:color="auto"/>
            <w:left w:val="none" w:sz="0" w:space="0" w:color="auto"/>
            <w:bottom w:val="none" w:sz="0" w:space="0" w:color="auto"/>
            <w:right w:val="none" w:sz="0" w:space="0" w:color="auto"/>
          </w:divBdr>
        </w:div>
        <w:div w:id="1225724438">
          <w:marLeft w:val="640"/>
          <w:marRight w:val="0"/>
          <w:marTop w:val="0"/>
          <w:marBottom w:val="0"/>
          <w:divBdr>
            <w:top w:val="none" w:sz="0" w:space="0" w:color="auto"/>
            <w:left w:val="none" w:sz="0" w:space="0" w:color="auto"/>
            <w:bottom w:val="none" w:sz="0" w:space="0" w:color="auto"/>
            <w:right w:val="none" w:sz="0" w:space="0" w:color="auto"/>
          </w:divBdr>
        </w:div>
        <w:div w:id="855536686">
          <w:marLeft w:val="640"/>
          <w:marRight w:val="0"/>
          <w:marTop w:val="0"/>
          <w:marBottom w:val="0"/>
          <w:divBdr>
            <w:top w:val="none" w:sz="0" w:space="0" w:color="auto"/>
            <w:left w:val="none" w:sz="0" w:space="0" w:color="auto"/>
            <w:bottom w:val="none" w:sz="0" w:space="0" w:color="auto"/>
            <w:right w:val="none" w:sz="0" w:space="0" w:color="auto"/>
          </w:divBdr>
        </w:div>
        <w:div w:id="312177701">
          <w:marLeft w:val="640"/>
          <w:marRight w:val="0"/>
          <w:marTop w:val="0"/>
          <w:marBottom w:val="0"/>
          <w:divBdr>
            <w:top w:val="none" w:sz="0" w:space="0" w:color="auto"/>
            <w:left w:val="none" w:sz="0" w:space="0" w:color="auto"/>
            <w:bottom w:val="none" w:sz="0" w:space="0" w:color="auto"/>
            <w:right w:val="none" w:sz="0" w:space="0" w:color="auto"/>
          </w:divBdr>
        </w:div>
        <w:div w:id="132676719">
          <w:marLeft w:val="640"/>
          <w:marRight w:val="0"/>
          <w:marTop w:val="0"/>
          <w:marBottom w:val="0"/>
          <w:divBdr>
            <w:top w:val="none" w:sz="0" w:space="0" w:color="auto"/>
            <w:left w:val="none" w:sz="0" w:space="0" w:color="auto"/>
            <w:bottom w:val="none" w:sz="0" w:space="0" w:color="auto"/>
            <w:right w:val="none" w:sz="0" w:space="0" w:color="auto"/>
          </w:divBdr>
        </w:div>
        <w:div w:id="322202353">
          <w:marLeft w:val="640"/>
          <w:marRight w:val="0"/>
          <w:marTop w:val="0"/>
          <w:marBottom w:val="0"/>
          <w:divBdr>
            <w:top w:val="none" w:sz="0" w:space="0" w:color="auto"/>
            <w:left w:val="none" w:sz="0" w:space="0" w:color="auto"/>
            <w:bottom w:val="none" w:sz="0" w:space="0" w:color="auto"/>
            <w:right w:val="none" w:sz="0" w:space="0" w:color="auto"/>
          </w:divBdr>
        </w:div>
        <w:div w:id="547109438">
          <w:marLeft w:val="640"/>
          <w:marRight w:val="0"/>
          <w:marTop w:val="0"/>
          <w:marBottom w:val="0"/>
          <w:divBdr>
            <w:top w:val="none" w:sz="0" w:space="0" w:color="auto"/>
            <w:left w:val="none" w:sz="0" w:space="0" w:color="auto"/>
            <w:bottom w:val="none" w:sz="0" w:space="0" w:color="auto"/>
            <w:right w:val="none" w:sz="0" w:space="0" w:color="auto"/>
          </w:divBdr>
        </w:div>
        <w:div w:id="158468370">
          <w:marLeft w:val="640"/>
          <w:marRight w:val="0"/>
          <w:marTop w:val="0"/>
          <w:marBottom w:val="0"/>
          <w:divBdr>
            <w:top w:val="none" w:sz="0" w:space="0" w:color="auto"/>
            <w:left w:val="none" w:sz="0" w:space="0" w:color="auto"/>
            <w:bottom w:val="none" w:sz="0" w:space="0" w:color="auto"/>
            <w:right w:val="none" w:sz="0" w:space="0" w:color="auto"/>
          </w:divBdr>
        </w:div>
        <w:div w:id="31881672">
          <w:marLeft w:val="640"/>
          <w:marRight w:val="0"/>
          <w:marTop w:val="0"/>
          <w:marBottom w:val="0"/>
          <w:divBdr>
            <w:top w:val="none" w:sz="0" w:space="0" w:color="auto"/>
            <w:left w:val="none" w:sz="0" w:space="0" w:color="auto"/>
            <w:bottom w:val="none" w:sz="0" w:space="0" w:color="auto"/>
            <w:right w:val="none" w:sz="0" w:space="0" w:color="auto"/>
          </w:divBdr>
        </w:div>
        <w:div w:id="144706046">
          <w:marLeft w:val="640"/>
          <w:marRight w:val="0"/>
          <w:marTop w:val="0"/>
          <w:marBottom w:val="0"/>
          <w:divBdr>
            <w:top w:val="none" w:sz="0" w:space="0" w:color="auto"/>
            <w:left w:val="none" w:sz="0" w:space="0" w:color="auto"/>
            <w:bottom w:val="none" w:sz="0" w:space="0" w:color="auto"/>
            <w:right w:val="none" w:sz="0" w:space="0" w:color="auto"/>
          </w:divBdr>
        </w:div>
        <w:div w:id="749279703">
          <w:marLeft w:val="640"/>
          <w:marRight w:val="0"/>
          <w:marTop w:val="0"/>
          <w:marBottom w:val="0"/>
          <w:divBdr>
            <w:top w:val="none" w:sz="0" w:space="0" w:color="auto"/>
            <w:left w:val="none" w:sz="0" w:space="0" w:color="auto"/>
            <w:bottom w:val="none" w:sz="0" w:space="0" w:color="auto"/>
            <w:right w:val="none" w:sz="0" w:space="0" w:color="auto"/>
          </w:divBdr>
        </w:div>
        <w:div w:id="1832332631">
          <w:marLeft w:val="640"/>
          <w:marRight w:val="0"/>
          <w:marTop w:val="0"/>
          <w:marBottom w:val="0"/>
          <w:divBdr>
            <w:top w:val="none" w:sz="0" w:space="0" w:color="auto"/>
            <w:left w:val="none" w:sz="0" w:space="0" w:color="auto"/>
            <w:bottom w:val="none" w:sz="0" w:space="0" w:color="auto"/>
            <w:right w:val="none" w:sz="0" w:space="0" w:color="auto"/>
          </w:divBdr>
        </w:div>
        <w:div w:id="791049241">
          <w:marLeft w:val="640"/>
          <w:marRight w:val="0"/>
          <w:marTop w:val="0"/>
          <w:marBottom w:val="0"/>
          <w:divBdr>
            <w:top w:val="none" w:sz="0" w:space="0" w:color="auto"/>
            <w:left w:val="none" w:sz="0" w:space="0" w:color="auto"/>
            <w:bottom w:val="none" w:sz="0" w:space="0" w:color="auto"/>
            <w:right w:val="none" w:sz="0" w:space="0" w:color="auto"/>
          </w:divBdr>
        </w:div>
        <w:div w:id="75446007">
          <w:marLeft w:val="640"/>
          <w:marRight w:val="0"/>
          <w:marTop w:val="0"/>
          <w:marBottom w:val="0"/>
          <w:divBdr>
            <w:top w:val="none" w:sz="0" w:space="0" w:color="auto"/>
            <w:left w:val="none" w:sz="0" w:space="0" w:color="auto"/>
            <w:bottom w:val="none" w:sz="0" w:space="0" w:color="auto"/>
            <w:right w:val="none" w:sz="0" w:space="0" w:color="auto"/>
          </w:divBdr>
        </w:div>
        <w:div w:id="1780442444">
          <w:marLeft w:val="640"/>
          <w:marRight w:val="0"/>
          <w:marTop w:val="0"/>
          <w:marBottom w:val="0"/>
          <w:divBdr>
            <w:top w:val="none" w:sz="0" w:space="0" w:color="auto"/>
            <w:left w:val="none" w:sz="0" w:space="0" w:color="auto"/>
            <w:bottom w:val="none" w:sz="0" w:space="0" w:color="auto"/>
            <w:right w:val="none" w:sz="0" w:space="0" w:color="auto"/>
          </w:divBdr>
        </w:div>
        <w:div w:id="725909250">
          <w:marLeft w:val="640"/>
          <w:marRight w:val="0"/>
          <w:marTop w:val="0"/>
          <w:marBottom w:val="0"/>
          <w:divBdr>
            <w:top w:val="none" w:sz="0" w:space="0" w:color="auto"/>
            <w:left w:val="none" w:sz="0" w:space="0" w:color="auto"/>
            <w:bottom w:val="none" w:sz="0" w:space="0" w:color="auto"/>
            <w:right w:val="none" w:sz="0" w:space="0" w:color="auto"/>
          </w:divBdr>
        </w:div>
        <w:div w:id="1128932476">
          <w:marLeft w:val="640"/>
          <w:marRight w:val="0"/>
          <w:marTop w:val="0"/>
          <w:marBottom w:val="0"/>
          <w:divBdr>
            <w:top w:val="none" w:sz="0" w:space="0" w:color="auto"/>
            <w:left w:val="none" w:sz="0" w:space="0" w:color="auto"/>
            <w:bottom w:val="none" w:sz="0" w:space="0" w:color="auto"/>
            <w:right w:val="none" w:sz="0" w:space="0" w:color="auto"/>
          </w:divBdr>
        </w:div>
        <w:div w:id="2133400110">
          <w:marLeft w:val="640"/>
          <w:marRight w:val="0"/>
          <w:marTop w:val="0"/>
          <w:marBottom w:val="0"/>
          <w:divBdr>
            <w:top w:val="none" w:sz="0" w:space="0" w:color="auto"/>
            <w:left w:val="none" w:sz="0" w:space="0" w:color="auto"/>
            <w:bottom w:val="none" w:sz="0" w:space="0" w:color="auto"/>
            <w:right w:val="none" w:sz="0" w:space="0" w:color="auto"/>
          </w:divBdr>
        </w:div>
        <w:div w:id="1253508902">
          <w:marLeft w:val="640"/>
          <w:marRight w:val="0"/>
          <w:marTop w:val="0"/>
          <w:marBottom w:val="0"/>
          <w:divBdr>
            <w:top w:val="none" w:sz="0" w:space="0" w:color="auto"/>
            <w:left w:val="none" w:sz="0" w:space="0" w:color="auto"/>
            <w:bottom w:val="none" w:sz="0" w:space="0" w:color="auto"/>
            <w:right w:val="none" w:sz="0" w:space="0" w:color="auto"/>
          </w:divBdr>
        </w:div>
        <w:div w:id="1150556962">
          <w:marLeft w:val="640"/>
          <w:marRight w:val="0"/>
          <w:marTop w:val="0"/>
          <w:marBottom w:val="0"/>
          <w:divBdr>
            <w:top w:val="none" w:sz="0" w:space="0" w:color="auto"/>
            <w:left w:val="none" w:sz="0" w:space="0" w:color="auto"/>
            <w:bottom w:val="none" w:sz="0" w:space="0" w:color="auto"/>
            <w:right w:val="none" w:sz="0" w:space="0" w:color="auto"/>
          </w:divBdr>
        </w:div>
        <w:div w:id="1172523083">
          <w:marLeft w:val="640"/>
          <w:marRight w:val="0"/>
          <w:marTop w:val="0"/>
          <w:marBottom w:val="0"/>
          <w:divBdr>
            <w:top w:val="none" w:sz="0" w:space="0" w:color="auto"/>
            <w:left w:val="none" w:sz="0" w:space="0" w:color="auto"/>
            <w:bottom w:val="none" w:sz="0" w:space="0" w:color="auto"/>
            <w:right w:val="none" w:sz="0" w:space="0" w:color="auto"/>
          </w:divBdr>
        </w:div>
        <w:div w:id="1536238666">
          <w:marLeft w:val="640"/>
          <w:marRight w:val="0"/>
          <w:marTop w:val="0"/>
          <w:marBottom w:val="0"/>
          <w:divBdr>
            <w:top w:val="none" w:sz="0" w:space="0" w:color="auto"/>
            <w:left w:val="none" w:sz="0" w:space="0" w:color="auto"/>
            <w:bottom w:val="none" w:sz="0" w:space="0" w:color="auto"/>
            <w:right w:val="none" w:sz="0" w:space="0" w:color="auto"/>
          </w:divBdr>
        </w:div>
        <w:div w:id="1916015673">
          <w:marLeft w:val="640"/>
          <w:marRight w:val="0"/>
          <w:marTop w:val="0"/>
          <w:marBottom w:val="0"/>
          <w:divBdr>
            <w:top w:val="none" w:sz="0" w:space="0" w:color="auto"/>
            <w:left w:val="none" w:sz="0" w:space="0" w:color="auto"/>
            <w:bottom w:val="none" w:sz="0" w:space="0" w:color="auto"/>
            <w:right w:val="none" w:sz="0" w:space="0" w:color="auto"/>
          </w:divBdr>
        </w:div>
        <w:div w:id="635531766">
          <w:marLeft w:val="640"/>
          <w:marRight w:val="0"/>
          <w:marTop w:val="0"/>
          <w:marBottom w:val="0"/>
          <w:divBdr>
            <w:top w:val="none" w:sz="0" w:space="0" w:color="auto"/>
            <w:left w:val="none" w:sz="0" w:space="0" w:color="auto"/>
            <w:bottom w:val="none" w:sz="0" w:space="0" w:color="auto"/>
            <w:right w:val="none" w:sz="0" w:space="0" w:color="auto"/>
          </w:divBdr>
        </w:div>
        <w:div w:id="1954092052">
          <w:marLeft w:val="640"/>
          <w:marRight w:val="0"/>
          <w:marTop w:val="0"/>
          <w:marBottom w:val="0"/>
          <w:divBdr>
            <w:top w:val="none" w:sz="0" w:space="0" w:color="auto"/>
            <w:left w:val="none" w:sz="0" w:space="0" w:color="auto"/>
            <w:bottom w:val="none" w:sz="0" w:space="0" w:color="auto"/>
            <w:right w:val="none" w:sz="0" w:space="0" w:color="auto"/>
          </w:divBdr>
        </w:div>
        <w:div w:id="1540049603">
          <w:marLeft w:val="640"/>
          <w:marRight w:val="0"/>
          <w:marTop w:val="0"/>
          <w:marBottom w:val="0"/>
          <w:divBdr>
            <w:top w:val="none" w:sz="0" w:space="0" w:color="auto"/>
            <w:left w:val="none" w:sz="0" w:space="0" w:color="auto"/>
            <w:bottom w:val="none" w:sz="0" w:space="0" w:color="auto"/>
            <w:right w:val="none" w:sz="0" w:space="0" w:color="auto"/>
          </w:divBdr>
        </w:div>
        <w:div w:id="1787191383">
          <w:marLeft w:val="640"/>
          <w:marRight w:val="0"/>
          <w:marTop w:val="0"/>
          <w:marBottom w:val="0"/>
          <w:divBdr>
            <w:top w:val="none" w:sz="0" w:space="0" w:color="auto"/>
            <w:left w:val="none" w:sz="0" w:space="0" w:color="auto"/>
            <w:bottom w:val="none" w:sz="0" w:space="0" w:color="auto"/>
            <w:right w:val="none" w:sz="0" w:space="0" w:color="auto"/>
          </w:divBdr>
        </w:div>
        <w:div w:id="1476681117">
          <w:marLeft w:val="640"/>
          <w:marRight w:val="0"/>
          <w:marTop w:val="0"/>
          <w:marBottom w:val="0"/>
          <w:divBdr>
            <w:top w:val="none" w:sz="0" w:space="0" w:color="auto"/>
            <w:left w:val="none" w:sz="0" w:space="0" w:color="auto"/>
            <w:bottom w:val="none" w:sz="0" w:space="0" w:color="auto"/>
            <w:right w:val="none" w:sz="0" w:space="0" w:color="auto"/>
          </w:divBdr>
        </w:div>
        <w:div w:id="1604729623">
          <w:marLeft w:val="640"/>
          <w:marRight w:val="0"/>
          <w:marTop w:val="0"/>
          <w:marBottom w:val="0"/>
          <w:divBdr>
            <w:top w:val="none" w:sz="0" w:space="0" w:color="auto"/>
            <w:left w:val="none" w:sz="0" w:space="0" w:color="auto"/>
            <w:bottom w:val="none" w:sz="0" w:space="0" w:color="auto"/>
            <w:right w:val="none" w:sz="0" w:space="0" w:color="auto"/>
          </w:divBdr>
        </w:div>
        <w:div w:id="45374603">
          <w:marLeft w:val="640"/>
          <w:marRight w:val="0"/>
          <w:marTop w:val="0"/>
          <w:marBottom w:val="0"/>
          <w:divBdr>
            <w:top w:val="none" w:sz="0" w:space="0" w:color="auto"/>
            <w:left w:val="none" w:sz="0" w:space="0" w:color="auto"/>
            <w:bottom w:val="none" w:sz="0" w:space="0" w:color="auto"/>
            <w:right w:val="none" w:sz="0" w:space="0" w:color="auto"/>
          </w:divBdr>
        </w:div>
        <w:div w:id="1800024954">
          <w:marLeft w:val="640"/>
          <w:marRight w:val="0"/>
          <w:marTop w:val="0"/>
          <w:marBottom w:val="0"/>
          <w:divBdr>
            <w:top w:val="none" w:sz="0" w:space="0" w:color="auto"/>
            <w:left w:val="none" w:sz="0" w:space="0" w:color="auto"/>
            <w:bottom w:val="none" w:sz="0" w:space="0" w:color="auto"/>
            <w:right w:val="none" w:sz="0" w:space="0" w:color="auto"/>
          </w:divBdr>
        </w:div>
        <w:div w:id="1687636577">
          <w:marLeft w:val="640"/>
          <w:marRight w:val="0"/>
          <w:marTop w:val="0"/>
          <w:marBottom w:val="0"/>
          <w:divBdr>
            <w:top w:val="none" w:sz="0" w:space="0" w:color="auto"/>
            <w:left w:val="none" w:sz="0" w:space="0" w:color="auto"/>
            <w:bottom w:val="none" w:sz="0" w:space="0" w:color="auto"/>
            <w:right w:val="none" w:sz="0" w:space="0" w:color="auto"/>
          </w:divBdr>
        </w:div>
        <w:div w:id="1402606290">
          <w:marLeft w:val="640"/>
          <w:marRight w:val="0"/>
          <w:marTop w:val="0"/>
          <w:marBottom w:val="0"/>
          <w:divBdr>
            <w:top w:val="none" w:sz="0" w:space="0" w:color="auto"/>
            <w:left w:val="none" w:sz="0" w:space="0" w:color="auto"/>
            <w:bottom w:val="none" w:sz="0" w:space="0" w:color="auto"/>
            <w:right w:val="none" w:sz="0" w:space="0" w:color="auto"/>
          </w:divBdr>
        </w:div>
        <w:div w:id="1537235188">
          <w:marLeft w:val="640"/>
          <w:marRight w:val="0"/>
          <w:marTop w:val="0"/>
          <w:marBottom w:val="0"/>
          <w:divBdr>
            <w:top w:val="none" w:sz="0" w:space="0" w:color="auto"/>
            <w:left w:val="none" w:sz="0" w:space="0" w:color="auto"/>
            <w:bottom w:val="none" w:sz="0" w:space="0" w:color="auto"/>
            <w:right w:val="none" w:sz="0" w:space="0" w:color="auto"/>
          </w:divBdr>
        </w:div>
        <w:div w:id="1472748959">
          <w:marLeft w:val="640"/>
          <w:marRight w:val="0"/>
          <w:marTop w:val="0"/>
          <w:marBottom w:val="0"/>
          <w:divBdr>
            <w:top w:val="none" w:sz="0" w:space="0" w:color="auto"/>
            <w:left w:val="none" w:sz="0" w:space="0" w:color="auto"/>
            <w:bottom w:val="none" w:sz="0" w:space="0" w:color="auto"/>
            <w:right w:val="none" w:sz="0" w:space="0" w:color="auto"/>
          </w:divBdr>
        </w:div>
        <w:div w:id="1967158327">
          <w:marLeft w:val="640"/>
          <w:marRight w:val="0"/>
          <w:marTop w:val="0"/>
          <w:marBottom w:val="0"/>
          <w:divBdr>
            <w:top w:val="none" w:sz="0" w:space="0" w:color="auto"/>
            <w:left w:val="none" w:sz="0" w:space="0" w:color="auto"/>
            <w:bottom w:val="none" w:sz="0" w:space="0" w:color="auto"/>
            <w:right w:val="none" w:sz="0" w:space="0" w:color="auto"/>
          </w:divBdr>
        </w:div>
        <w:div w:id="800343155">
          <w:marLeft w:val="640"/>
          <w:marRight w:val="0"/>
          <w:marTop w:val="0"/>
          <w:marBottom w:val="0"/>
          <w:divBdr>
            <w:top w:val="none" w:sz="0" w:space="0" w:color="auto"/>
            <w:left w:val="none" w:sz="0" w:space="0" w:color="auto"/>
            <w:bottom w:val="none" w:sz="0" w:space="0" w:color="auto"/>
            <w:right w:val="none" w:sz="0" w:space="0" w:color="auto"/>
          </w:divBdr>
        </w:div>
        <w:div w:id="497381608">
          <w:marLeft w:val="640"/>
          <w:marRight w:val="0"/>
          <w:marTop w:val="0"/>
          <w:marBottom w:val="0"/>
          <w:divBdr>
            <w:top w:val="none" w:sz="0" w:space="0" w:color="auto"/>
            <w:left w:val="none" w:sz="0" w:space="0" w:color="auto"/>
            <w:bottom w:val="none" w:sz="0" w:space="0" w:color="auto"/>
            <w:right w:val="none" w:sz="0" w:space="0" w:color="auto"/>
          </w:divBdr>
        </w:div>
        <w:div w:id="961497393">
          <w:marLeft w:val="640"/>
          <w:marRight w:val="0"/>
          <w:marTop w:val="0"/>
          <w:marBottom w:val="0"/>
          <w:divBdr>
            <w:top w:val="none" w:sz="0" w:space="0" w:color="auto"/>
            <w:left w:val="none" w:sz="0" w:space="0" w:color="auto"/>
            <w:bottom w:val="none" w:sz="0" w:space="0" w:color="auto"/>
            <w:right w:val="none" w:sz="0" w:space="0" w:color="auto"/>
          </w:divBdr>
        </w:div>
        <w:div w:id="1266886254">
          <w:marLeft w:val="640"/>
          <w:marRight w:val="0"/>
          <w:marTop w:val="0"/>
          <w:marBottom w:val="0"/>
          <w:divBdr>
            <w:top w:val="none" w:sz="0" w:space="0" w:color="auto"/>
            <w:left w:val="none" w:sz="0" w:space="0" w:color="auto"/>
            <w:bottom w:val="none" w:sz="0" w:space="0" w:color="auto"/>
            <w:right w:val="none" w:sz="0" w:space="0" w:color="auto"/>
          </w:divBdr>
        </w:div>
        <w:div w:id="1940719937">
          <w:marLeft w:val="640"/>
          <w:marRight w:val="0"/>
          <w:marTop w:val="0"/>
          <w:marBottom w:val="0"/>
          <w:divBdr>
            <w:top w:val="none" w:sz="0" w:space="0" w:color="auto"/>
            <w:left w:val="none" w:sz="0" w:space="0" w:color="auto"/>
            <w:bottom w:val="none" w:sz="0" w:space="0" w:color="auto"/>
            <w:right w:val="none" w:sz="0" w:space="0" w:color="auto"/>
          </w:divBdr>
        </w:div>
        <w:div w:id="1776972429">
          <w:marLeft w:val="640"/>
          <w:marRight w:val="0"/>
          <w:marTop w:val="0"/>
          <w:marBottom w:val="0"/>
          <w:divBdr>
            <w:top w:val="none" w:sz="0" w:space="0" w:color="auto"/>
            <w:left w:val="none" w:sz="0" w:space="0" w:color="auto"/>
            <w:bottom w:val="none" w:sz="0" w:space="0" w:color="auto"/>
            <w:right w:val="none" w:sz="0" w:space="0" w:color="auto"/>
          </w:divBdr>
        </w:div>
        <w:div w:id="24260532">
          <w:marLeft w:val="640"/>
          <w:marRight w:val="0"/>
          <w:marTop w:val="0"/>
          <w:marBottom w:val="0"/>
          <w:divBdr>
            <w:top w:val="none" w:sz="0" w:space="0" w:color="auto"/>
            <w:left w:val="none" w:sz="0" w:space="0" w:color="auto"/>
            <w:bottom w:val="none" w:sz="0" w:space="0" w:color="auto"/>
            <w:right w:val="none" w:sz="0" w:space="0" w:color="auto"/>
          </w:divBdr>
        </w:div>
        <w:div w:id="1179734333">
          <w:marLeft w:val="640"/>
          <w:marRight w:val="0"/>
          <w:marTop w:val="0"/>
          <w:marBottom w:val="0"/>
          <w:divBdr>
            <w:top w:val="none" w:sz="0" w:space="0" w:color="auto"/>
            <w:left w:val="none" w:sz="0" w:space="0" w:color="auto"/>
            <w:bottom w:val="none" w:sz="0" w:space="0" w:color="auto"/>
            <w:right w:val="none" w:sz="0" w:space="0" w:color="auto"/>
          </w:divBdr>
        </w:div>
        <w:div w:id="1091438327">
          <w:marLeft w:val="640"/>
          <w:marRight w:val="0"/>
          <w:marTop w:val="0"/>
          <w:marBottom w:val="0"/>
          <w:divBdr>
            <w:top w:val="none" w:sz="0" w:space="0" w:color="auto"/>
            <w:left w:val="none" w:sz="0" w:space="0" w:color="auto"/>
            <w:bottom w:val="none" w:sz="0" w:space="0" w:color="auto"/>
            <w:right w:val="none" w:sz="0" w:space="0" w:color="auto"/>
          </w:divBdr>
        </w:div>
        <w:div w:id="572810351">
          <w:marLeft w:val="640"/>
          <w:marRight w:val="0"/>
          <w:marTop w:val="0"/>
          <w:marBottom w:val="0"/>
          <w:divBdr>
            <w:top w:val="none" w:sz="0" w:space="0" w:color="auto"/>
            <w:left w:val="none" w:sz="0" w:space="0" w:color="auto"/>
            <w:bottom w:val="none" w:sz="0" w:space="0" w:color="auto"/>
            <w:right w:val="none" w:sz="0" w:space="0" w:color="auto"/>
          </w:divBdr>
        </w:div>
        <w:div w:id="1972713491">
          <w:marLeft w:val="640"/>
          <w:marRight w:val="0"/>
          <w:marTop w:val="0"/>
          <w:marBottom w:val="0"/>
          <w:divBdr>
            <w:top w:val="none" w:sz="0" w:space="0" w:color="auto"/>
            <w:left w:val="none" w:sz="0" w:space="0" w:color="auto"/>
            <w:bottom w:val="none" w:sz="0" w:space="0" w:color="auto"/>
            <w:right w:val="none" w:sz="0" w:space="0" w:color="auto"/>
          </w:divBdr>
        </w:div>
        <w:div w:id="2137673579">
          <w:marLeft w:val="640"/>
          <w:marRight w:val="0"/>
          <w:marTop w:val="0"/>
          <w:marBottom w:val="0"/>
          <w:divBdr>
            <w:top w:val="none" w:sz="0" w:space="0" w:color="auto"/>
            <w:left w:val="none" w:sz="0" w:space="0" w:color="auto"/>
            <w:bottom w:val="none" w:sz="0" w:space="0" w:color="auto"/>
            <w:right w:val="none" w:sz="0" w:space="0" w:color="auto"/>
          </w:divBdr>
        </w:div>
        <w:div w:id="1977837948">
          <w:marLeft w:val="640"/>
          <w:marRight w:val="0"/>
          <w:marTop w:val="0"/>
          <w:marBottom w:val="0"/>
          <w:divBdr>
            <w:top w:val="none" w:sz="0" w:space="0" w:color="auto"/>
            <w:left w:val="none" w:sz="0" w:space="0" w:color="auto"/>
            <w:bottom w:val="none" w:sz="0" w:space="0" w:color="auto"/>
            <w:right w:val="none" w:sz="0" w:space="0" w:color="auto"/>
          </w:divBdr>
        </w:div>
        <w:div w:id="2032410052">
          <w:marLeft w:val="640"/>
          <w:marRight w:val="0"/>
          <w:marTop w:val="0"/>
          <w:marBottom w:val="0"/>
          <w:divBdr>
            <w:top w:val="none" w:sz="0" w:space="0" w:color="auto"/>
            <w:left w:val="none" w:sz="0" w:space="0" w:color="auto"/>
            <w:bottom w:val="none" w:sz="0" w:space="0" w:color="auto"/>
            <w:right w:val="none" w:sz="0" w:space="0" w:color="auto"/>
          </w:divBdr>
        </w:div>
        <w:div w:id="1900046588">
          <w:marLeft w:val="640"/>
          <w:marRight w:val="0"/>
          <w:marTop w:val="0"/>
          <w:marBottom w:val="0"/>
          <w:divBdr>
            <w:top w:val="none" w:sz="0" w:space="0" w:color="auto"/>
            <w:left w:val="none" w:sz="0" w:space="0" w:color="auto"/>
            <w:bottom w:val="none" w:sz="0" w:space="0" w:color="auto"/>
            <w:right w:val="none" w:sz="0" w:space="0" w:color="auto"/>
          </w:divBdr>
        </w:div>
        <w:div w:id="486214898">
          <w:marLeft w:val="640"/>
          <w:marRight w:val="0"/>
          <w:marTop w:val="0"/>
          <w:marBottom w:val="0"/>
          <w:divBdr>
            <w:top w:val="none" w:sz="0" w:space="0" w:color="auto"/>
            <w:left w:val="none" w:sz="0" w:space="0" w:color="auto"/>
            <w:bottom w:val="none" w:sz="0" w:space="0" w:color="auto"/>
            <w:right w:val="none" w:sz="0" w:space="0" w:color="auto"/>
          </w:divBdr>
        </w:div>
        <w:div w:id="825324566">
          <w:marLeft w:val="640"/>
          <w:marRight w:val="0"/>
          <w:marTop w:val="0"/>
          <w:marBottom w:val="0"/>
          <w:divBdr>
            <w:top w:val="none" w:sz="0" w:space="0" w:color="auto"/>
            <w:left w:val="none" w:sz="0" w:space="0" w:color="auto"/>
            <w:bottom w:val="none" w:sz="0" w:space="0" w:color="auto"/>
            <w:right w:val="none" w:sz="0" w:space="0" w:color="auto"/>
          </w:divBdr>
        </w:div>
        <w:div w:id="26104197">
          <w:marLeft w:val="640"/>
          <w:marRight w:val="0"/>
          <w:marTop w:val="0"/>
          <w:marBottom w:val="0"/>
          <w:divBdr>
            <w:top w:val="none" w:sz="0" w:space="0" w:color="auto"/>
            <w:left w:val="none" w:sz="0" w:space="0" w:color="auto"/>
            <w:bottom w:val="none" w:sz="0" w:space="0" w:color="auto"/>
            <w:right w:val="none" w:sz="0" w:space="0" w:color="auto"/>
          </w:divBdr>
        </w:div>
        <w:div w:id="608393282">
          <w:marLeft w:val="640"/>
          <w:marRight w:val="0"/>
          <w:marTop w:val="0"/>
          <w:marBottom w:val="0"/>
          <w:divBdr>
            <w:top w:val="none" w:sz="0" w:space="0" w:color="auto"/>
            <w:left w:val="none" w:sz="0" w:space="0" w:color="auto"/>
            <w:bottom w:val="none" w:sz="0" w:space="0" w:color="auto"/>
            <w:right w:val="none" w:sz="0" w:space="0" w:color="auto"/>
          </w:divBdr>
        </w:div>
        <w:div w:id="947741820">
          <w:marLeft w:val="640"/>
          <w:marRight w:val="0"/>
          <w:marTop w:val="0"/>
          <w:marBottom w:val="0"/>
          <w:divBdr>
            <w:top w:val="none" w:sz="0" w:space="0" w:color="auto"/>
            <w:left w:val="none" w:sz="0" w:space="0" w:color="auto"/>
            <w:bottom w:val="none" w:sz="0" w:space="0" w:color="auto"/>
            <w:right w:val="none" w:sz="0" w:space="0" w:color="auto"/>
          </w:divBdr>
        </w:div>
      </w:divsChild>
    </w:div>
    <w:div w:id="252052527">
      <w:bodyDiv w:val="1"/>
      <w:marLeft w:val="0"/>
      <w:marRight w:val="0"/>
      <w:marTop w:val="0"/>
      <w:marBottom w:val="0"/>
      <w:divBdr>
        <w:top w:val="none" w:sz="0" w:space="0" w:color="auto"/>
        <w:left w:val="none" w:sz="0" w:space="0" w:color="auto"/>
        <w:bottom w:val="none" w:sz="0" w:space="0" w:color="auto"/>
        <w:right w:val="none" w:sz="0" w:space="0" w:color="auto"/>
      </w:divBdr>
    </w:div>
    <w:div w:id="257368617">
      <w:bodyDiv w:val="1"/>
      <w:marLeft w:val="0"/>
      <w:marRight w:val="0"/>
      <w:marTop w:val="0"/>
      <w:marBottom w:val="0"/>
      <w:divBdr>
        <w:top w:val="none" w:sz="0" w:space="0" w:color="auto"/>
        <w:left w:val="none" w:sz="0" w:space="0" w:color="auto"/>
        <w:bottom w:val="none" w:sz="0" w:space="0" w:color="auto"/>
        <w:right w:val="none" w:sz="0" w:space="0" w:color="auto"/>
      </w:divBdr>
      <w:divsChild>
        <w:div w:id="423305382">
          <w:marLeft w:val="640"/>
          <w:marRight w:val="0"/>
          <w:marTop w:val="0"/>
          <w:marBottom w:val="0"/>
          <w:divBdr>
            <w:top w:val="none" w:sz="0" w:space="0" w:color="auto"/>
            <w:left w:val="none" w:sz="0" w:space="0" w:color="auto"/>
            <w:bottom w:val="none" w:sz="0" w:space="0" w:color="auto"/>
            <w:right w:val="none" w:sz="0" w:space="0" w:color="auto"/>
          </w:divBdr>
        </w:div>
        <w:div w:id="845218131">
          <w:marLeft w:val="640"/>
          <w:marRight w:val="0"/>
          <w:marTop w:val="0"/>
          <w:marBottom w:val="0"/>
          <w:divBdr>
            <w:top w:val="none" w:sz="0" w:space="0" w:color="auto"/>
            <w:left w:val="none" w:sz="0" w:space="0" w:color="auto"/>
            <w:bottom w:val="none" w:sz="0" w:space="0" w:color="auto"/>
            <w:right w:val="none" w:sz="0" w:space="0" w:color="auto"/>
          </w:divBdr>
        </w:div>
        <w:div w:id="356202927">
          <w:marLeft w:val="640"/>
          <w:marRight w:val="0"/>
          <w:marTop w:val="0"/>
          <w:marBottom w:val="0"/>
          <w:divBdr>
            <w:top w:val="none" w:sz="0" w:space="0" w:color="auto"/>
            <w:left w:val="none" w:sz="0" w:space="0" w:color="auto"/>
            <w:bottom w:val="none" w:sz="0" w:space="0" w:color="auto"/>
            <w:right w:val="none" w:sz="0" w:space="0" w:color="auto"/>
          </w:divBdr>
        </w:div>
        <w:div w:id="748311549">
          <w:marLeft w:val="640"/>
          <w:marRight w:val="0"/>
          <w:marTop w:val="0"/>
          <w:marBottom w:val="0"/>
          <w:divBdr>
            <w:top w:val="none" w:sz="0" w:space="0" w:color="auto"/>
            <w:left w:val="none" w:sz="0" w:space="0" w:color="auto"/>
            <w:bottom w:val="none" w:sz="0" w:space="0" w:color="auto"/>
            <w:right w:val="none" w:sz="0" w:space="0" w:color="auto"/>
          </w:divBdr>
        </w:div>
        <w:div w:id="493767757">
          <w:marLeft w:val="640"/>
          <w:marRight w:val="0"/>
          <w:marTop w:val="0"/>
          <w:marBottom w:val="0"/>
          <w:divBdr>
            <w:top w:val="none" w:sz="0" w:space="0" w:color="auto"/>
            <w:left w:val="none" w:sz="0" w:space="0" w:color="auto"/>
            <w:bottom w:val="none" w:sz="0" w:space="0" w:color="auto"/>
            <w:right w:val="none" w:sz="0" w:space="0" w:color="auto"/>
          </w:divBdr>
        </w:div>
        <w:div w:id="588656641">
          <w:marLeft w:val="640"/>
          <w:marRight w:val="0"/>
          <w:marTop w:val="0"/>
          <w:marBottom w:val="0"/>
          <w:divBdr>
            <w:top w:val="none" w:sz="0" w:space="0" w:color="auto"/>
            <w:left w:val="none" w:sz="0" w:space="0" w:color="auto"/>
            <w:bottom w:val="none" w:sz="0" w:space="0" w:color="auto"/>
            <w:right w:val="none" w:sz="0" w:space="0" w:color="auto"/>
          </w:divBdr>
        </w:div>
        <w:div w:id="535966420">
          <w:marLeft w:val="640"/>
          <w:marRight w:val="0"/>
          <w:marTop w:val="0"/>
          <w:marBottom w:val="0"/>
          <w:divBdr>
            <w:top w:val="none" w:sz="0" w:space="0" w:color="auto"/>
            <w:left w:val="none" w:sz="0" w:space="0" w:color="auto"/>
            <w:bottom w:val="none" w:sz="0" w:space="0" w:color="auto"/>
            <w:right w:val="none" w:sz="0" w:space="0" w:color="auto"/>
          </w:divBdr>
        </w:div>
        <w:div w:id="1911882062">
          <w:marLeft w:val="640"/>
          <w:marRight w:val="0"/>
          <w:marTop w:val="0"/>
          <w:marBottom w:val="0"/>
          <w:divBdr>
            <w:top w:val="none" w:sz="0" w:space="0" w:color="auto"/>
            <w:left w:val="none" w:sz="0" w:space="0" w:color="auto"/>
            <w:bottom w:val="none" w:sz="0" w:space="0" w:color="auto"/>
            <w:right w:val="none" w:sz="0" w:space="0" w:color="auto"/>
          </w:divBdr>
        </w:div>
        <w:div w:id="1328244479">
          <w:marLeft w:val="640"/>
          <w:marRight w:val="0"/>
          <w:marTop w:val="0"/>
          <w:marBottom w:val="0"/>
          <w:divBdr>
            <w:top w:val="none" w:sz="0" w:space="0" w:color="auto"/>
            <w:left w:val="none" w:sz="0" w:space="0" w:color="auto"/>
            <w:bottom w:val="none" w:sz="0" w:space="0" w:color="auto"/>
            <w:right w:val="none" w:sz="0" w:space="0" w:color="auto"/>
          </w:divBdr>
        </w:div>
        <w:div w:id="1065447227">
          <w:marLeft w:val="640"/>
          <w:marRight w:val="0"/>
          <w:marTop w:val="0"/>
          <w:marBottom w:val="0"/>
          <w:divBdr>
            <w:top w:val="none" w:sz="0" w:space="0" w:color="auto"/>
            <w:left w:val="none" w:sz="0" w:space="0" w:color="auto"/>
            <w:bottom w:val="none" w:sz="0" w:space="0" w:color="auto"/>
            <w:right w:val="none" w:sz="0" w:space="0" w:color="auto"/>
          </w:divBdr>
        </w:div>
        <w:div w:id="1596403816">
          <w:marLeft w:val="640"/>
          <w:marRight w:val="0"/>
          <w:marTop w:val="0"/>
          <w:marBottom w:val="0"/>
          <w:divBdr>
            <w:top w:val="none" w:sz="0" w:space="0" w:color="auto"/>
            <w:left w:val="none" w:sz="0" w:space="0" w:color="auto"/>
            <w:bottom w:val="none" w:sz="0" w:space="0" w:color="auto"/>
            <w:right w:val="none" w:sz="0" w:space="0" w:color="auto"/>
          </w:divBdr>
        </w:div>
        <w:div w:id="1613515084">
          <w:marLeft w:val="640"/>
          <w:marRight w:val="0"/>
          <w:marTop w:val="0"/>
          <w:marBottom w:val="0"/>
          <w:divBdr>
            <w:top w:val="none" w:sz="0" w:space="0" w:color="auto"/>
            <w:left w:val="none" w:sz="0" w:space="0" w:color="auto"/>
            <w:bottom w:val="none" w:sz="0" w:space="0" w:color="auto"/>
            <w:right w:val="none" w:sz="0" w:space="0" w:color="auto"/>
          </w:divBdr>
        </w:div>
        <w:div w:id="678431938">
          <w:marLeft w:val="640"/>
          <w:marRight w:val="0"/>
          <w:marTop w:val="0"/>
          <w:marBottom w:val="0"/>
          <w:divBdr>
            <w:top w:val="none" w:sz="0" w:space="0" w:color="auto"/>
            <w:left w:val="none" w:sz="0" w:space="0" w:color="auto"/>
            <w:bottom w:val="none" w:sz="0" w:space="0" w:color="auto"/>
            <w:right w:val="none" w:sz="0" w:space="0" w:color="auto"/>
          </w:divBdr>
        </w:div>
        <w:div w:id="598103276">
          <w:marLeft w:val="640"/>
          <w:marRight w:val="0"/>
          <w:marTop w:val="0"/>
          <w:marBottom w:val="0"/>
          <w:divBdr>
            <w:top w:val="none" w:sz="0" w:space="0" w:color="auto"/>
            <w:left w:val="none" w:sz="0" w:space="0" w:color="auto"/>
            <w:bottom w:val="none" w:sz="0" w:space="0" w:color="auto"/>
            <w:right w:val="none" w:sz="0" w:space="0" w:color="auto"/>
          </w:divBdr>
        </w:div>
        <w:div w:id="216401016">
          <w:marLeft w:val="640"/>
          <w:marRight w:val="0"/>
          <w:marTop w:val="0"/>
          <w:marBottom w:val="0"/>
          <w:divBdr>
            <w:top w:val="none" w:sz="0" w:space="0" w:color="auto"/>
            <w:left w:val="none" w:sz="0" w:space="0" w:color="auto"/>
            <w:bottom w:val="none" w:sz="0" w:space="0" w:color="auto"/>
            <w:right w:val="none" w:sz="0" w:space="0" w:color="auto"/>
          </w:divBdr>
        </w:div>
        <w:div w:id="21246726">
          <w:marLeft w:val="640"/>
          <w:marRight w:val="0"/>
          <w:marTop w:val="0"/>
          <w:marBottom w:val="0"/>
          <w:divBdr>
            <w:top w:val="none" w:sz="0" w:space="0" w:color="auto"/>
            <w:left w:val="none" w:sz="0" w:space="0" w:color="auto"/>
            <w:bottom w:val="none" w:sz="0" w:space="0" w:color="auto"/>
            <w:right w:val="none" w:sz="0" w:space="0" w:color="auto"/>
          </w:divBdr>
        </w:div>
        <w:div w:id="2120832239">
          <w:marLeft w:val="640"/>
          <w:marRight w:val="0"/>
          <w:marTop w:val="0"/>
          <w:marBottom w:val="0"/>
          <w:divBdr>
            <w:top w:val="none" w:sz="0" w:space="0" w:color="auto"/>
            <w:left w:val="none" w:sz="0" w:space="0" w:color="auto"/>
            <w:bottom w:val="none" w:sz="0" w:space="0" w:color="auto"/>
            <w:right w:val="none" w:sz="0" w:space="0" w:color="auto"/>
          </w:divBdr>
        </w:div>
        <w:div w:id="477305594">
          <w:marLeft w:val="640"/>
          <w:marRight w:val="0"/>
          <w:marTop w:val="0"/>
          <w:marBottom w:val="0"/>
          <w:divBdr>
            <w:top w:val="none" w:sz="0" w:space="0" w:color="auto"/>
            <w:left w:val="none" w:sz="0" w:space="0" w:color="auto"/>
            <w:bottom w:val="none" w:sz="0" w:space="0" w:color="auto"/>
            <w:right w:val="none" w:sz="0" w:space="0" w:color="auto"/>
          </w:divBdr>
        </w:div>
        <w:div w:id="1310525274">
          <w:marLeft w:val="640"/>
          <w:marRight w:val="0"/>
          <w:marTop w:val="0"/>
          <w:marBottom w:val="0"/>
          <w:divBdr>
            <w:top w:val="none" w:sz="0" w:space="0" w:color="auto"/>
            <w:left w:val="none" w:sz="0" w:space="0" w:color="auto"/>
            <w:bottom w:val="none" w:sz="0" w:space="0" w:color="auto"/>
            <w:right w:val="none" w:sz="0" w:space="0" w:color="auto"/>
          </w:divBdr>
        </w:div>
        <w:div w:id="1264993338">
          <w:marLeft w:val="640"/>
          <w:marRight w:val="0"/>
          <w:marTop w:val="0"/>
          <w:marBottom w:val="0"/>
          <w:divBdr>
            <w:top w:val="none" w:sz="0" w:space="0" w:color="auto"/>
            <w:left w:val="none" w:sz="0" w:space="0" w:color="auto"/>
            <w:bottom w:val="none" w:sz="0" w:space="0" w:color="auto"/>
            <w:right w:val="none" w:sz="0" w:space="0" w:color="auto"/>
          </w:divBdr>
        </w:div>
        <w:div w:id="207693554">
          <w:marLeft w:val="640"/>
          <w:marRight w:val="0"/>
          <w:marTop w:val="0"/>
          <w:marBottom w:val="0"/>
          <w:divBdr>
            <w:top w:val="none" w:sz="0" w:space="0" w:color="auto"/>
            <w:left w:val="none" w:sz="0" w:space="0" w:color="auto"/>
            <w:bottom w:val="none" w:sz="0" w:space="0" w:color="auto"/>
            <w:right w:val="none" w:sz="0" w:space="0" w:color="auto"/>
          </w:divBdr>
        </w:div>
        <w:div w:id="409931349">
          <w:marLeft w:val="640"/>
          <w:marRight w:val="0"/>
          <w:marTop w:val="0"/>
          <w:marBottom w:val="0"/>
          <w:divBdr>
            <w:top w:val="none" w:sz="0" w:space="0" w:color="auto"/>
            <w:left w:val="none" w:sz="0" w:space="0" w:color="auto"/>
            <w:bottom w:val="none" w:sz="0" w:space="0" w:color="auto"/>
            <w:right w:val="none" w:sz="0" w:space="0" w:color="auto"/>
          </w:divBdr>
        </w:div>
        <w:div w:id="1433818781">
          <w:marLeft w:val="640"/>
          <w:marRight w:val="0"/>
          <w:marTop w:val="0"/>
          <w:marBottom w:val="0"/>
          <w:divBdr>
            <w:top w:val="none" w:sz="0" w:space="0" w:color="auto"/>
            <w:left w:val="none" w:sz="0" w:space="0" w:color="auto"/>
            <w:bottom w:val="none" w:sz="0" w:space="0" w:color="auto"/>
            <w:right w:val="none" w:sz="0" w:space="0" w:color="auto"/>
          </w:divBdr>
        </w:div>
        <w:div w:id="1920018829">
          <w:marLeft w:val="640"/>
          <w:marRight w:val="0"/>
          <w:marTop w:val="0"/>
          <w:marBottom w:val="0"/>
          <w:divBdr>
            <w:top w:val="none" w:sz="0" w:space="0" w:color="auto"/>
            <w:left w:val="none" w:sz="0" w:space="0" w:color="auto"/>
            <w:bottom w:val="none" w:sz="0" w:space="0" w:color="auto"/>
            <w:right w:val="none" w:sz="0" w:space="0" w:color="auto"/>
          </w:divBdr>
        </w:div>
        <w:div w:id="636954860">
          <w:marLeft w:val="640"/>
          <w:marRight w:val="0"/>
          <w:marTop w:val="0"/>
          <w:marBottom w:val="0"/>
          <w:divBdr>
            <w:top w:val="none" w:sz="0" w:space="0" w:color="auto"/>
            <w:left w:val="none" w:sz="0" w:space="0" w:color="auto"/>
            <w:bottom w:val="none" w:sz="0" w:space="0" w:color="auto"/>
            <w:right w:val="none" w:sz="0" w:space="0" w:color="auto"/>
          </w:divBdr>
        </w:div>
        <w:div w:id="782111538">
          <w:marLeft w:val="640"/>
          <w:marRight w:val="0"/>
          <w:marTop w:val="0"/>
          <w:marBottom w:val="0"/>
          <w:divBdr>
            <w:top w:val="none" w:sz="0" w:space="0" w:color="auto"/>
            <w:left w:val="none" w:sz="0" w:space="0" w:color="auto"/>
            <w:bottom w:val="none" w:sz="0" w:space="0" w:color="auto"/>
            <w:right w:val="none" w:sz="0" w:space="0" w:color="auto"/>
          </w:divBdr>
        </w:div>
        <w:div w:id="1700618799">
          <w:marLeft w:val="640"/>
          <w:marRight w:val="0"/>
          <w:marTop w:val="0"/>
          <w:marBottom w:val="0"/>
          <w:divBdr>
            <w:top w:val="none" w:sz="0" w:space="0" w:color="auto"/>
            <w:left w:val="none" w:sz="0" w:space="0" w:color="auto"/>
            <w:bottom w:val="none" w:sz="0" w:space="0" w:color="auto"/>
            <w:right w:val="none" w:sz="0" w:space="0" w:color="auto"/>
          </w:divBdr>
        </w:div>
        <w:div w:id="512693857">
          <w:marLeft w:val="640"/>
          <w:marRight w:val="0"/>
          <w:marTop w:val="0"/>
          <w:marBottom w:val="0"/>
          <w:divBdr>
            <w:top w:val="none" w:sz="0" w:space="0" w:color="auto"/>
            <w:left w:val="none" w:sz="0" w:space="0" w:color="auto"/>
            <w:bottom w:val="none" w:sz="0" w:space="0" w:color="auto"/>
            <w:right w:val="none" w:sz="0" w:space="0" w:color="auto"/>
          </w:divBdr>
        </w:div>
        <w:div w:id="1227566443">
          <w:marLeft w:val="640"/>
          <w:marRight w:val="0"/>
          <w:marTop w:val="0"/>
          <w:marBottom w:val="0"/>
          <w:divBdr>
            <w:top w:val="none" w:sz="0" w:space="0" w:color="auto"/>
            <w:left w:val="none" w:sz="0" w:space="0" w:color="auto"/>
            <w:bottom w:val="none" w:sz="0" w:space="0" w:color="auto"/>
            <w:right w:val="none" w:sz="0" w:space="0" w:color="auto"/>
          </w:divBdr>
        </w:div>
        <w:div w:id="323433629">
          <w:marLeft w:val="640"/>
          <w:marRight w:val="0"/>
          <w:marTop w:val="0"/>
          <w:marBottom w:val="0"/>
          <w:divBdr>
            <w:top w:val="none" w:sz="0" w:space="0" w:color="auto"/>
            <w:left w:val="none" w:sz="0" w:space="0" w:color="auto"/>
            <w:bottom w:val="none" w:sz="0" w:space="0" w:color="auto"/>
            <w:right w:val="none" w:sz="0" w:space="0" w:color="auto"/>
          </w:divBdr>
        </w:div>
        <w:div w:id="1530293722">
          <w:marLeft w:val="640"/>
          <w:marRight w:val="0"/>
          <w:marTop w:val="0"/>
          <w:marBottom w:val="0"/>
          <w:divBdr>
            <w:top w:val="none" w:sz="0" w:space="0" w:color="auto"/>
            <w:left w:val="none" w:sz="0" w:space="0" w:color="auto"/>
            <w:bottom w:val="none" w:sz="0" w:space="0" w:color="auto"/>
            <w:right w:val="none" w:sz="0" w:space="0" w:color="auto"/>
          </w:divBdr>
        </w:div>
        <w:div w:id="1786381923">
          <w:marLeft w:val="640"/>
          <w:marRight w:val="0"/>
          <w:marTop w:val="0"/>
          <w:marBottom w:val="0"/>
          <w:divBdr>
            <w:top w:val="none" w:sz="0" w:space="0" w:color="auto"/>
            <w:left w:val="none" w:sz="0" w:space="0" w:color="auto"/>
            <w:bottom w:val="none" w:sz="0" w:space="0" w:color="auto"/>
            <w:right w:val="none" w:sz="0" w:space="0" w:color="auto"/>
          </w:divBdr>
        </w:div>
        <w:div w:id="1518618158">
          <w:marLeft w:val="640"/>
          <w:marRight w:val="0"/>
          <w:marTop w:val="0"/>
          <w:marBottom w:val="0"/>
          <w:divBdr>
            <w:top w:val="none" w:sz="0" w:space="0" w:color="auto"/>
            <w:left w:val="none" w:sz="0" w:space="0" w:color="auto"/>
            <w:bottom w:val="none" w:sz="0" w:space="0" w:color="auto"/>
            <w:right w:val="none" w:sz="0" w:space="0" w:color="auto"/>
          </w:divBdr>
        </w:div>
        <w:div w:id="1074283550">
          <w:marLeft w:val="640"/>
          <w:marRight w:val="0"/>
          <w:marTop w:val="0"/>
          <w:marBottom w:val="0"/>
          <w:divBdr>
            <w:top w:val="none" w:sz="0" w:space="0" w:color="auto"/>
            <w:left w:val="none" w:sz="0" w:space="0" w:color="auto"/>
            <w:bottom w:val="none" w:sz="0" w:space="0" w:color="auto"/>
            <w:right w:val="none" w:sz="0" w:space="0" w:color="auto"/>
          </w:divBdr>
        </w:div>
        <w:div w:id="1452674011">
          <w:marLeft w:val="640"/>
          <w:marRight w:val="0"/>
          <w:marTop w:val="0"/>
          <w:marBottom w:val="0"/>
          <w:divBdr>
            <w:top w:val="none" w:sz="0" w:space="0" w:color="auto"/>
            <w:left w:val="none" w:sz="0" w:space="0" w:color="auto"/>
            <w:bottom w:val="none" w:sz="0" w:space="0" w:color="auto"/>
            <w:right w:val="none" w:sz="0" w:space="0" w:color="auto"/>
          </w:divBdr>
        </w:div>
        <w:div w:id="1874225571">
          <w:marLeft w:val="640"/>
          <w:marRight w:val="0"/>
          <w:marTop w:val="0"/>
          <w:marBottom w:val="0"/>
          <w:divBdr>
            <w:top w:val="none" w:sz="0" w:space="0" w:color="auto"/>
            <w:left w:val="none" w:sz="0" w:space="0" w:color="auto"/>
            <w:bottom w:val="none" w:sz="0" w:space="0" w:color="auto"/>
            <w:right w:val="none" w:sz="0" w:space="0" w:color="auto"/>
          </w:divBdr>
        </w:div>
        <w:div w:id="1421289355">
          <w:marLeft w:val="640"/>
          <w:marRight w:val="0"/>
          <w:marTop w:val="0"/>
          <w:marBottom w:val="0"/>
          <w:divBdr>
            <w:top w:val="none" w:sz="0" w:space="0" w:color="auto"/>
            <w:left w:val="none" w:sz="0" w:space="0" w:color="auto"/>
            <w:bottom w:val="none" w:sz="0" w:space="0" w:color="auto"/>
            <w:right w:val="none" w:sz="0" w:space="0" w:color="auto"/>
          </w:divBdr>
        </w:div>
        <w:div w:id="1857650115">
          <w:marLeft w:val="640"/>
          <w:marRight w:val="0"/>
          <w:marTop w:val="0"/>
          <w:marBottom w:val="0"/>
          <w:divBdr>
            <w:top w:val="none" w:sz="0" w:space="0" w:color="auto"/>
            <w:left w:val="none" w:sz="0" w:space="0" w:color="auto"/>
            <w:bottom w:val="none" w:sz="0" w:space="0" w:color="auto"/>
            <w:right w:val="none" w:sz="0" w:space="0" w:color="auto"/>
          </w:divBdr>
        </w:div>
        <w:div w:id="359477214">
          <w:marLeft w:val="640"/>
          <w:marRight w:val="0"/>
          <w:marTop w:val="0"/>
          <w:marBottom w:val="0"/>
          <w:divBdr>
            <w:top w:val="none" w:sz="0" w:space="0" w:color="auto"/>
            <w:left w:val="none" w:sz="0" w:space="0" w:color="auto"/>
            <w:bottom w:val="none" w:sz="0" w:space="0" w:color="auto"/>
            <w:right w:val="none" w:sz="0" w:space="0" w:color="auto"/>
          </w:divBdr>
        </w:div>
        <w:div w:id="444622983">
          <w:marLeft w:val="640"/>
          <w:marRight w:val="0"/>
          <w:marTop w:val="0"/>
          <w:marBottom w:val="0"/>
          <w:divBdr>
            <w:top w:val="none" w:sz="0" w:space="0" w:color="auto"/>
            <w:left w:val="none" w:sz="0" w:space="0" w:color="auto"/>
            <w:bottom w:val="none" w:sz="0" w:space="0" w:color="auto"/>
            <w:right w:val="none" w:sz="0" w:space="0" w:color="auto"/>
          </w:divBdr>
        </w:div>
        <w:div w:id="826366634">
          <w:marLeft w:val="640"/>
          <w:marRight w:val="0"/>
          <w:marTop w:val="0"/>
          <w:marBottom w:val="0"/>
          <w:divBdr>
            <w:top w:val="none" w:sz="0" w:space="0" w:color="auto"/>
            <w:left w:val="none" w:sz="0" w:space="0" w:color="auto"/>
            <w:bottom w:val="none" w:sz="0" w:space="0" w:color="auto"/>
            <w:right w:val="none" w:sz="0" w:space="0" w:color="auto"/>
          </w:divBdr>
        </w:div>
        <w:div w:id="2002274418">
          <w:marLeft w:val="640"/>
          <w:marRight w:val="0"/>
          <w:marTop w:val="0"/>
          <w:marBottom w:val="0"/>
          <w:divBdr>
            <w:top w:val="none" w:sz="0" w:space="0" w:color="auto"/>
            <w:left w:val="none" w:sz="0" w:space="0" w:color="auto"/>
            <w:bottom w:val="none" w:sz="0" w:space="0" w:color="auto"/>
            <w:right w:val="none" w:sz="0" w:space="0" w:color="auto"/>
          </w:divBdr>
        </w:div>
        <w:div w:id="1868987759">
          <w:marLeft w:val="640"/>
          <w:marRight w:val="0"/>
          <w:marTop w:val="0"/>
          <w:marBottom w:val="0"/>
          <w:divBdr>
            <w:top w:val="none" w:sz="0" w:space="0" w:color="auto"/>
            <w:left w:val="none" w:sz="0" w:space="0" w:color="auto"/>
            <w:bottom w:val="none" w:sz="0" w:space="0" w:color="auto"/>
            <w:right w:val="none" w:sz="0" w:space="0" w:color="auto"/>
          </w:divBdr>
        </w:div>
        <w:div w:id="1694839592">
          <w:marLeft w:val="640"/>
          <w:marRight w:val="0"/>
          <w:marTop w:val="0"/>
          <w:marBottom w:val="0"/>
          <w:divBdr>
            <w:top w:val="none" w:sz="0" w:space="0" w:color="auto"/>
            <w:left w:val="none" w:sz="0" w:space="0" w:color="auto"/>
            <w:bottom w:val="none" w:sz="0" w:space="0" w:color="auto"/>
            <w:right w:val="none" w:sz="0" w:space="0" w:color="auto"/>
          </w:divBdr>
        </w:div>
        <w:div w:id="1950353089">
          <w:marLeft w:val="640"/>
          <w:marRight w:val="0"/>
          <w:marTop w:val="0"/>
          <w:marBottom w:val="0"/>
          <w:divBdr>
            <w:top w:val="none" w:sz="0" w:space="0" w:color="auto"/>
            <w:left w:val="none" w:sz="0" w:space="0" w:color="auto"/>
            <w:bottom w:val="none" w:sz="0" w:space="0" w:color="auto"/>
            <w:right w:val="none" w:sz="0" w:space="0" w:color="auto"/>
          </w:divBdr>
        </w:div>
        <w:div w:id="1307474793">
          <w:marLeft w:val="640"/>
          <w:marRight w:val="0"/>
          <w:marTop w:val="0"/>
          <w:marBottom w:val="0"/>
          <w:divBdr>
            <w:top w:val="none" w:sz="0" w:space="0" w:color="auto"/>
            <w:left w:val="none" w:sz="0" w:space="0" w:color="auto"/>
            <w:bottom w:val="none" w:sz="0" w:space="0" w:color="auto"/>
            <w:right w:val="none" w:sz="0" w:space="0" w:color="auto"/>
          </w:divBdr>
        </w:div>
        <w:div w:id="230624084">
          <w:marLeft w:val="640"/>
          <w:marRight w:val="0"/>
          <w:marTop w:val="0"/>
          <w:marBottom w:val="0"/>
          <w:divBdr>
            <w:top w:val="none" w:sz="0" w:space="0" w:color="auto"/>
            <w:left w:val="none" w:sz="0" w:space="0" w:color="auto"/>
            <w:bottom w:val="none" w:sz="0" w:space="0" w:color="auto"/>
            <w:right w:val="none" w:sz="0" w:space="0" w:color="auto"/>
          </w:divBdr>
        </w:div>
        <w:div w:id="931203150">
          <w:marLeft w:val="640"/>
          <w:marRight w:val="0"/>
          <w:marTop w:val="0"/>
          <w:marBottom w:val="0"/>
          <w:divBdr>
            <w:top w:val="none" w:sz="0" w:space="0" w:color="auto"/>
            <w:left w:val="none" w:sz="0" w:space="0" w:color="auto"/>
            <w:bottom w:val="none" w:sz="0" w:space="0" w:color="auto"/>
            <w:right w:val="none" w:sz="0" w:space="0" w:color="auto"/>
          </w:divBdr>
        </w:div>
        <w:div w:id="247202007">
          <w:marLeft w:val="640"/>
          <w:marRight w:val="0"/>
          <w:marTop w:val="0"/>
          <w:marBottom w:val="0"/>
          <w:divBdr>
            <w:top w:val="none" w:sz="0" w:space="0" w:color="auto"/>
            <w:left w:val="none" w:sz="0" w:space="0" w:color="auto"/>
            <w:bottom w:val="none" w:sz="0" w:space="0" w:color="auto"/>
            <w:right w:val="none" w:sz="0" w:space="0" w:color="auto"/>
          </w:divBdr>
        </w:div>
        <w:div w:id="265503781">
          <w:marLeft w:val="640"/>
          <w:marRight w:val="0"/>
          <w:marTop w:val="0"/>
          <w:marBottom w:val="0"/>
          <w:divBdr>
            <w:top w:val="none" w:sz="0" w:space="0" w:color="auto"/>
            <w:left w:val="none" w:sz="0" w:space="0" w:color="auto"/>
            <w:bottom w:val="none" w:sz="0" w:space="0" w:color="auto"/>
            <w:right w:val="none" w:sz="0" w:space="0" w:color="auto"/>
          </w:divBdr>
        </w:div>
        <w:div w:id="1862745836">
          <w:marLeft w:val="640"/>
          <w:marRight w:val="0"/>
          <w:marTop w:val="0"/>
          <w:marBottom w:val="0"/>
          <w:divBdr>
            <w:top w:val="none" w:sz="0" w:space="0" w:color="auto"/>
            <w:left w:val="none" w:sz="0" w:space="0" w:color="auto"/>
            <w:bottom w:val="none" w:sz="0" w:space="0" w:color="auto"/>
            <w:right w:val="none" w:sz="0" w:space="0" w:color="auto"/>
          </w:divBdr>
        </w:div>
        <w:div w:id="300497812">
          <w:marLeft w:val="640"/>
          <w:marRight w:val="0"/>
          <w:marTop w:val="0"/>
          <w:marBottom w:val="0"/>
          <w:divBdr>
            <w:top w:val="none" w:sz="0" w:space="0" w:color="auto"/>
            <w:left w:val="none" w:sz="0" w:space="0" w:color="auto"/>
            <w:bottom w:val="none" w:sz="0" w:space="0" w:color="auto"/>
            <w:right w:val="none" w:sz="0" w:space="0" w:color="auto"/>
          </w:divBdr>
        </w:div>
        <w:div w:id="11959338">
          <w:marLeft w:val="640"/>
          <w:marRight w:val="0"/>
          <w:marTop w:val="0"/>
          <w:marBottom w:val="0"/>
          <w:divBdr>
            <w:top w:val="none" w:sz="0" w:space="0" w:color="auto"/>
            <w:left w:val="none" w:sz="0" w:space="0" w:color="auto"/>
            <w:bottom w:val="none" w:sz="0" w:space="0" w:color="auto"/>
            <w:right w:val="none" w:sz="0" w:space="0" w:color="auto"/>
          </w:divBdr>
        </w:div>
        <w:div w:id="370227602">
          <w:marLeft w:val="640"/>
          <w:marRight w:val="0"/>
          <w:marTop w:val="0"/>
          <w:marBottom w:val="0"/>
          <w:divBdr>
            <w:top w:val="none" w:sz="0" w:space="0" w:color="auto"/>
            <w:left w:val="none" w:sz="0" w:space="0" w:color="auto"/>
            <w:bottom w:val="none" w:sz="0" w:space="0" w:color="auto"/>
            <w:right w:val="none" w:sz="0" w:space="0" w:color="auto"/>
          </w:divBdr>
        </w:div>
        <w:div w:id="745960058">
          <w:marLeft w:val="640"/>
          <w:marRight w:val="0"/>
          <w:marTop w:val="0"/>
          <w:marBottom w:val="0"/>
          <w:divBdr>
            <w:top w:val="none" w:sz="0" w:space="0" w:color="auto"/>
            <w:left w:val="none" w:sz="0" w:space="0" w:color="auto"/>
            <w:bottom w:val="none" w:sz="0" w:space="0" w:color="auto"/>
            <w:right w:val="none" w:sz="0" w:space="0" w:color="auto"/>
          </w:divBdr>
        </w:div>
        <w:div w:id="1194804610">
          <w:marLeft w:val="640"/>
          <w:marRight w:val="0"/>
          <w:marTop w:val="0"/>
          <w:marBottom w:val="0"/>
          <w:divBdr>
            <w:top w:val="none" w:sz="0" w:space="0" w:color="auto"/>
            <w:left w:val="none" w:sz="0" w:space="0" w:color="auto"/>
            <w:bottom w:val="none" w:sz="0" w:space="0" w:color="auto"/>
            <w:right w:val="none" w:sz="0" w:space="0" w:color="auto"/>
          </w:divBdr>
        </w:div>
        <w:div w:id="1533692162">
          <w:marLeft w:val="640"/>
          <w:marRight w:val="0"/>
          <w:marTop w:val="0"/>
          <w:marBottom w:val="0"/>
          <w:divBdr>
            <w:top w:val="none" w:sz="0" w:space="0" w:color="auto"/>
            <w:left w:val="none" w:sz="0" w:space="0" w:color="auto"/>
            <w:bottom w:val="none" w:sz="0" w:space="0" w:color="auto"/>
            <w:right w:val="none" w:sz="0" w:space="0" w:color="auto"/>
          </w:divBdr>
        </w:div>
        <w:div w:id="782655509">
          <w:marLeft w:val="640"/>
          <w:marRight w:val="0"/>
          <w:marTop w:val="0"/>
          <w:marBottom w:val="0"/>
          <w:divBdr>
            <w:top w:val="none" w:sz="0" w:space="0" w:color="auto"/>
            <w:left w:val="none" w:sz="0" w:space="0" w:color="auto"/>
            <w:bottom w:val="none" w:sz="0" w:space="0" w:color="auto"/>
            <w:right w:val="none" w:sz="0" w:space="0" w:color="auto"/>
          </w:divBdr>
        </w:div>
      </w:divsChild>
    </w:div>
    <w:div w:id="266817268">
      <w:bodyDiv w:val="1"/>
      <w:marLeft w:val="0"/>
      <w:marRight w:val="0"/>
      <w:marTop w:val="0"/>
      <w:marBottom w:val="0"/>
      <w:divBdr>
        <w:top w:val="none" w:sz="0" w:space="0" w:color="auto"/>
        <w:left w:val="none" w:sz="0" w:space="0" w:color="auto"/>
        <w:bottom w:val="none" w:sz="0" w:space="0" w:color="auto"/>
        <w:right w:val="none" w:sz="0" w:space="0" w:color="auto"/>
      </w:divBdr>
      <w:divsChild>
        <w:div w:id="1511261265">
          <w:marLeft w:val="640"/>
          <w:marRight w:val="0"/>
          <w:marTop w:val="0"/>
          <w:marBottom w:val="0"/>
          <w:divBdr>
            <w:top w:val="none" w:sz="0" w:space="0" w:color="auto"/>
            <w:left w:val="none" w:sz="0" w:space="0" w:color="auto"/>
            <w:bottom w:val="none" w:sz="0" w:space="0" w:color="auto"/>
            <w:right w:val="none" w:sz="0" w:space="0" w:color="auto"/>
          </w:divBdr>
        </w:div>
        <w:div w:id="914702389">
          <w:marLeft w:val="640"/>
          <w:marRight w:val="0"/>
          <w:marTop w:val="0"/>
          <w:marBottom w:val="0"/>
          <w:divBdr>
            <w:top w:val="none" w:sz="0" w:space="0" w:color="auto"/>
            <w:left w:val="none" w:sz="0" w:space="0" w:color="auto"/>
            <w:bottom w:val="none" w:sz="0" w:space="0" w:color="auto"/>
            <w:right w:val="none" w:sz="0" w:space="0" w:color="auto"/>
          </w:divBdr>
        </w:div>
        <w:div w:id="1314137868">
          <w:marLeft w:val="640"/>
          <w:marRight w:val="0"/>
          <w:marTop w:val="0"/>
          <w:marBottom w:val="0"/>
          <w:divBdr>
            <w:top w:val="none" w:sz="0" w:space="0" w:color="auto"/>
            <w:left w:val="none" w:sz="0" w:space="0" w:color="auto"/>
            <w:bottom w:val="none" w:sz="0" w:space="0" w:color="auto"/>
            <w:right w:val="none" w:sz="0" w:space="0" w:color="auto"/>
          </w:divBdr>
        </w:div>
        <w:div w:id="275913336">
          <w:marLeft w:val="640"/>
          <w:marRight w:val="0"/>
          <w:marTop w:val="0"/>
          <w:marBottom w:val="0"/>
          <w:divBdr>
            <w:top w:val="none" w:sz="0" w:space="0" w:color="auto"/>
            <w:left w:val="none" w:sz="0" w:space="0" w:color="auto"/>
            <w:bottom w:val="none" w:sz="0" w:space="0" w:color="auto"/>
            <w:right w:val="none" w:sz="0" w:space="0" w:color="auto"/>
          </w:divBdr>
        </w:div>
        <w:div w:id="2132740738">
          <w:marLeft w:val="640"/>
          <w:marRight w:val="0"/>
          <w:marTop w:val="0"/>
          <w:marBottom w:val="0"/>
          <w:divBdr>
            <w:top w:val="none" w:sz="0" w:space="0" w:color="auto"/>
            <w:left w:val="none" w:sz="0" w:space="0" w:color="auto"/>
            <w:bottom w:val="none" w:sz="0" w:space="0" w:color="auto"/>
            <w:right w:val="none" w:sz="0" w:space="0" w:color="auto"/>
          </w:divBdr>
        </w:div>
        <w:div w:id="1985620990">
          <w:marLeft w:val="640"/>
          <w:marRight w:val="0"/>
          <w:marTop w:val="0"/>
          <w:marBottom w:val="0"/>
          <w:divBdr>
            <w:top w:val="none" w:sz="0" w:space="0" w:color="auto"/>
            <w:left w:val="none" w:sz="0" w:space="0" w:color="auto"/>
            <w:bottom w:val="none" w:sz="0" w:space="0" w:color="auto"/>
            <w:right w:val="none" w:sz="0" w:space="0" w:color="auto"/>
          </w:divBdr>
        </w:div>
        <w:div w:id="621570489">
          <w:marLeft w:val="640"/>
          <w:marRight w:val="0"/>
          <w:marTop w:val="0"/>
          <w:marBottom w:val="0"/>
          <w:divBdr>
            <w:top w:val="none" w:sz="0" w:space="0" w:color="auto"/>
            <w:left w:val="none" w:sz="0" w:space="0" w:color="auto"/>
            <w:bottom w:val="none" w:sz="0" w:space="0" w:color="auto"/>
            <w:right w:val="none" w:sz="0" w:space="0" w:color="auto"/>
          </w:divBdr>
        </w:div>
        <w:div w:id="1948613412">
          <w:marLeft w:val="640"/>
          <w:marRight w:val="0"/>
          <w:marTop w:val="0"/>
          <w:marBottom w:val="0"/>
          <w:divBdr>
            <w:top w:val="none" w:sz="0" w:space="0" w:color="auto"/>
            <w:left w:val="none" w:sz="0" w:space="0" w:color="auto"/>
            <w:bottom w:val="none" w:sz="0" w:space="0" w:color="auto"/>
            <w:right w:val="none" w:sz="0" w:space="0" w:color="auto"/>
          </w:divBdr>
        </w:div>
        <w:div w:id="1896232220">
          <w:marLeft w:val="640"/>
          <w:marRight w:val="0"/>
          <w:marTop w:val="0"/>
          <w:marBottom w:val="0"/>
          <w:divBdr>
            <w:top w:val="none" w:sz="0" w:space="0" w:color="auto"/>
            <w:left w:val="none" w:sz="0" w:space="0" w:color="auto"/>
            <w:bottom w:val="none" w:sz="0" w:space="0" w:color="auto"/>
            <w:right w:val="none" w:sz="0" w:space="0" w:color="auto"/>
          </w:divBdr>
        </w:div>
        <w:div w:id="1028599756">
          <w:marLeft w:val="640"/>
          <w:marRight w:val="0"/>
          <w:marTop w:val="0"/>
          <w:marBottom w:val="0"/>
          <w:divBdr>
            <w:top w:val="none" w:sz="0" w:space="0" w:color="auto"/>
            <w:left w:val="none" w:sz="0" w:space="0" w:color="auto"/>
            <w:bottom w:val="none" w:sz="0" w:space="0" w:color="auto"/>
            <w:right w:val="none" w:sz="0" w:space="0" w:color="auto"/>
          </w:divBdr>
        </w:div>
        <w:div w:id="71975457">
          <w:marLeft w:val="640"/>
          <w:marRight w:val="0"/>
          <w:marTop w:val="0"/>
          <w:marBottom w:val="0"/>
          <w:divBdr>
            <w:top w:val="none" w:sz="0" w:space="0" w:color="auto"/>
            <w:left w:val="none" w:sz="0" w:space="0" w:color="auto"/>
            <w:bottom w:val="none" w:sz="0" w:space="0" w:color="auto"/>
            <w:right w:val="none" w:sz="0" w:space="0" w:color="auto"/>
          </w:divBdr>
        </w:div>
        <w:div w:id="1287472560">
          <w:marLeft w:val="640"/>
          <w:marRight w:val="0"/>
          <w:marTop w:val="0"/>
          <w:marBottom w:val="0"/>
          <w:divBdr>
            <w:top w:val="none" w:sz="0" w:space="0" w:color="auto"/>
            <w:left w:val="none" w:sz="0" w:space="0" w:color="auto"/>
            <w:bottom w:val="none" w:sz="0" w:space="0" w:color="auto"/>
            <w:right w:val="none" w:sz="0" w:space="0" w:color="auto"/>
          </w:divBdr>
        </w:div>
        <w:div w:id="1657223573">
          <w:marLeft w:val="640"/>
          <w:marRight w:val="0"/>
          <w:marTop w:val="0"/>
          <w:marBottom w:val="0"/>
          <w:divBdr>
            <w:top w:val="none" w:sz="0" w:space="0" w:color="auto"/>
            <w:left w:val="none" w:sz="0" w:space="0" w:color="auto"/>
            <w:bottom w:val="none" w:sz="0" w:space="0" w:color="auto"/>
            <w:right w:val="none" w:sz="0" w:space="0" w:color="auto"/>
          </w:divBdr>
        </w:div>
        <w:div w:id="1917086591">
          <w:marLeft w:val="640"/>
          <w:marRight w:val="0"/>
          <w:marTop w:val="0"/>
          <w:marBottom w:val="0"/>
          <w:divBdr>
            <w:top w:val="none" w:sz="0" w:space="0" w:color="auto"/>
            <w:left w:val="none" w:sz="0" w:space="0" w:color="auto"/>
            <w:bottom w:val="none" w:sz="0" w:space="0" w:color="auto"/>
            <w:right w:val="none" w:sz="0" w:space="0" w:color="auto"/>
          </w:divBdr>
        </w:div>
        <w:div w:id="985088068">
          <w:marLeft w:val="640"/>
          <w:marRight w:val="0"/>
          <w:marTop w:val="0"/>
          <w:marBottom w:val="0"/>
          <w:divBdr>
            <w:top w:val="none" w:sz="0" w:space="0" w:color="auto"/>
            <w:left w:val="none" w:sz="0" w:space="0" w:color="auto"/>
            <w:bottom w:val="none" w:sz="0" w:space="0" w:color="auto"/>
            <w:right w:val="none" w:sz="0" w:space="0" w:color="auto"/>
          </w:divBdr>
        </w:div>
        <w:div w:id="1992557579">
          <w:marLeft w:val="640"/>
          <w:marRight w:val="0"/>
          <w:marTop w:val="0"/>
          <w:marBottom w:val="0"/>
          <w:divBdr>
            <w:top w:val="none" w:sz="0" w:space="0" w:color="auto"/>
            <w:left w:val="none" w:sz="0" w:space="0" w:color="auto"/>
            <w:bottom w:val="none" w:sz="0" w:space="0" w:color="auto"/>
            <w:right w:val="none" w:sz="0" w:space="0" w:color="auto"/>
          </w:divBdr>
        </w:div>
        <w:div w:id="846481159">
          <w:marLeft w:val="640"/>
          <w:marRight w:val="0"/>
          <w:marTop w:val="0"/>
          <w:marBottom w:val="0"/>
          <w:divBdr>
            <w:top w:val="none" w:sz="0" w:space="0" w:color="auto"/>
            <w:left w:val="none" w:sz="0" w:space="0" w:color="auto"/>
            <w:bottom w:val="none" w:sz="0" w:space="0" w:color="auto"/>
            <w:right w:val="none" w:sz="0" w:space="0" w:color="auto"/>
          </w:divBdr>
        </w:div>
        <w:div w:id="241911337">
          <w:marLeft w:val="640"/>
          <w:marRight w:val="0"/>
          <w:marTop w:val="0"/>
          <w:marBottom w:val="0"/>
          <w:divBdr>
            <w:top w:val="none" w:sz="0" w:space="0" w:color="auto"/>
            <w:left w:val="none" w:sz="0" w:space="0" w:color="auto"/>
            <w:bottom w:val="none" w:sz="0" w:space="0" w:color="auto"/>
            <w:right w:val="none" w:sz="0" w:space="0" w:color="auto"/>
          </w:divBdr>
        </w:div>
        <w:div w:id="1518155196">
          <w:marLeft w:val="640"/>
          <w:marRight w:val="0"/>
          <w:marTop w:val="0"/>
          <w:marBottom w:val="0"/>
          <w:divBdr>
            <w:top w:val="none" w:sz="0" w:space="0" w:color="auto"/>
            <w:left w:val="none" w:sz="0" w:space="0" w:color="auto"/>
            <w:bottom w:val="none" w:sz="0" w:space="0" w:color="auto"/>
            <w:right w:val="none" w:sz="0" w:space="0" w:color="auto"/>
          </w:divBdr>
        </w:div>
        <w:div w:id="303238758">
          <w:marLeft w:val="640"/>
          <w:marRight w:val="0"/>
          <w:marTop w:val="0"/>
          <w:marBottom w:val="0"/>
          <w:divBdr>
            <w:top w:val="none" w:sz="0" w:space="0" w:color="auto"/>
            <w:left w:val="none" w:sz="0" w:space="0" w:color="auto"/>
            <w:bottom w:val="none" w:sz="0" w:space="0" w:color="auto"/>
            <w:right w:val="none" w:sz="0" w:space="0" w:color="auto"/>
          </w:divBdr>
        </w:div>
        <w:div w:id="1888950187">
          <w:marLeft w:val="640"/>
          <w:marRight w:val="0"/>
          <w:marTop w:val="0"/>
          <w:marBottom w:val="0"/>
          <w:divBdr>
            <w:top w:val="none" w:sz="0" w:space="0" w:color="auto"/>
            <w:left w:val="none" w:sz="0" w:space="0" w:color="auto"/>
            <w:bottom w:val="none" w:sz="0" w:space="0" w:color="auto"/>
            <w:right w:val="none" w:sz="0" w:space="0" w:color="auto"/>
          </w:divBdr>
        </w:div>
        <w:div w:id="2105152706">
          <w:marLeft w:val="640"/>
          <w:marRight w:val="0"/>
          <w:marTop w:val="0"/>
          <w:marBottom w:val="0"/>
          <w:divBdr>
            <w:top w:val="none" w:sz="0" w:space="0" w:color="auto"/>
            <w:left w:val="none" w:sz="0" w:space="0" w:color="auto"/>
            <w:bottom w:val="none" w:sz="0" w:space="0" w:color="auto"/>
            <w:right w:val="none" w:sz="0" w:space="0" w:color="auto"/>
          </w:divBdr>
        </w:div>
        <w:div w:id="938636263">
          <w:marLeft w:val="640"/>
          <w:marRight w:val="0"/>
          <w:marTop w:val="0"/>
          <w:marBottom w:val="0"/>
          <w:divBdr>
            <w:top w:val="none" w:sz="0" w:space="0" w:color="auto"/>
            <w:left w:val="none" w:sz="0" w:space="0" w:color="auto"/>
            <w:bottom w:val="none" w:sz="0" w:space="0" w:color="auto"/>
            <w:right w:val="none" w:sz="0" w:space="0" w:color="auto"/>
          </w:divBdr>
        </w:div>
        <w:div w:id="330960086">
          <w:marLeft w:val="640"/>
          <w:marRight w:val="0"/>
          <w:marTop w:val="0"/>
          <w:marBottom w:val="0"/>
          <w:divBdr>
            <w:top w:val="none" w:sz="0" w:space="0" w:color="auto"/>
            <w:left w:val="none" w:sz="0" w:space="0" w:color="auto"/>
            <w:bottom w:val="none" w:sz="0" w:space="0" w:color="auto"/>
            <w:right w:val="none" w:sz="0" w:space="0" w:color="auto"/>
          </w:divBdr>
        </w:div>
        <w:div w:id="830752646">
          <w:marLeft w:val="640"/>
          <w:marRight w:val="0"/>
          <w:marTop w:val="0"/>
          <w:marBottom w:val="0"/>
          <w:divBdr>
            <w:top w:val="none" w:sz="0" w:space="0" w:color="auto"/>
            <w:left w:val="none" w:sz="0" w:space="0" w:color="auto"/>
            <w:bottom w:val="none" w:sz="0" w:space="0" w:color="auto"/>
            <w:right w:val="none" w:sz="0" w:space="0" w:color="auto"/>
          </w:divBdr>
        </w:div>
        <w:div w:id="813067677">
          <w:marLeft w:val="640"/>
          <w:marRight w:val="0"/>
          <w:marTop w:val="0"/>
          <w:marBottom w:val="0"/>
          <w:divBdr>
            <w:top w:val="none" w:sz="0" w:space="0" w:color="auto"/>
            <w:left w:val="none" w:sz="0" w:space="0" w:color="auto"/>
            <w:bottom w:val="none" w:sz="0" w:space="0" w:color="auto"/>
            <w:right w:val="none" w:sz="0" w:space="0" w:color="auto"/>
          </w:divBdr>
        </w:div>
        <w:div w:id="1154948561">
          <w:marLeft w:val="640"/>
          <w:marRight w:val="0"/>
          <w:marTop w:val="0"/>
          <w:marBottom w:val="0"/>
          <w:divBdr>
            <w:top w:val="none" w:sz="0" w:space="0" w:color="auto"/>
            <w:left w:val="none" w:sz="0" w:space="0" w:color="auto"/>
            <w:bottom w:val="none" w:sz="0" w:space="0" w:color="auto"/>
            <w:right w:val="none" w:sz="0" w:space="0" w:color="auto"/>
          </w:divBdr>
        </w:div>
        <w:div w:id="473176788">
          <w:marLeft w:val="640"/>
          <w:marRight w:val="0"/>
          <w:marTop w:val="0"/>
          <w:marBottom w:val="0"/>
          <w:divBdr>
            <w:top w:val="none" w:sz="0" w:space="0" w:color="auto"/>
            <w:left w:val="none" w:sz="0" w:space="0" w:color="auto"/>
            <w:bottom w:val="none" w:sz="0" w:space="0" w:color="auto"/>
            <w:right w:val="none" w:sz="0" w:space="0" w:color="auto"/>
          </w:divBdr>
        </w:div>
        <w:div w:id="1653293539">
          <w:marLeft w:val="640"/>
          <w:marRight w:val="0"/>
          <w:marTop w:val="0"/>
          <w:marBottom w:val="0"/>
          <w:divBdr>
            <w:top w:val="none" w:sz="0" w:space="0" w:color="auto"/>
            <w:left w:val="none" w:sz="0" w:space="0" w:color="auto"/>
            <w:bottom w:val="none" w:sz="0" w:space="0" w:color="auto"/>
            <w:right w:val="none" w:sz="0" w:space="0" w:color="auto"/>
          </w:divBdr>
        </w:div>
        <w:div w:id="1753159201">
          <w:marLeft w:val="640"/>
          <w:marRight w:val="0"/>
          <w:marTop w:val="0"/>
          <w:marBottom w:val="0"/>
          <w:divBdr>
            <w:top w:val="none" w:sz="0" w:space="0" w:color="auto"/>
            <w:left w:val="none" w:sz="0" w:space="0" w:color="auto"/>
            <w:bottom w:val="none" w:sz="0" w:space="0" w:color="auto"/>
            <w:right w:val="none" w:sz="0" w:space="0" w:color="auto"/>
          </w:divBdr>
        </w:div>
        <w:div w:id="382675343">
          <w:marLeft w:val="640"/>
          <w:marRight w:val="0"/>
          <w:marTop w:val="0"/>
          <w:marBottom w:val="0"/>
          <w:divBdr>
            <w:top w:val="none" w:sz="0" w:space="0" w:color="auto"/>
            <w:left w:val="none" w:sz="0" w:space="0" w:color="auto"/>
            <w:bottom w:val="none" w:sz="0" w:space="0" w:color="auto"/>
            <w:right w:val="none" w:sz="0" w:space="0" w:color="auto"/>
          </w:divBdr>
        </w:div>
        <w:div w:id="119617768">
          <w:marLeft w:val="640"/>
          <w:marRight w:val="0"/>
          <w:marTop w:val="0"/>
          <w:marBottom w:val="0"/>
          <w:divBdr>
            <w:top w:val="none" w:sz="0" w:space="0" w:color="auto"/>
            <w:left w:val="none" w:sz="0" w:space="0" w:color="auto"/>
            <w:bottom w:val="none" w:sz="0" w:space="0" w:color="auto"/>
            <w:right w:val="none" w:sz="0" w:space="0" w:color="auto"/>
          </w:divBdr>
        </w:div>
        <w:div w:id="710879782">
          <w:marLeft w:val="640"/>
          <w:marRight w:val="0"/>
          <w:marTop w:val="0"/>
          <w:marBottom w:val="0"/>
          <w:divBdr>
            <w:top w:val="none" w:sz="0" w:space="0" w:color="auto"/>
            <w:left w:val="none" w:sz="0" w:space="0" w:color="auto"/>
            <w:bottom w:val="none" w:sz="0" w:space="0" w:color="auto"/>
            <w:right w:val="none" w:sz="0" w:space="0" w:color="auto"/>
          </w:divBdr>
        </w:div>
        <w:div w:id="18357889">
          <w:marLeft w:val="640"/>
          <w:marRight w:val="0"/>
          <w:marTop w:val="0"/>
          <w:marBottom w:val="0"/>
          <w:divBdr>
            <w:top w:val="none" w:sz="0" w:space="0" w:color="auto"/>
            <w:left w:val="none" w:sz="0" w:space="0" w:color="auto"/>
            <w:bottom w:val="none" w:sz="0" w:space="0" w:color="auto"/>
            <w:right w:val="none" w:sz="0" w:space="0" w:color="auto"/>
          </w:divBdr>
        </w:div>
        <w:div w:id="1492522365">
          <w:marLeft w:val="640"/>
          <w:marRight w:val="0"/>
          <w:marTop w:val="0"/>
          <w:marBottom w:val="0"/>
          <w:divBdr>
            <w:top w:val="none" w:sz="0" w:space="0" w:color="auto"/>
            <w:left w:val="none" w:sz="0" w:space="0" w:color="auto"/>
            <w:bottom w:val="none" w:sz="0" w:space="0" w:color="auto"/>
            <w:right w:val="none" w:sz="0" w:space="0" w:color="auto"/>
          </w:divBdr>
        </w:div>
        <w:div w:id="313145467">
          <w:marLeft w:val="640"/>
          <w:marRight w:val="0"/>
          <w:marTop w:val="0"/>
          <w:marBottom w:val="0"/>
          <w:divBdr>
            <w:top w:val="none" w:sz="0" w:space="0" w:color="auto"/>
            <w:left w:val="none" w:sz="0" w:space="0" w:color="auto"/>
            <w:bottom w:val="none" w:sz="0" w:space="0" w:color="auto"/>
            <w:right w:val="none" w:sz="0" w:space="0" w:color="auto"/>
          </w:divBdr>
        </w:div>
        <w:div w:id="1324626976">
          <w:marLeft w:val="640"/>
          <w:marRight w:val="0"/>
          <w:marTop w:val="0"/>
          <w:marBottom w:val="0"/>
          <w:divBdr>
            <w:top w:val="none" w:sz="0" w:space="0" w:color="auto"/>
            <w:left w:val="none" w:sz="0" w:space="0" w:color="auto"/>
            <w:bottom w:val="none" w:sz="0" w:space="0" w:color="auto"/>
            <w:right w:val="none" w:sz="0" w:space="0" w:color="auto"/>
          </w:divBdr>
        </w:div>
        <w:div w:id="1824931784">
          <w:marLeft w:val="640"/>
          <w:marRight w:val="0"/>
          <w:marTop w:val="0"/>
          <w:marBottom w:val="0"/>
          <w:divBdr>
            <w:top w:val="none" w:sz="0" w:space="0" w:color="auto"/>
            <w:left w:val="none" w:sz="0" w:space="0" w:color="auto"/>
            <w:bottom w:val="none" w:sz="0" w:space="0" w:color="auto"/>
            <w:right w:val="none" w:sz="0" w:space="0" w:color="auto"/>
          </w:divBdr>
        </w:div>
        <w:div w:id="1753552556">
          <w:marLeft w:val="640"/>
          <w:marRight w:val="0"/>
          <w:marTop w:val="0"/>
          <w:marBottom w:val="0"/>
          <w:divBdr>
            <w:top w:val="none" w:sz="0" w:space="0" w:color="auto"/>
            <w:left w:val="none" w:sz="0" w:space="0" w:color="auto"/>
            <w:bottom w:val="none" w:sz="0" w:space="0" w:color="auto"/>
            <w:right w:val="none" w:sz="0" w:space="0" w:color="auto"/>
          </w:divBdr>
        </w:div>
        <w:div w:id="262343691">
          <w:marLeft w:val="640"/>
          <w:marRight w:val="0"/>
          <w:marTop w:val="0"/>
          <w:marBottom w:val="0"/>
          <w:divBdr>
            <w:top w:val="none" w:sz="0" w:space="0" w:color="auto"/>
            <w:left w:val="none" w:sz="0" w:space="0" w:color="auto"/>
            <w:bottom w:val="none" w:sz="0" w:space="0" w:color="auto"/>
            <w:right w:val="none" w:sz="0" w:space="0" w:color="auto"/>
          </w:divBdr>
        </w:div>
        <w:div w:id="984235391">
          <w:marLeft w:val="640"/>
          <w:marRight w:val="0"/>
          <w:marTop w:val="0"/>
          <w:marBottom w:val="0"/>
          <w:divBdr>
            <w:top w:val="none" w:sz="0" w:space="0" w:color="auto"/>
            <w:left w:val="none" w:sz="0" w:space="0" w:color="auto"/>
            <w:bottom w:val="none" w:sz="0" w:space="0" w:color="auto"/>
            <w:right w:val="none" w:sz="0" w:space="0" w:color="auto"/>
          </w:divBdr>
        </w:div>
        <w:div w:id="194196732">
          <w:marLeft w:val="640"/>
          <w:marRight w:val="0"/>
          <w:marTop w:val="0"/>
          <w:marBottom w:val="0"/>
          <w:divBdr>
            <w:top w:val="none" w:sz="0" w:space="0" w:color="auto"/>
            <w:left w:val="none" w:sz="0" w:space="0" w:color="auto"/>
            <w:bottom w:val="none" w:sz="0" w:space="0" w:color="auto"/>
            <w:right w:val="none" w:sz="0" w:space="0" w:color="auto"/>
          </w:divBdr>
        </w:div>
        <w:div w:id="1384282544">
          <w:marLeft w:val="640"/>
          <w:marRight w:val="0"/>
          <w:marTop w:val="0"/>
          <w:marBottom w:val="0"/>
          <w:divBdr>
            <w:top w:val="none" w:sz="0" w:space="0" w:color="auto"/>
            <w:left w:val="none" w:sz="0" w:space="0" w:color="auto"/>
            <w:bottom w:val="none" w:sz="0" w:space="0" w:color="auto"/>
            <w:right w:val="none" w:sz="0" w:space="0" w:color="auto"/>
          </w:divBdr>
        </w:div>
        <w:div w:id="1954630711">
          <w:marLeft w:val="640"/>
          <w:marRight w:val="0"/>
          <w:marTop w:val="0"/>
          <w:marBottom w:val="0"/>
          <w:divBdr>
            <w:top w:val="none" w:sz="0" w:space="0" w:color="auto"/>
            <w:left w:val="none" w:sz="0" w:space="0" w:color="auto"/>
            <w:bottom w:val="none" w:sz="0" w:space="0" w:color="auto"/>
            <w:right w:val="none" w:sz="0" w:space="0" w:color="auto"/>
          </w:divBdr>
        </w:div>
        <w:div w:id="124010193">
          <w:marLeft w:val="640"/>
          <w:marRight w:val="0"/>
          <w:marTop w:val="0"/>
          <w:marBottom w:val="0"/>
          <w:divBdr>
            <w:top w:val="none" w:sz="0" w:space="0" w:color="auto"/>
            <w:left w:val="none" w:sz="0" w:space="0" w:color="auto"/>
            <w:bottom w:val="none" w:sz="0" w:space="0" w:color="auto"/>
            <w:right w:val="none" w:sz="0" w:space="0" w:color="auto"/>
          </w:divBdr>
        </w:div>
        <w:div w:id="146093907">
          <w:marLeft w:val="640"/>
          <w:marRight w:val="0"/>
          <w:marTop w:val="0"/>
          <w:marBottom w:val="0"/>
          <w:divBdr>
            <w:top w:val="none" w:sz="0" w:space="0" w:color="auto"/>
            <w:left w:val="none" w:sz="0" w:space="0" w:color="auto"/>
            <w:bottom w:val="none" w:sz="0" w:space="0" w:color="auto"/>
            <w:right w:val="none" w:sz="0" w:space="0" w:color="auto"/>
          </w:divBdr>
        </w:div>
        <w:div w:id="251814689">
          <w:marLeft w:val="640"/>
          <w:marRight w:val="0"/>
          <w:marTop w:val="0"/>
          <w:marBottom w:val="0"/>
          <w:divBdr>
            <w:top w:val="none" w:sz="0" w:space="0" w:color="auto"/>
            <w:left w:val="none" w:sz="0" w:space="0" w:color="auto"/>
            <w:bottom w:val="none" w:sz="0" w:space="0" w:color="auto"/>
            <w:right w:val="none" w:sz="0" w:space="0" w:color="auto"/>
          </w:divBdr>
        </w:div>
        <w:div w:id="507331903">
          <w:marLeft w:val="640"/>
          <w:marRight w:val="0"/>
          <w:marTop w:val="0"/>
          <w:marBottom w:val="0"/>
          <w:divBdr>
            <w:top w:val="none" w:sz="0" w:space="0" w:color="auto"/>
            <w:left w:val="none" w:sz="0" w:space="0" w:color="auto"/>
            <w:bottom w:val="none" w:sz="0" w:space="0" w:color="auto"/>
            <w:right w:val="none" w:sz="0" w:space="0" w:color="auto"/>
          </w:divBdr>
        </w:div>
        <w:div w:id="1974946743">
          <w:marLeft w:val="640"/>
          <w:marRight w:val="0"/>
          <w:marTop w:val="0"/>
          <w:marBottom w:val="0"/>
          <w:divBdr>
            <w:top w:val="none" w:sz="0" w:space="0" w:color="auto"/>
            <w:left w:val="none" w:sz="0" w:space="0" w:color="auto"/>
            <w:bottom w:val="none" w:sz="0" w:space="0" w:color="auto"/>
            <w:right w:val="none" w:sz="0" w:space="0" w:color="auto"/>
          </w:divBdr>
        </w:div>
        <w:div w:id="707295383">
          <w:marLeft w:val="640"/>
          <w:marRight w:val="0"/>
          <w:marTop w:val="0"/>
          <w:marBottom w:val="0"/>
          <w:divBdr>
            <w:top w:val="none" w:sz="0" w:space="0" w:color="auto"/>
            <w:left w:val="none" w:sz="0" w:space="0" w:color="auto"/>
            <w:bottom w:val="none" w:sz="0" w:space="0" w:color="auto"/>
            <w:right w:val="none" w:sz="0" w:space="0" w:color="auto"/>
          </w:divBdr>
        </w:div>
        <w:div w:id="2082019612">
          <w:marLeft w:val="640"/>
          <w:marRight w:val="0"/>
          <w:marTop w:val="0"/>
          <w:marBottom w:val="0"/>
          <w:divBdr>
            <w:top w:val="none" w:sz="0" w:space="0" w:color="auto"/>
            <w:left w:val="none" w:sz="0" w:space="0" w:color="auto"/>
            <w:bottom w:val="none" w:sz="0" w:space="0" w:color="auto"/>
            <w:right w:val="none" w:sz="0" w:space="0" w:color="auto"/>
          </w:divBdr>
        </w:div>
        <w:div w:id="2097944534">
          <w:marLeft w:val="640"/>
          <w:marRight w:val="0"/>
          <w:marTop w:val="0"/>
          <w:marBottom w:val="0"/>
          <w:divBdr>
            <w:top w:val="none" w:sz="0" w:space="0" w:color="auto"/>
            <w:left w:val="none" w:sz="0" w:space="0" w:color="auto"/>
            <w:bottom w:val="none" w:sz="0" w:space="0" w:color="auto"/>
            <w:right w:val="none" w:sz="0" w:space="0" w:color="auto"/>
          </w:divBdr>
        </w:div>
        <w:div w:id="201090372">
          <w:marLeft w:val="640"/>
          <w:marRight w:val="0"/>
          <w:marTop w:val="0"/>
          <w:marBottom w:val="0"/>
          <w:divBdr>
            <w:top w:val="none" w:sz="0" w:space="0" w:color="auto"/>
            <w:left w:val="none" w:sz="0" w:space="0" w:color="auto"/>
            <w:bottom w:val="none" w:sz="0" w:space="0" w:color="auto"/>
            <w:right w:val="none" w:sz="0" w:space="0" w:color="auto"/>
          </w:divBdr>
        </w:div>
        <w:div w:id="561479560">
          <w:marLeft w:val="640"/>
          <w:marRight w:val="0"/>
          <w:marTop w:val="0"/>
          <w:marBottom w:val="0"/>
          <w:divBdr>
            <w:top w:val="none" w:sz="0" w:space="0" w:color="auto"/>
            <w:left w:val="none" w:sz="0" w:space="0" w:color="auto"/>
            <w:bottom w:val="none" w:sz="0" w:space="0" w:color="auto"/>
            <w:right w:val="none" w:sz="0" w:space="0" w:color="auto"/>
          </w:divBdr>
        </w:div>
        <w:div w:id="931746884">
          <w:marLeft w:val="640"/>
          <w:marRight w:val="0"/>
          <w:marTop w:val="0"/>
          <w:marBottom w:val="0"/>
          <w:divBdr>
            <w:top w:val="none" w:sz="0" w:space="0" w:color="auto"/>
            <w:left w:val="none" w:sz="0" w:space="0" w:color="auto"/>
            <w:bottom w:val="none" w:sz="0" w:space="0" w:color="auto"/>
            <w:right w:val="none" w:sz="0" w:space="0" w:color="auto"/>
          </w:divBdr>
        </w:div>
        <w:div w:id="756445893">
          <w:marLeft w:val="640"/>
          <w:marRight w:val="0"/>
          <w:marTop w:val="0"/>
          <w:marBottom w:val="0"/>
          <w:divBdr>
            <w:top w:val="none" w:sz="0" w:space="0" w:color="auto"/>
            <w:left w:val="none" w:sz="0" w:space="0" w:color="auto"/>
            <w:bottom w:val="none" w:sz="0" w:space="0" w:color="auto"/>
            <w:right w:val="none" w:sz="0" w:space="0" w:color="auto"/>
          </w:divBdr>
        </w:div>
        <w:div w:id="1657416860">
          <w:marLeft w:val="640"/>
          <w:marRight w:val="0"/>
          <w:marTop w:val="0"/>
          <w:marBottom w:val="0"/>
          <w:divBdr>
            <w:top w:val="none" w:sz="0" w:space="0" w:color="auto"/>
            <w:left w:val="none" w:sz="0" w:space="0" w:color="auto"/>
            <w:bottom w:val="none" w:sz="0" w:space="0" w:color="auto"/>
            <w:right w:val="none" w:sz="0" w:space="0" w:color="auto"/>
          </w:divBdr>
        </w:div>
        <w:div w:id="144057083">
          <w:marLeft w:val="640"/>
          <w:marRight w:val="0"/>
          <w:marTop w:val="0"/>
          <w:marBottom w:val="0"/>
          <w:divBdr>
            <w:top w:val="none" w:sz="0" w:space="0" w:color="auto"/>
            <w:left w:val="none" w:sz="0" w:space="0" w:color="auto"/>
            <w:bottom w:val="none" w:sz="0" w:space="0" w:color="auto"/>
            <w:right w:val="none" w:sz="0" w:space="0" w:color="auto"/>
          </w:divBdr>
        </w:div>
        <w:div w:id="942565574">
          <w:marLeft w:val="640"/>
          <w:marRight w:val="0"/>
          <w:marTop w:val="0"/>
          <w:marBottom w:val="0"/>
          <w:divBdr>
            <w:top w:val="none" w:sz="0" w:space="0" w:color="auto"/>
            <w:left w:val="none" w:sz="0" w:space="0" w:color="auto"/>
            <w:bottom w:val="none" w:sz="0" w:space="0" w:color="auto"/>
            <w:right w:val="none" w:sz="0" w:space="0" w:color="auto"/>
          </w:divBdr>
        </w:div>
        <w:div w:id="493030766">
          <w:marLeft w:val="640"/>
          <w:marRight w:val="0"/>
          <w:marTop w:val="0"/>
          <w:marBottom w:val="0"/>
          <w:divBdr>
            <w:top w:val="none" w:sz="0" w:space="0" w:color="auto"/>
            <w:left w:val="none" w:sz="0" w:space="0" w:color="auto"/>
            <w:bottom w:val="none" w:sz="0" w:space="0" w:color="auto"/>
            <w:right w:val="none" w:sz="0" w:space="0" w:color="auto"/>
          </w:divBdr>
        </w:div>
        <w:div w:id="2071922321">
          <w:marLeft w:val="640"/>
          <w:marRight w:val="0"/>
          <w:marTop w:val="0"/>
          <w:marBottom w:val="0"/>
          <w:divBdr>
            <w:top w:val="none" w:sz="0" w:space="0" w:color="auto"/>
            <w:left w:val="none" w:sz="0" w:space="0" w:color="auto"/>
            <w:bottom w:val="none" w:sz="0" w:space="0" w:color="auto"/>
            <w:right w:val="none" w:sz="0" w:space="0" w:color="auto"/>
          </w:divBdr>
        </w:div>
        <w:div w:id="2134134733">
          <w:marLeft w:val="640"/>
          <w:marRight w:val="0"/>
          <w:marTop w:val="0"/>
          <w:marBottom w:val="0"/>
          <w:divBdr>
            <w:top w:val="none" w:sz="0" w:space="0" w:color="auto"/>
            <w:left w:val="none" w:sz="0" w:space="0" w:color="auto"/>
            <w:bottom w:val="none" w:sz="0" w:space="0" w:color="auto"/>
            <w:right w:val="none" w:sz="0" w:space="0" w:color="auto"/>
          </w:divBdr>
        </w:div>
        <w:div w:id="1217858321">
          <w:marLeft w:val="640"/>
          <w:marRight w:val="0"/>
          <w:marTop w:val="0"/>
          <w:marBottom w:val="0"/>
          <w:divBdr>
            <w:top w:val="none" w:sz="0" w:space="0" w:color="auto"/>
            <w:left w:val="none" w:sz="0" w:space="0" w:color="auto"/>
            <w:bottom w:val="none" w:sz="0" w:space="0" w:color="auto"/>
            <w:right w:val="none" w:sz="0" w:space="0" w:color="auto"/>
          </w:divBdr>
        </w:div>
        <w:div w:id="1422028804">
          <w:marLeft w:val="640"/>
          <w:marRight w:val="0"/>
          <w:marTop w:val="0"/>
          <w:marBottom w:val="0"/>
          <w:divBdr>
            <w:top w:val="none" w:sz="0" w:space="0" w:color="auto"/>
            <w:left w:val="none" w:sz="0" w:space="0" w:color="auto"/>
            <w:bottom w:val="none" w:sz="0" w:space="0" w:color="auto"/>
            <w:right w:val="none" w:sz="0" w:space="0" w:color="auto"/>
          </w:divBdr>
        </w:div>
        <w:div w:id="1333483570">
          <w:marLeft w:val="640"/>
          <w:marRight w:val="0"/>
          <w:marTop w:val="0"/>
          <w:marBottom w:val="0"/>
          <w:divBdr>
            <w:top w:val="none" w:sz="0" w:space="0" w:color="auto"/>
            <w:left w:val="none" w:sz="0" w:space="0" w:color="auto"/>
            <w:bottom w:val="none" w:sz="0" w:space="0" w:color="auto"/>
            <w:right w:val="none" w:sz="0" w:space="0" w:color="auto"/>
          </w:divBdr>
        </w:div>
        <w:div w:id="627391484">
          <w:marLeft w:val="640"/>
          <w:marRight w:val="0"/>
          <w:marTop w:val="0"/>
          <w:marBottom w:val="0"/>
          <w:divBdr>
            <w:top w:val="none" w:sz="0" w:space="0" w:color="auto"/>
            <w:left w:val="none" w:sz="0" w:space="0" w:color="auto"/>
            <w:bottom w:val="none" w:sz="0" w:space="0" w:color="auto"/>
            <w:right w:val="none" w:sz="0" w:space="0" w:color="auto"/>
          </w:divBdr>
        </w:div>
        <w:div w:id="1738354823">
          <w:marLeft w:val="640"/>
          <w:marRight w:val="0"/>
          <w:marTop w:val="0"/>
          <w:marBottom w:val="0"/>
          <w:divBdr>
            <w:top w:val="none" w:sz="0" w:space="0" w:color="auto"/>
            <w:left w:val="none" w:sz="0" w:space="0" w:color="auto"/>
            <w:bottom w:val="none" w:sz="0" w:space="0" w:color="auto"/>
            <w:right w:val="none" w:sz="0" w:space="0" w:color="auto"/>
          </w:divBdr>
        </w:div>
        <w:div w:id="1916435193">
          <w:marLeft w:val="640"/>
          <w:marRight w:val="0"/>
          <w:marTop w:val="0"/>
          <w:marBottom w:val="0"/>
          <w:divBdr>
            <w:top w:val="none" w:sz="0" w:space="0" w:color="auto"/>
            <w:left w:val="none" w:sz="0" w:space="0" w:color="auto"/>
            <w:bottom w:val="none" w:sz="0" w:space="0" w:color="auto"/>
            <w:right w:val="none" w:sz="0" w:space="0" w:color="auto"/>
          </w:divBdr>
        </w:div>
        <w:div w:id="255864074">
          <w:marLeft w:val="640"/>
          <w:marRight w:val="0"/>
          <w:marTop w:val="0"/>
          <w:marBottom w:val="0"/>
          <w:divBdr>
            <w:top w:val="none" w:sz="0" w:space="0" w:color="auto"/>
            <w:left w:val="none" w:sz="0" w:space="0" w:color="auto"/>
            <w:bottom w:val="none" w:sz="0" w:space="0" w:color="auto"/>
            <w:right w:val="none" w:sz="0" w:space="0" w:color="auto"/>
          </w:divBdr>
        </w:div>
        <w:div w:id="48963779">
          <w:marLeft w:val="640"/>
          <w:marRight w:val="0"/>
          <w:marTop w:val="0"/>
          <w:marBottom w:val="0"/>
          <w:divBdr>
            <w:top w:val="none" w:sz="0" w:space="0" w:color="auto"/>
            <w:left w:val="none" w:sz="0" w:space="0" w:color="auto"/>
            <w:bottom w:val="none" w:sz="0" w:space="0" w:color="auto"/>
            <w:right w:val="none" w:sz="0" w:space="0" w:color="auto"/>
          </w:divBdr>
        </w:div>
        <w:div w:id="873031903">
          <w:marLeft w:val="640"/>
          <w:marRight w:val="0"/>
          <w:marTop w:val="0"/>
          <w:marBottom w:val="0"/>
          <w:divBdr>
            <w:top w:val="none" w:sz="0" w:space="0" w:color="auto"/>
            <w:left w:val="none" w:sz="0" w:space="0" w:color="auto"/>
            <w:bottom w:val="none" w:sz="0" w:space="0" w:color="auto"/>
            <w:right w:val="none" w:sz="0" w:space="0" w:color="auto"/>
          </w:divBdr>
        </w:div>
        <w:div w:id="620109389">
          <w:marLeft w:val="640"/>
          <w:marRight w:val="0"/>
          <w:marTop w:val="0"/>
          <w:marBottom w:val="0"/>
          <w:divBdr>
            <w:top w:val="none" w:sz="0" w:space="0" w:color="auto"/>
            <w:left w:val="none" w:sz="0" w:space="0" w:color="auto"/>
            <w:bottom w:val="none" w:sz="0" w:space="0" w:color="auto"/>
            <w:right w:val="none" w:sz="0" w:space="0" w:color="auto"/>
          </w:divBdr>
        </w:div>
        <w:div w:id="1985353750">
          <w:marLeft w:val="640"/>
          <w:marRight w:val="0"/>
          <w:marTop w:val="0"/>
          <w:marBottom w:val="0"/>
          <w:divBdr>
            <w:top w:val="none" w:sz="0" w:space="0" w:color="auto"/>
            <w:left w:val="none" w:sz="0" w:space="0" w:color="auto"/>
            <w:bottom w:val="none" w:sz="0" w:space="0" w:color="auto"/>
            <w:right w:val="none" w:sz="0" w:space="0" w:color="auto"/>
          </w:divBdr>
        </w:div>
      </w:divsChild>
    </w:div>
    <w:div w:id="284391951">
      <w:bodyDiv w:val="1"/>
      <w:marLeft w:val="0"/>
      <w:marRight w:val="0"/>
      <w:marTop w:val="0"/>
      <w:marBottom w:val="0"/>
      <w:divBdr>
        <w:top w:val="none" w:sz="0" w:space="0" w:color="auto"/>
        <w:left w:val="none" w:sz="0" w:space="0" w:color="auto"/>
        <w:bottom w:val="none" w:sz="0" w:space="0" w:color="auto"/>
        <w:right w:val="none" w:sz="0" w:space="0" w:color="auto"/>
      </w:divBdr>
      <w:divsChild>
        <w:div w:id="1373575717">
          <w:marLeft w:val="640"/>
          <w:marRight w:val="0"/>
          <w:marTop w:val="0"/>
          <w:marBottom w:val="0"/>
          <w:divBdr>
            <w:top w:val="none" w:sz="0" w:space="0" w:color="auto"/>
            <w:left w:val="none" w:sz="0" w:space="0" w:color="auto"/>
            <w:bottom w:val="none" w:sz="0" w:space="0" w:color="auto"/>
            <w:right w:val="none" w:sz="0" w:space="0" w:color="auto"/>
          </w:divBdr>
        </w:div>
        <w:div w:id="1644046400">
          <w:marLeft w:val="640"/>
          <w:marRight w:val="0"/>
          <w:marTop w:val="0"/>
          <w:marBottom w:val="0"/>
          <w:divBdr>
            <w:top w:val="none" w:sz="0" w:space="0" w:color="auto"/>
            <w:left w:val="none" w:sz="0" w:space="0" w:color="auto"/>
            <w:bottom w:val="none" w:sz="0" w:space="0" w:color="auto"/>
            <w:right w:val="none" w:sz="0" w:space="0" w:color="auto"/>
          </w:divBdr>
        </w:div>
        <w:div w:id="453641245">
          <w:marLeft w:val="640"/>
          <w:marRight w:val="0"/>
          <w:marTop w:val="0"/>
          <w:marBottom w:val="0"/>
          <w:divBdr>
            <w:top w:val="none" w:sz="0" w:space="0" w:color="auto"/>
            <w:left w:val="none" w:sz="0" w:space="0" w:color="auto"/>
            <w:bottom w:val="none" w:sz="0" w:space="0" w:color="auto"/>
            <w:right w:val="none" w:sz="0" w:space="0" w:color="auto"/>
          </w:divBdr>
        </w:div>
        <w:div w:id="679115463">
          <w:marLeft w:val="640"/>
          <w:marRight w:val="0"/>
          <w:marTop w:val="0"/>
          <w:marBottom w:val="0"/>
          <w:divBdr>
            <w:top w:val="none" w:sz="0" w:space="0" w:color="auto"/>
            <w:left w:val="none" w:sz="0" w:space="0" w:color="auto"/>
            <w:bottom w:val="none" w:sz="0" w:space="0" w:color="auto"/>
            <w:right w:val="none" w:sz="0" w:space="0" w:color="auto"/>
          </w:divBdr>
        </w:div>
        <w:div w:id="1707028199">
          <w:marLeft w:val="640"/>
          <w:marRight w:val="0"/>
          <w:marTop w:val="0"/>
          <w:marBottom w:val="0"/>
          <w:divBdr>
            <w:top w:val="none" w:sz="0" w:space="0" w:color="auto"/>
            <w:left w:val="none" w:sz="0" w:space="0" w:color="auto"/>
            <w:bottom w:val="none" w:sz="0" w:space="0" w:color="auto"/>
            <w:right w:val="none" w:sz="0" w:space="0" w:color="auto"/>
          </w:divBdr>
        </w:div>
        <w:div w:id="196311866">
          <w:marLeft w:val="640"/>
          <w:marRight w:val="0"/>
          <w:marTop w:val="0"/>
          <w:marBottom w:val="0"/>
          <w:divBdr>
            <w:top w:val="none" w:sz="0" w:space="0" w:color="auto"/>
            <w:left w:val="none" w:sz="0" w:space="0" w:color="auto"/>
            <w:bottom w:val="none" w:sz="0" w:space="0" w:color="auto"/>
            <w:right w:val="none" w:sz="0" w:space="0" w:color="auto"/>
          </w:divBdr>
        </w:div>
        <w:div w:id="2055697049">
          <w:marLeft w:val="640"/>
          <w:marRight w:val="0"/>
          <w:marTop w:val="0"/>
          <w:marBottom w:val="0"/>
          <w:divBdr>
            <w:top w:val="none" w:sz="0" w:space="0" w:color="auto"/>
            <w:left w:val="none" w:sz="0" w:space="0" w:color="auto"/>
            <w:bottom w:val="none" w:sz="0" w:space="0" w:color="auto"/>
            <w:right w:val="none" w:sz="0" w:space="0" w:color="auto"/>
          </w:divBdr>
        </w:div>
        <w:div w:id="573320586">
          <w:marLeft w:val="640"/>
          <w:marRight w:val="0"/>
          <w:marTop w:val="0"/>
          <w:marBottom w:val="0"/>
          <w:divBdr>
            <w:top w:val="none" w:sz="0" w:space="0" w:color="auto"/>
            <w:left w:val="none" w:sz="0" w:space="0" w:color="auto"/>
            <w:bottom w:val="none" w:sz="0" w:space="0" w:color="auto"/>
            <w:right w:val="none" w:sz="0" w:space="0" w:color="auto"/>
          </w:divBdr>
        </w:div>
        <w:div w:id="114369157">
          <w:marLeft w:val="640"/>
          <w:marRight w:val="0"/>
          <w:marTop w:val="0"/>
          <w:marBottom w:val="0"/>
          <w:divBdr>
            <w:top w:val="none" w:sz="0" w:space="0" w:color="auto"/>
            <w:left w:val="none" w:sz="0" w:space="0" w:color="auto"/>
            <w:bottom w:val="none" w:sz="0" w:space="0" w:color="auto"/>
            <w:right w:val="none" w:sz="0" w:space="0" w:color="auto"/>
          </w:divBdr>
        </w:div>
        <w:div w:id="2095861105">
          <w:marLeft w:val="640"/>
          <w:marRight w:val="0"/>
          <w:marTop w:val="0"/>
          <w:marBottom w:val="0"/>
          <w:divBdr>
            <w:top w:val="none" w:sz="0" w:space="0" w:color="auto"/>
            <w:left w:val="none" w:sz="0" w:space="0" w:color="auto"/>
            <w:bottom w:val="none" w:sz="0" w:space="0" w:color="auto"/>
            <w:right w:val="none" w:sz="0" w:space="0" w:color="auto"/>
          </w:divBdr>
        </w:div>
        <w:div w:id="1959801783">
          <w:marLeft w:val="640"/>
          <w:marRight w:val="0"/>
          <w:marTop w:val="0"/>
          <w:marBottom w:val="0"/>
          <w:divBdr>
            <w:top w:val="none" w:sz="0" w:space="0" w:color="auto"/>
            <w:left w:val="none" w:sz="0" w:space="0" w:color="auto"/>
            <w:bottom w:val="none" w:sz="0" w:space="0" w:color="auto"/>
            <w:right w:val="none" w:sz="0" w:space="0" w:color="auto"/>
          </w:divBdr>
        </w:div>
        <w:div w:id="465704369">
          <w:marLeft w:val="640"/>
          <w:marRight w:val="0"/>
          <w:marTop w:val="0"/>
          <w:marBottom w:val="0"/>
          <w:divBdr>
            <w:top w:val="none" w:sz="0" w:space="0" w:color="auto"/>
            <w:left w:val="none" w:sz="0" w:space="0" w:color="auto"/>
            <w:bottom w:val="none" w:sz="0" w:space="0" w:color="auto"/>
            <w:right w:val="none" w:sz="0" w:space="0" w:color="auto"/>
          </w:divBdr>
        </w:div>
        <w:div w:id="848443415">
          <w:marLeft w:val="640"/>
          <w:marRight w:val="0"/>
          <w:marTop w:val="0"/>
          <w:marBottom w:val="0"/>
          <w:divBdr>
            <w:top w:val="none" w:sz="0" w:space="0" w:color="auto"/>
            <w:left w:val="none" w:sz="0" w:space="0" w:color="auto"/>
            <w:bottom w:val="none" w:sz="0" w:space="0" w:color="auto"/>
            <w:right w:val="none" w:sz="0" w:space="0" w:color="auto"/>
          </w:divBdr>
        </w:div>
        <w:div w:id="383480330">
          <w:marLeft w:val="640"/>
          <w:marRight w:val="0"/>
          <w:marTop w:val="0"/>
          <w:marBottom w:val="0"/>
          <w:divBdr>
            <w:top w:val="none" w:sz="0" w:space="0" w:color="auto"/>
            <w:left w:val="none" w:sz="0" w:space="0" w:color="auto"/>
            <w:bottom w:val="none" w:sz="0" w:space="0" w:color="auto"/>
            <w:right w:val="none" w:sz="0" w:space="0" w:color="auto"/>
          </w:divBdr>
        </w:div>
        <w:div w:id="517810947">
          <w:marLeft w:val="640"/>
          <w:marRight w:val="0"/>
          <w:marTop w:val="0"/>
          <w:marBottom w:val="0"/>
          <w:divBdr>
            <w:top w:val="none" w:sz="0" w:space="0" w:color="auto"/>
            <w:left w:val="none" w:sz="0" w:space="0" w:color="auto"/>
            <w:bottom w:val="none" w:sz="0" w:space="0" w:color="auto"/>
            <w:right w:val="none" w:sz="0" w:space="0" w:color="auto"/>
          </w:divBdr>
        </w:div>
        <w:div w:id="1834177001">
          <w:marLeft w:val="640"/>
          <w:marRight w:val="0"/>
          <w:marTop w:val="0"/>
          <w:marBottom w:val="0"/>
          <w:divBdr>
            <w:top w:val="none" w:sz="0" w:space="0" w:color="auto"/>
            <w:left w:val="none" w:sz="0" w:space="0" w:color="auto"/>
            <w:bottom w:val="none" w:sz="0" w:space="0" w:color="auto"/>
            <w:right w:val="none" w:sz="0" w:space="0" w:color="auto"/>
          </w:divBdr>
        </w:div>
        <w:div w:id="1324042601">
          <w:marLeft w:val="640"/>
          <w:marRight w:val="0"/>
          <w:marTop w:val="0"/>
          <w:marBottom w:val="0"/>
          <w:divBdr>
            <w:top w:val="none" w:sz="0" w:space="0" w:color="auto"/>
            <w:left w:val="none" w:sz="0" w:space="0" w:color="auto"/>
            <w:bottom w:val="none" w:sz="0" w:space="0" w:color="auto"/>
            <w:right w:val="none" w:sz="0" w:space="0" w:color="auto"/>
          </w:divBdr>
        </w:div>
        <w:div w:id="1634411089">
          <w:marLeft w:val="640"/>
          <w:marRight w:val="0"/>
          <w:marTop w:val="0"/>
          <w:marBottom w:val="0"/>
          <w:divBdr>
            <w:top w:val="none" w:sz="0" w:space="0" w:color="auto"/>
            <w:left w:val="none" w:sz="0" w:space="0" w:color="auto"/>
            <w:bottom w:val="none" w:sz="0" w:space="0" w:color="auto"/>
            <w:right w:val="none" w:sz="0" w:space="0" w:color="auto"/>
          </w:divBdr>
        </w:div>
        <w:div w:id="697707682">
          <w:marLeft w:val="640"/>
          <w:marRight w:val="0"/>
          <w:marTop w:val="0"/>
          <w:marBottom w:val="0"/>
          <w:divBdr>
            <w:top w:val="none" w:sz="0" w:space="0" w:color="auto"/>
            <w:left w:val="none" w:sz="0" w:space="0" w:color="auto"/>
            <w:bottom w:val="none" w:sz="0" w:space="0" w:color="auto"/>
            <w:right w:val="none" w:sz="0" w:space="0" w:color="auto"/>
          </w:divBdr>
        </w:div>
        <w:div w:id="113141656">
          <w:marLeft w:val="640"/>
          <w:marRight w:val="0"/>
          <w:marTop w:val="0"/>
          <w:marBottom w:val="0"/>
          <w:divBdr>
            <w:top w:val="none" w:sz="0" w:space="0" w:color="auto"/>
            <w:left w:val="none" w:sz="0" w:space="0" w:color="auto"/>
            <w:bottom w:val="none" w:sz="0" w:space="0" w:color="auto"/>
            <w:right w:val="none" w:sz="0" w:space="0" w:color="auto"/>
          </w:divBdr>
        </w:div>
        <w:div w:id="1817381889">
          <w:marLeft w:val="640"/>
          <w:marRight w:val="0"/>
          <w:marTop w:val="0"/>
          <w:marBottom w:val="0"/>
          <w:divBdr>
            <w:top w:val="none" w:sz="0" w:space="0" w:color="auto"/>
            <w:left w:val="none" w:sz="0" w:space="0" w:color="auto"/>
            <w:bottom w:val="none" w:sz="0" w:space="0" w:color="auto"/>
            <w:right w:val="none" w:sz="0" w:space="0" w:color="auto"/>
          </w:divBdr>
        </w:div>
        <w:div w:id="237716119">
          <w:marLeft w:val="640"/>
          <w:marRight w:val="0"/>
          <w:marTop w:val="0"/>
          <w:marBottom w:val="0"/>
          <w:divBdr>
            <w:top w:val="none" w:sz="0" w:space="0" w:color="auto"/>
            <w:left w:val="none" w:sz="0" w:space="0" w:color="auto"/>
            <w:bottom w:val="none" w:sz="0" w:space="0" w:color="auto"/>
            <w:right w:val="none" w:sz="0" w:space="0" w:color="auto"/>
          </w:divBdr>
        </w:div>
        <w:div w:id="380591948">
          <w:marLeft w:val="640"/>
          <w:marRight w:val="0"/>
          <w:marTop w:val="0"/>
          <w:marBottom w:val="0"/>
          <w:divBdr>
            <w:top w:val="none" w:sz="0" w:space="0" w:color="auto"/>
            <w:left w:val="none" w:sz="0" w:space="0" w:color="auto"/>
            <w:bottom w:val="none" w:sz="0" w:space="0" w:color="auto"/>
            <w:right w:val="none" w:sz="0" w:space="0" w:color="auto"/>
          </w:divBdr>
        </w:div>
        <w:div w:id="2105494696">
          <w:marLeft w:val="640"/>
          <w:marRight w:val="0"/>
          <w:marTop w:val="0"/>
          <w:marBottom w:val="0"/>
          <w:divBdr>
            <w:top w:val="none" w:sz="0" w:space="0" w:color="auto"/>
            <w:left w:val="none" w:sz="0" w:space="0" w:color="auto"/>
            <w:bottom w:val="none" w:sz="0" w:space="0" w:color="auto"/>
            <w:right w:val="none" w:sz="0" w:space="0" w:color="auto"/>
          </w:divBdr>
        </w:div>
        <w:div w:id="213466133">
          <w:marLeft w:val="640"/>
          <w:marRight w:val="0"/>
          <w:marTop w:val="0"/>
          <w:marBottom w:val="0"/>
          <w:divBdr>
            <w:top w:val="none" w:sz="0" w:space="0" w:color="auto"/>
            <w:left w:val="none" w:sz="0" w:space="0" w:color="auto"/>
            <w:bottom w:val="none" w:sz="0" w:space="0" w:color="auto"/>
            <w:right w:val="none" w:sz="0" w:space="0" w:color="auto"/>
          </w:divBdr>
        </w:div>
        <w:div w:id="1274896405">
          <w:marLeft w:val="640"/>
          <w:marRight w:val="0"/>
          <w:marTop w:val="0"/>
          <w:marBottom w:val="0"/>
          <w:divBdr>
            <w:top w:val="none" w:sz="0" w:space="0" w:color="auto"/>
            <w:left w:val="none" w:sz="0" w:space="0" w:color="auto"/>
            <w:bottom w:val="none" w:sz="0" w:space="0" w:color="auto"/>
            <w:right w:val="none" w:sz="0" w:space="0" w:color="auto"/>
          </w:divBdr>
        </w:div>
        <w:div w:id="1162428544">
          <w:marLeft w:val="640"/>
          <w:marRight w:val="0"/>
          <w:marTop w:val="0"/>
          <w:marBottom w:val="0"/>
          <w:divBdr>
            <w:top w:val="none" w:sz="0" w:space="0" w:color="auto"/>
            <w:left w:val="none" w:sz="0" w:space="0" w:color="auto"/>
            <w:bottom w:val="none" w:sz="0" w:space="0" w:color="auto"/>
            <w:right w:val="none" w:sz="0" w:space="0" w:color="auto"/>
          </w:divBdr>
        </w:div>
        <w:div w:id="623510205">
          <w:marLeft w:val="640"/>
          <w:marRight w:val="0"/>
          <w:marTop w:val="0"/>
          <w:marBottom w:val="0"/>
          <w:divBdr>
            <w:top w:val="none" w:sz="0" w:space="0" w:color="auto"/>
            <w:left w:val="none" w:sz="0" w:space="0" w:color="auto"/>
            <w:bottom w:val="none" w:sz="0" w:space="0" w:color="auto"/>
            <w:right w:val="none" w:sz="0" w:space="0" w:color="auto"/>
          </w:divBdr>
        </w:div>
        <w:div w:id="1356226210">
          <w:marLeft w:val="640"/>
          <w:marRight w:val="0"/>
          <w:marTop w:val="0"/>
          <w:marBottom w:val="0"/>
          <w:divBdr>
            <w:top w:val="none" w:sz="0" w:space="0" w:color="auto"/>
            <w:left w:val="none" w:sz="0" w:space="0" w:color="auto"/>
            <w:bottom w:val="none" w:sz="0" w:space="0" w:color="auto"/>
            <w:right w:val="none" w:sz="0" w:space="0" w:color="auto"/>
          </w:divBdr>
        </w:div>
        <w:div w:id="986202639">
          <w:marLeft w:val="640"/>
          <w:marRight w:val="0"/>
          <w:marTop w:val="0"/>
          <w:marBottom w:val="0"/>
          <w:divBdr>
            <w:top w:val="none" w:sz="0" w:space="0" w:color="auto"/>
            <w:left w:val="none" w:sz="0" w:space="0" w:color="auto"/>
            <w:bottom w:val="none" w:sz="0" w:space="0" w:color="auto"/>
            <w:right w:val="none" w:sz="0" w:space="0" w:color="auto"/>
          </w:divBdr>
        </w:div>
        <w:div w:id="653219341">
          <w:marLeft w:val="640"/>
          <w:marRight w:val="0"/>
          <w:marTop w:val="0"/>
          <w:marBottom w:val="0"/>
          <w:divBdr>
            <w:top w:val="none" w:sz="0" w:space="0" w:color="auto"/>
            <w:left w:val="none" w:sz="0" w:space="0" w:color="auto"/>
            <w:bottom w:val="none" w:sz="0" w:space="0" w:color="auto"/>
            <w:right w:val="none" w:sz="0" w:space="0" w:color="auto"/>
          </w:divBdr>
        </w:div>
        <w:div w:id="1418358875">
          <w:marLeft w:val="640"/>
          <w:marRight w:val="0"/>
          <w:marTop w:val="0"/>
          <w:marBottom w:val="0"/>
          <w:divBdr>
            <w:top w:val="none" w:sz="0" w:space="0" w:color="auto"/>
            <w:left w:val="none" w:sz="0" w:space="0" w:color="auto"/>
            <w:bottom w:val="none" w:sz="0" w:space="0" w:color="auto"/>
            <w:right w:val="none" w:sz="0" w:space="0" w:color="auto"/>
          </w:divBdr>
        </w:div>
        <w:div w:id="1829516813">
          <w:marLeft w:val="640"/>
          <w:marRight w:val="0"/>
          <w:marTop w:val="0"/>
          <w:marBottom w:val="0"/>
          <w:divBdr>
            <w:top w:val="none" w:sz="0" w:space="0" w:color="auto"/>
            <w:left w:val="none" w:sz="0" w:space="0" w:color="auto"/>
            <w:bottom w:val="none" w:sz="0" w:space="0" w:color="auto"/>
            <w:right w:val="none" w:sz="0" w:space="0" w:color="auto"/>
          </w:divBdr>
        </w:div>
        <w:div w:id="1647976084">
          <w:marLeft w:val="640"/>
          <w:marRight w:val="0"/>
          <w:marTop w:val="0"/>
          <w:marBottom w:val="0"/>
          <w:divBdr>
            <w:top w:val="none" w:sz="0" w:space="0" w:color="auto"/>
            <w:left w:val="none" w:sz="0" w:space="0" w:color="auto"/>
            <w:bottom w:val="none" w:sz="0" w:space="0" w:color="auto"/>
            <w:right w:val="none" w:sz="0" w:space="0" w:color="auto"/>
          </w:divBdr>
        </w:div>
        <w:div w:id="1468007936">
          <w:marLeft w:val="640"/>
          <w:marRight w:val="0"/>
          <w:marTop w:val="0"/>
          <w:marBottom w:val="0"/>
          <w:divBdr>
            <w:top w:val="none" w:sz="0" w:space="0" w:color="auto"/>
            <w:left w:val="none" w:sz="0" w:space="0" w:color="auto"/>
            <w:bottom w:val="none" w:sz="0" w:space="0" w:color="auto"/>
            <w:right w:val="none" w:sz="0" w:space="0" w:color="auto"/>
          </w:divBdr>
        </w:div>
        <w:div w:id="1259799065">
          <w:marLeft w:val="640"/>
          <w:marRight w:val="0"/>
          <w:marTop w:val="0"/>
          <w:marBottom w:val="0"/>
          <w:divBdr>
            <w:top w:val="none" w:sz="0" w:space="0" w:color="auto"/>
            <w:left w:val="none" w:sz="0" w:space="0" w:color="auto"/>
            <w:bottom w:val="none" w:sz="0" w:space="0" w:color="auto"/>
            <w:right w:val="none" w:sz="0" w:space="0" w:color="auto"/>
          </w:divBdr>
        </w:div>
        <w:div w:id="1828594148">
          <w:marLeft w:val="640"/>
          <w:marRight w:val="0"/>
          <w:marTop w:val="0"/>
          <w:marBottom w:val="0"/>
          <w:divBdr>
            <w:top w:val="none" w:sz="0" w:space="0" w:color="auto"/>
            <w:left w:val="none" w:sz="0" w:space="0" w:color="auto"/>
            <w:bottom w:val="none" w:sz="0" w:space="0" w:color="auto"/>
            <w:right w:val="none" w:sz="0" w:space="0" w:color="auto"/>
          </w:divBdr>
        </w:div>
        <w:div w:id="1448236447">
          <w:marLeft w:val="640"/>
          <w:marRight w:val="0"/>
          <w:marTop w:val="0"/>
          <w:marBottom w:val="0"/>
          <w:divBdr>
            <w:top w:val="none" w:sz="0" w:space="0" w:color="auto"/>
            <w:left w:val="none" w:sz="0" w:space="0" w:color="auto"/>
            <w:bottom w:val="none" w:sz="0" w:space="0" w:color="auto"/>
            <w:right w:val="none" w:sz="0" w:space="0" w:color="auto"/>
          </w:divBdr>
        </w:div>
        <w:div w:id="771440307">
          <w:marLeft w:val="640"/>
          <w:marRight w:val="0"/>
          <w:marTop w:val="0"/>
          <w:marBottom w:val="0"/>
          <w:divBdr>
            <w:top w:val="none" w:sz="0" w:space="0" w:color="auto"/>
            <w:left w:val="none" w:sz="0" w:space="0" w:color="auto"/>
            <w:bottom w:val="none" w:sz="0" w:space="0" w:color="auto"/>
            <w:right w:val="none" w:sz="0" w:space="0" w:color="auto"/>
          </w:divBdr>
        </w:div>
        <w:div w:id="836654085">
          <w:marLeft w:val="640"/>
          <w:marRight w:val="0"/>
          <w:marTop w:val="0"/>
          <w:marBottom w:val="0"/>
          <w:divBdr>
            <w:top w:val="none" w:sz="0" w:space="0" w:color="auto"/>
            <w:left w:val="none" w:sz="0" w:space="0" w:color="auto"/>
            <w:bottom w:val="none" w:sz="0" w:space="0" w:color="auto"/>
            <w:right w:val="none" w:sz="0" w:space="0" w:color="auto"/>
          </w:divBdr>
        </w:div>
        <w:div w:id="658726675">
          <w:marLeft w:val="640"/>
          <w:marRight w:val="0"/>
          <w:marTop w:val="0"/>
          <w:marBottom w:val="0"/>
          <w:divBdr>
            <w:top w:val="none" w:sz="0" w:space="0" w:color="auto"/>
            <w:left w:val="none" w:sz="0" w:space="0" w:color="auto"/>
            <w:bottom w:val="none" w:sz="0" w:space="0" w:color="auto"/>
            <w:right w:val="none" w:sz="0" w:space="0" w:color="auto"/>
          </w:divBdr>
        </w:div>
        <w:div w:id="394819804">
          <w:marLeft w:val="640"/>
          <w:marRight w:val="0"/>
          <w:marTop w:val="0"/>
          <w:marBottom w:val="0"/>
          <w:divBdr>
            <w:top w:val="none" w:sz="0" w:space="0" w:color="auto"/>
            <w:left w:val="none" w:sz="0" w:space="0" w:color="auto"/>
            <w:bottom w:val="none" w:sz="0" w:space="0" w:color="auto"/>
            <w:right w:val="none" w:sz="0" w:space="0" w:color="auto"/>
          </w:divBdr>
        </w:div>
        <w:div w:id="1959801410">
          <w:marLeft w:val="640"/>
          <w:marRight w:val="0"/>
          <w:marTop w:val="0"/>
          <w:marBottom w:val="0"/>
          <w:divBdr>
            <w:top w:val="none" w:sz="0" w:space="0" w:color="auto"/>
            <w:left w:val="none" w:sz="0" w:space="0" w:color="auto"/>
            <w:bottom w:val="none" w:sz="0" w:space="0" w:color="auto"/>
            <w:right w:val="none" w:sz="0" w:space="0" w:color="auto"/>
          </w:divBdr>
        </w:div>
        <w:div w:id="1372146416">
          <w:marLeft w:val="640"/>
          <w:marRight w:val="0"/>
          <w:marTop w:val="0"/>
          <w:marBottom w:val="0"/>
          <w:divBdr>
            <w:top w:val="none" w:sz="0" w:space="0" w:color="auto"/>
            <w:left w:val="none" w:sz="0" w:space="0" w:color="auto"/>
            <w:bottom w:val="none" w:sz="0" w:space="0" w:color="auto"/>
            <w:right w:val="none" w:sz="0" w:space="0" w:color="auto"/>
          </w:divBdr>
        </w:div>
        <w:div w:id="144859030">
          <w:marLeft w:val="640"/>
          <w:marRight w:val="0"/>
          <w:marTop w:val="0"/>
          <w:marBottom w:val="0"/>
          <w:divBdr>
            <w:top w:val="none" w:sz="0" w:space="0" w:color="auto"/>
            <w:left w:val="none" w:sz="0" w:space="0" w:color="auto"/>
            <w:bottom w:val="none" w:sz="0" w:space="0" w:color="auto"/>
            <w:right w:val="none" w:sz="0" w:space="0" w:color="auto"/>
          </w:divBdr>
        </w:div>
        <w:div w:id="643848243">
          <w:marLeft w:val="640"/>
          <w:marRight w:val="0"/>
          <w:marTop w:val="0"/>
          <w:marBottom w:val="0"/>
          <w:divBdr>
            <w:top w:val="none" w:sz="0" w:space="0" w:color="auto"/>
            <w:left w:val="none" w:sz="0" w:space="0" w:color="auto"/>
            <w:bottom w:val="none" w:sz="0" w:space="0" w:color="auto"/>
            <w:right w:val="none" w:sz="0" w:space="0" w:color="auto"/>
          </w:divBdr>
        </w:div>
        <w:div w:id="304164546">
          <w:marLeft w:val="640"/>
          <w:marRight w:val="0"/>
          <w:marTop w:val="0"/>
          <w:marBottom w:val="0"/>
          <w:divBdr>
            <w:top w:val="none" w:sz="0" w:space="0" w:color="auto"/>
            <w:left w:val="none" w:sz="0" w:space="0" w:color="auto"/>
            <w:bottom w:val="none" w:sz="0" w:space="0" w:color="auto"/>
            <w:right w:val="none" w:sz="0" w:space="0" w:color="auto"/>
          </w:divBdr>
        </w:div>
        <w:div w:id="1688605456">
          <w:marLeft w:val="640"/>
          <w:marRight w:val="0"/>
          <w:marTop w:val="0"/>
          <w:marBottom w:val="0"/>
          <w:divBdr>
            <w:top w:val="none" w:sz="0" w:space="0" w:color="auto"/>
            <w:left w:val="none" w:sz="0" w:space="0" w:color="auto"/>
            <w:bottom w:val="none" w:sz="0" w:space="0" w:color="auto"/>
            <w:right w:val="none" w:sz="0" w:space="0" w:color="auto"/>
          </w:divBdr>
        </w:div>
        <w:div w:id="451826115">
          <w:marLeft w:val="640"/>
          <w:marRight w:val="0"/>
          <w:marTop w:val="0"/>
          <w:marBottom w:val="0"/>
          <w:divBdr>
            <w:top w:val="none" w:sz="0" w:space="0" w:color="auto"/>
            <w:left w:val="none" w:sz="0" w:space="0" w:color="auto"/>
            <w:bottom w:val="none" w:sz="0" w:space="0" w:color="auto"/>
            <w:right w:val="none" w:sz="0" w:space="0" w:color="auto"/>
          </w:divBdr>
        </w:div>
        <w:div w:id="506292019">
          <w:marLeft w:val="640"/>
          <w:marRight w:val="0"/>
          <w:marTop w:val="0"/>
          <w:marBottom w:val="0"/>
          <w:divBdr>
            <w:top w:val="none" w:sz="0" w:space="0" w:color="auto"/>
            <w:left w:val="none" w:sz="0" w:space="0" w:color="auto"/>
            <w:bottom w:val="none" w:sz="0" w:space="0" w:color="auto"/>
            <w:right w:val="none" w:sz="0" w:space="0" w:color="auto"/>
          </w:divBdr>
        </w:div>
        <w:div w:id="887881830">
          <w:marLeft w:val="640"/>
          <w:marRight w:val="0"/>
          <w:marTop w:val="0"/>
          <w:marBottom w:val="0"/>
          <w:divBdr>
            <w:top w:val="none" w:sz="0" w:space="0" w:color="auto"/>
            <w:left w:val="none" w:sz="0" w:space="0" w:color="auto"/>
            <w:bottom w:val="none" w:sz="0" w:space="0" w:color="auto"/>
            <w:right w:val="none" w:sz="0" w:space="0" w:color="auto"/>
          </w:divBdr>
        </w:div>
        <w:div w:id="1848475600">
          <w:marLeft w:val="640"/>
          <w:marRight w:val="0"/>
          <w:marTop w:val="0"/>
          <w:marBottom w:val="0"/>
          <w:divBdr>
            <w:top w:val="none" w:sz="0" w:space="0" w:color="auto"/>
            <w:left w:val="none" w:sz="0" w:space="0" w:color="auto"/>
            <w:bottom w:val="none" w:sz="0" w:space="0" w:color="auto"/>
            <w:right w:val="none" w:sz="0" w:space="0" w:color="auto"/>
          </w:divBdr>
        </w:div>
        <w:div w:id="2124641821">
          <w:marLeft w:val="640"/>
          <w:marRight w:val="0"/>
          <w:marTop w:val="0"/>
          <w:marBottom w:val="0"/>
          <w:divBdr>
            <w:top w:val="none" w:sz="0" w:space="0" w:color="auto"/>
            <w:left w:val="none" w:sz="0" w:space="0" w:color="auto"/>
            <w:bottom w:val="none" w:sz="0" w:space="0" w:color="auto"/>
            <w:right w:val="none" w:sz="0" w:space="0" w:color="auto"/>
          </w:divBdr>
        </w:div>
        <w:div w:id="1633100535">
          <w:marLeft w:val="640"/>
          <w:marRight w:val="0"/>
          <w:marTop w:val="0"/>
          <w:marBottom w:val="0"/>
          <w:divBdr>
            <w:top w:val="none" w:sz="0" w:space="0" w:color="auto"/>
            <w:left w:val="none" w:sz="0" w:space="0" w:color="auto"/>
            <w:bottom w:val="none" w:sz="0" w:space="0" w:color="auto"/>
            <w:right w:val="none" w:sz="0" w:space="0" w:color="auto"/>
          </w:divBdr>
        </w:div>
        <w:div w:id="604657135">
          <w:marLeft w:val="640"/>
          <w:marRight w:val="0"/>
          <w:marTop w:val="0"/>
          <w:marBottom w:val="0"/>
          <w:divBdr>
            <w:top w:val="none" w:sz="0" w:space="0" w:color="auto"/>
            <w:left w:val="none" w:sz="0" w:space="0" w:color="auto"/>
            <w:bottom w:val="none" w:sz="0" w:space="0" w:color="auto"/>
            <w:right w:val="none" w:sz="0" w:space="0" w:color="auto"/>
          </w:divBdr>
        </w:div>
        <w:div w:id="213583366">
          <w:marLeft w:val="640"/>
          <w:marRight w:val="0"/>
          <w:marTop w:val="0"/>
          <w:marBottom w:val="0"/>
          <w:divBdr>
            <w:top w:val="none" w:sz="0" w:space="0" w:color="auto"/>
            <w:left w:val="none" w:sz="0" w:space="0" w:color="auto"/>
            <w:bottom w:val="none" w:sz="0" w:space="0" w:color="auto"/>
            <w:right w:val="none" w:sz="0" w:space="0" w:color="auto"/>
          </w:divBdr>
        </w:div>
        <w:div w:id="1707750480">
          <w:marLeft w:val="640"/>
          <w:marRight w:val="0"/>
          <w:marTop w:val="0"/>
          <w:marBottom w:val="0"/>
          <w:divBdr>
            <w:top w:val="none" w:sz="0" w:space="0" w:color="auto"/>
            <w:left w:val="none" w:sz="0" w:space="0" w:color="auto"/>
            <w:bottom w:val="none" w:sz="0" w:space="0" w:color="auto"/>
            <w:right w:val="none" w:sz="0" w:space="0" w:color="auto"/>
          </w:divBdr>
        </w:div>
        <w:div w:id="997883371">
          <w:marLeft w:val="640"/>
          <w:marRight w:val="0"/>
          <w:marTop w:val="0"/>
          <w:marBottom w:val="0"/>
          <w:divBdr>
            <w:top w:val="none" w:sz="0" w:space="0" w:color="auto"/>
            <w:left w:val="none" w:sz="0" w:space="0" w:color="auto"/>
            <w:bottom w:val="none" w:sz="0" w:space="0" w:color="auto"/>
            <w:right w:val="none" w:sz="0" w:space="0" w:color="auto"/>
          </w:divBdr>
        </w:div>
        <w:div w:id="676150725">
          <w:marLeft w:val="640"/>
          <w:marRight w:val="0"/>
          <w:marTop w:val="0"/>
          <w:marBottom w:val="0"/>
          <w:divBdr>
            <w:top w:val="none" w:sz="0" w:space="0" w:color="auto"/>
            <w:left w:val="none" w:sz="0" w:space="0" w:color="auto"/>
            <w:bottom w:val="none" w:sz="0" w:space="0" w:color="auto"/>
            <w:right w:val="none" w:sz="0" w:space="0" w:color="auto"/>
          </w:divBdr>
        </w:div>
        <w:div w:id="1754473117">
          <w:marLeft w:val="640"/>
          <w:marRight w:val="0"/>
          <w:marTop w:val="0"/>
          <w:marBottom w:val="0"/>
          <w:divBdr>
            <w:top w:val="none" w:sz="0" w:space="0" w:color="auto"/>
            <w:left w:val="none" w:sz="0" w:space="0" w:color="auto"/>
            <w:bottom w:val="none" w:sz="0" w:space="0" w:color="auto"/>
            <w:right w:val="none" w:sz="0" w:space="0" w:color="auto"/>
          </w:divBdr>
        </w:div>
        <w:div w:id="1776822243">
          <w:marLeft w:val="640"/>
          <w:marRight w:val="0"/>
          <w:marTop w:val="0"/>
          <w:marBottom w:val="0"/>
          <w:divBdr>
            <w:top w:val="none" w:sz="0" w:space="0" w:color="auto"/>
            <w:left w:val="none" w:sz="0" w:space="0" w:color="auto"/>
            <w:bottom w:val="none" w:sz="0" w:space="0" w:color="auto"/>
            <w:right w:val="none" w:sz="0" w:space="0" w:color="auto"/>
          </w:divBdr>
        </w:div>
        <w:div w:id="1415932317">
          <w:marLeft w:val="640"/>
          <w:marRight w:val="0"/>
          <w:marTop w:val="0"/>
          <w:marBottom w:val="0"/>
          <w:divBdr>
            <w:top w:val="none" w:sz="0" w:space="0" w:color="auto"/>
            <w:left w:val="none" w:sz="0" w:space="0" w:color="auto"/>
            <w:bottom w:val="none" w:sz="0" w:space="0" w:color="auto"/>
            <w:right w:val="none" w:sz="0" w:space="0" w:color="auto"/>
          </w:divBdr>
        </w:div>
        <w:div w:id="490996631">
          <w:marLeft w:val="640"/>
          <w:marRight w:val="0"/>
          <w:marTop w:val="0"/>
          <w:marBottom w:val="0"/>
          <w:divBdr>
            <w:top w:val="none" w:sz="0" w:space="0" w:color="auto"/>
            <w:left w:val="none" w:sz="0" w:space="0" w:color="auto"/>
            <w:bottom w:val="none" w:sz="0" w:space="0" w:color="auto"/>
            <w:right w:val="none" w:sz="0" w:space="0" w:color="auto"/>
          </w:divBdr>
        </w:div>
        <w:div w:id="1884978989">
          <w:marLeft w:val="640"/>
          <w:marRight w:val="0"/>
          <w:marTop w:val="0"/>
          <w:marBottom w:val="0"/>
          <w:divBdr>
            <w:top w:val="none" w:sz="0" w:space="0" w:color="auto"/>
            <w:left w:val="none" w:sz="0" w:space="0" w:color="auto"/>
            <w:bottom w:val="none" w:sz="0" w:space="0" w:color="auto"/>
            <w:right w:val="none" w:sz="0" w:space="0" w:color="auto"/>
          </w:divBdr>
        </w:div>
        <w:div w:id="252515379">
          <w:marLeft w:val="640"/>
          <w:marRight w:val="0"/>
          <w:marTop w:val="0"/>
          <w:marBottom w:val="0"/>
          <w:divBdr>
            <w:top w:val="none" w:sz="0" w:space="0" w:color="auto"/>
            <w:left w:val="none" w:sz="0" w:space="0" w:color="auto"/>
            <w:bottom w:val="none" w:sz="0" w:space="0" w:color="auto"/>
            <w:right w:val="none" w:sz="0" w:space="0" w:color="auto"/>
          </w:divBdr>
        </w:div>
        <w:div w:id="1936741545">
          <w:marLeft w:val="640"/>
          <w:marRight w:val="0"/>
          <w:marTop w:val="0"/>
          <w:marBottom w:val="0"/>
          <w:divBdr>
            <w:top w:val="none" w:sz="0" w:space="0" w:color="auto"/>
            <w:left w:val="none" w:sz="0" w:space="0" w:color="auto"/>
            <w:bottom w:val="none" w:sz="0" w:space="0" w:color="auto"/>
            <w:right w:val="none" w:sz="0" w:space="0" w:color="auto"/>
          </w:divBdr>
        </w:div>
        <w:div w:id="1994677546">
          <w:marLeft w:val="640"/>
          <w:marRight w:val="0"/>
          <w:marTop w:val="0"/>
          <w:marBottom w:val="0"/>
          <w:divBdr>
            <w:top w:val="none" w:sz="0" w:space="0" w:color="auto"/>
            <w:left w:val="none" w:sz="0" w:space="0" w:color="auto"/>
            <w:bottom w:val="none" w:sz="0" w:space="0" w:color="auto"/>
            <w:right w:val="none" w:sz="0" w:space="0" w:color="auto"/>
          </w:divBdr>
        </w:div>
        <w:div w:id="1445342855">
          <w:marLeft w:val="640"/>
          <w:marRight w:val="0"/>
          <w:marTop w:val="0"/>
          <w:marBottom w:val="0"/>
          <w:divBdr>
            <w:top w:val="none" w:sz="0" w:space="0" w:color="auto"/>
            <w:left w:val="none" w:sz="0" w:space="0" w:color="auto"/>
            <w:bottom w:val="none" w:sz="0" w:space="0" w:color="auto"/>
            <w:right w:val="none" w:sz="0" w:space="0" w:color="auto"/>
          </w:divBdr>
        </w:div>
        <w:div w:id="272441030">
          <w:marLeft w:val="640"/>
          <w:marRight w:val="0"/>
          <w:marTop w:val="0"/>
          <w:marBottom w:val="0"/>
          <w:divBdr>
            <w:top w:val="none" w:sz="0" w:space="0" w:color="auto"/>
            <w:left w:val="none" w:sz="0" w:space="0" w:color="auto"/>
            <w:bottom w:val="none" w:sz="0" w:space="0" w:color="auto"/>
            <w:right w:val="none" w:sz="0" w:space="0" w:color="auto"/>
          </w:divBdr>
        </w:div>
        <w:div w:id="1147284546">
          <w:marLeft w:val="640"/>
          <w:marRight w:val="0"/>
          <w:marTop w:val="0"/>
          <w:marBottom w:val="0"/>
          <w:divBdr>
            <w:top w:val="none" w:sz="0" w:space="0" w:color="auto"/>
            <w:left w:val="none" w:sz="0" w:space="0" w:color="auto"/>
            <w:bottom w:val="none" w:sz="0" w:space="0" w:color="auto"/>
            <w:right w:val="none" w:sz="0" w:space="0" w:color="auto"/>
          </w:divBdr>
        </w:div>
        <w:div w:id="1587301950">
          <w:marLeft w:val="640"/>
          <w:marRight w:val="0"/>
          <w:marTop w:val="0"/>
          <w:marBottom w:val="0"/>
          <w:divBdr>
            <w:top w:val="none" w:sz="0" w:space="0" w:color="auto"/>
            <w:left w:val="none" w:sz="0" w:space="0" w:color="auto"/>
            <w:bottom w:val="none" w:sz="0" w:space="0" w:color="auto"/>
            <w:right w:val="none" w:sz="0" w:space="0" w:color="auto"/>
          </w:divBdr>
        </w:div>
        <w:div w:id="1893731576">
          <w:marLeft w:val="640"/>
          <w:marRight w:val="0"/>
          <w:marTop w:val="0"/>
          <w:marBottom w:val="0"/>
          <w:divBdr>
            <w:top w:val="none" w:sz="0" w:space="0" w:color="auto"/>
            <w:left w:val="none" w:sz="0" w:space="0" w:color="auto"/>
            <w:bottom w:val="none" w:sz="0" w:space="0" w:color="auto"/>
            <w:right w:val="none" w:sz="0" w:space="0" w:color="auto"/>
          </w:divBdr>
        </w:div>
        <w:div w:id="1221095119">
          <w:marLeft w:val="640"/>
          <w:marRight w:val="0"/>
          <w:marTop w:val="0"/>
          <w:marBottom w:val="0"/>
          <w:divBdr>
            <w:top w:val="none" w:sz="0" w:space="0" w:color="auto"/>
            <w:left w:val="none" w:sz="0" w:space="0" w:color="auto"/>
            <w:bottom w:val="none" w:sz="0" w:space="0" w:color="auto"/>
            <w:right w:val="none" w:sz="0" w:space="0" w:color="auto"/>
          </w:divBdr>
        </w:div>
      </w:divsChild>
    </w:div>
    <w:div w:id="300229565">
      <w:bodyDiv w:val="1"/>
      <w:marLeft w:val="0"/>
      <w:marRight w:val="0"/>
      <w:marTop w:val="0"/>
      <w:marBottom w:val="0"/>
      <w:divBdr>
        <w:top w:val="none" w:sz="0" w:space="0" w:color="auto"/>
        <w:left w:val="none" w:sz="0" w:space="0" w:color="auto"/>
        <w:bottom w:val="none" w:sz="0" w:space="0" w:color="auto"/>
        <w:right w:val="none" w:sz="0" w:space="0" w:color="auto"/>
      </w:divBdr>
      <w:divsChild>
        <w:div w:id="903026686">
          <w:marLeft w:val="640"/>
          <w:marRight w:val="0"/>
          <w:marTop w:val="0"/>
          <w:marBottom w:val="0"/>
          <w:divBdr>
            <w:top w:val="none" w:sz="0" w:space="0" w:color="auto"/>
            <w:left w:val="none" w:sz="0" w:space="0" w:color="auto"/>
            <w:bottom w:val="none" w:sz="0" w:space="0" w:color="auto"/>
            <w:right w:val="none" w:sz="0" w:space="0" w:color="auto"/>
          </w:divBdr>
        </w:div>
        <w:div w:id="1854999781">
          <w:marLeft w:val="640"/>
          <w:marRight w:val="0"/>
          <w:marTop w:val="0"/>
          <w:marBottom w:val="0"/>
          <w:divBdr>
            <w:top w:val="none" w:sz="0" w:space="0" w:color="auto"/>
            <w:left w:val="none" w:sz="0" w:space="0" w:color="auto"/>
            <w:bottom w:val="none" w:sz="0" w:space="0" w:color="auto"/>
            <w:right w:val="none" w:sz="0" w:space="0" w:color="auto"/>
          </w:divBdr>
        </w:div>
        <w:div w:id="895700410">
          <w:marLeft w:val="640"/>
          <w:marRight w:val="0"/>
          <w:marTop w:val="0"/>
          <w:marBottom w:val="0"/>
          <w:divBdr>
            <w:top w:val="none" w:sz="0" w:space="0" w:color="auto"/>
            <w:left w:val="none" w:sz="0" w:space="0" w:color="auto"/>
            <w:bottom w:val="none" w:sz="0" w:space="0" w:color="auto"/>
            <w:right w:val="none" w:sz="0" w:space="0" w:color="auto"/>
          </w:divBdr>
        </w:div>
        <w:div w:id="1511410577">
          <w:marLeft w:val="640"/>
          <w:marRight w:val="0"/>
          <w:marTop w:val="0"/>
          <w:marBottom w:val="0"/>
          <w:divBdr>
            <w:top w:val="none" w:sz="0" w:space="0" w:color="auto"/>
            <w:left w:val="none" w:sz="0" w:space="0" w:color="auto"/>
            <w:bottom w:val="none" w:sz="0" w:space="0" w:color="auto"/>
            <w:right w:val="none" w:sz="0" w:space="0" w:color="auto"/>
          </w:divBdr>
        </w:div>
        <w:div w:id="697389382">
          <w:marLeft w:val="640"/>
          <w:marRight w:val="0"/>
          <w:marTop w:val="0"/>
          <w:marBottom w:val="0"/>
          <w:divBdr>
            <w:top w:val="none" w:sz="0" w:space="0" w:color="auto"/>
            <w:left w:val="none" w:sz="0" w:space="0" w:color="auto"/>
            <w:bottom w:val="none" w:sz="0" w:space="0" w:color="auto"/>
            <w:right w:val="none" w:sz="0" w:space="0" w:color="auto"/>
          </w:divBdr>
        </w:div>
        <w:div w:id="827207526">
          <w:marLeft w:val="640"/>
          <w:marRight w:val="0"/>
          <w:marTop w:val="0"/>
          <w:marBottom w:val="0"/>
          <w:divBdr>
            <w:top w:val="none" w:sz="0" w:space="0" w:color="auto"/>
            <w:left w:val="none" w:sz="0" w:space="0" w:color="auto"/>
            <w:bottom w:val="none" w:sz="0" w:space="0" w:color="auto"/>
            <w:right w:val="none" w:sz="0" w:space="0" w:color="auto"/>
          </w:divBdr>
        </w:div>
        <w:div w:id="339553881">
          <w:marLeft w:val="640"/>
          <w:marRight w:val="0"/>
          <w:marTop w:val="0"/>
          <w:marBottom w:val="0"/>
          <w:divBdr>
            <w:top w:val="none" w:sz="0" w:space="0" w:color="auto"/>
            <w:left w:val="none" w:sz="0" w:space="0" w:color="auto"/>
            <w:bottom w:val="none" w:sz="0" w:space="0" w:color="auto"/>
            <w:right w:val="none" w:sz="0" w:space="0" w:color="auto"/>
          </w:divBdr>
        </w:div>
        <w:div w:id="1107310596">
          <w:marLeft w:val="640"/>
          <w:marRight w:val="0"/>
          <w:marTop w:val="0"/>
          <w:marBottom w:val="0"/>
          <w:divBdr>
            <w:top w:val="none" w:sz="0" w:space="0" w:color="auto"/>
            <w:left w:val="none" w:sz="0" w:space="0" w:color="auto"/>
            <w:bottom w:val="none" w:sz="0" w:space="0" w:color="auto"/>
            <w:right w:val="none" w:sz="0" w:space="0" w:color="auto"/>
          </w:divBdr>
        </w:div>
        <w:div w:id="1272781898">
          <w:marLeft w:val="640"/>
          <w:marRight w:val="0"/>
          <w:marTop w:val="0"/>
          <w:marBottom w:val="0"/>
          <w:divBdr>
            <w:top w:val="none" w:sz="0" w:space="0" w:color="auto"/>
            <w:left w:val="none" w:sz="0" w:space="0" w:color="auto"/>
            <w:bottom w:val="none" w:sz="0" w:space="0" w:color="auto"/>
            <w:right w:val="none" w:sz="0" w:space="0" w:color="auto"/>
          </w:divBdr>
        </w:div>
        <w:div w:id="1381711442">
          <w:marLeft w:val="640"/>
          <w:marRight w:val="0"/>
          <w:marTop w:val="0"/>
          <w:marBottom w:val="0"/>
          <w:divBdr>
            <w:top w:val="none" w:sz="0" w:space="0" w:color="auto"/>
            <w:left w:val="none" w:sz="0" w:space="0" w:color="auto"/>
            <w:bottom w:val="none" w:sz="0" w:space="0" w:color="auto"/>
            <w:right w:val="none" w:sz="0" w:space="0" w:color="auto"/>
          </w:divBdr>
        </w:div>
        <w:div w:id="1493333705">
          <w:marLeft w:val="640"/>
          <w:marRight w:val="0"/>
          <w:marTop w:val="0"/>
          <w:marBottom w:val="0"/>
          <w:divBdr>
            <w:top w:val="none" w:sz="0" w:space="0" w:color="auto"/>
            <w:left w:val="none" w:sz="0" w:space="0" w:color="auto"/>
            <w:bottom w:val="none" w:sz="0" w:space="0" w:color="auto"/>
            <w:right w:val="none" w:sz="0" w:space="0" w:color="auto"/>
          </w:divBdr>
        </w:div>
        <w:div w:id="1345204741">
          <w:marLeft w:val="640"/>
          <w:marRight w:val="0"/>
          <w:marTop w:val="0"/>
          <w:marBottom w:val="0"/>
          <w:divBdr>
            <w:top w:val="none" w:sz="0" w:space="0" w:color="auto"/>
            <w:left w:val="none" w:sz="0" w:space="0" w:color="auto"/>
            <w:bottom w:val="none" w:sz="0" w:space="0" w:color="auto"/>
            <w:right w:val="none" w:sz="0" w:space="0" w:color="auto"/>
          </w:divBdr>
        </w:div>
        <w:div w:id="1376613838">
          <w:marLeft w:val="640"/>
          <w:marRight w:val="0"/>
          <w:marTop w:val="0"/>
          <w:marBottom w:val="0"/>
          <w:divBdr>
            <w:top w:val="none" w:sz="0" w:space="0" w:color="auto"/>
            <w:left w:val="none" w:sz="0" w:space="0" w:color="auto"/>
            <w:bottom w:val="none" w:sz="0" w:space="0" w:color="auto"/>
            <w:right w:val="none" w:sz="0" w:space="0" w:color="auto"/>
          </w:divBdr>
        </w:div>
        <w:div w:id="151678233">
          <w:marLeft w:val="640"/>
          <w:marRight w:val="0"/>
          <w:marTop w:val="0"/>
          <w:marBottom w:val="0"/>
          <w:divBdr>
            <w:top w:val="none" w:sz="0" w:space="0" w:color="auto"/>
            <w:left w:val="none" w:sz="0" w:space="0" w:color="auto"/>
            <w:bottom w:val="none" w:sz="0" w:space="0" w:color="auto"/>
            <w:right w:val="none" w:sz="0" w:space="0" w:color="auto"/>
          </w:divBdr>
        </w:div>
        <w:div w:id="846749423">
          <w:marLeft w:val="640"/>
          <w:marRight w:val="0"/>
          <w:marTop w:val="0"/>
          <w:marBottom w:val="0"/>
          <w:divBdr>
            <w:top w:val="none" w:sz="0" w:space="0" w:color="auto"/>
            <w:left w:val="none" w:sz="0" w:space="0" w:color="auto"/>
            <w:bottom w:val="none" w:sz="0" w:space="0" w:color="auto"/>
            <w:right w:val="none" w:sz="0" w:space="0" w:color="auto"/>
          </w:divBdr>
        </w:div>
        <w:div w:id="815418339">
          <w:marLeft w:val="640"/>
          <w:marRight w:val="0"/>
          <w:marTop w:val="0"/>
          <w:marBottom w:val="0"/>
          <w:divBdr>
            <w:top w:val="none" w:sz="0" w:space="0" w:color="auto"/>
            <w:left w:val="none" w:sz="0" w:space="0" w:color="auto"/>
            <w:bottom w:val="none" w:sz="0" w:space="0" w:color="auto"/>
            <w:right w:val="none" w:sz="0" w:space="0" w:color="auto"/>
          </w:divBdr>
        </w:div>
        <w:div w:id="572929222">
          <w:marLeft w:val="640"/>
          <w:marRight w:val="0"/>
          <w:marTop w:val="0"/>
          <w:marBottom w:val="0"/>
          <w:divBdr>
            <w:top w:val="none" w:sz="0" w:space="0" w:color="auto"/>
            <w:left w:val="none" w:sz="0" w:space="0" w:color="auto"/>
            <w:bottom w:val="none" w:sz="0" w:space="0" w:color="auto"/>
            <w:right w:val="none" w:sz="0" w:space="0" w:color="auto"/>
          </w:divBdr>
        </w:div>
        <w:div w:id="1894851013">
          <w:marLeft w:val="640"/>
          <w:marRight w:val="0"/>
          <w:marTop w:val="0"/>
          <w:marBottom w:val="0"/>
          <w:divBdr>
            <w:top w:val="none" w:sz="0" w:space="0" w:color="auto"/>
            <w:left w:val="none" w:sz="0" w:space="0" w:color="auto"/>
            <w:bottom w:val="none" w:sz="0" w:space="0" w:color="auto"/>
            <w:right w:val="none" w:sz="0" w:space="0" w:color="auto"/>
          </w:divBdr>
        </w:div>
        <w:div w:id="1075470799">
          <w:marLeft w:val="640"/>
          <w:marRight w:val="0"/>
          <w:marTop w:val="0"/>
          <w:marBottom w:val="0"/>
          <w:divBdr>
            <w:top w:val="none" w:sz="0" w:space="0" w:color="auto"/>
            <w:left w:val="none" w:sz="0" w:space="0" w:color="auto"/>
            <w:bottom w:val="none" w:sz="0" w:space="0" w:color="auto"/>
            <w:right w:val="none" w:sz="0" w:space="0" w:color="auto"/>
          </w:divBdr>
        </w:div>
        <w:div w:id="1313754783">
          <w:marLeft w:val="640"/>
          <w:marRight w:val="0"/>
          <w:marTop w:val="0"/>
          <w:marBottom w:val="0"/>
          <w:divBdr>
            <w:top w:val="none" w:sz="0" w:space="0" w:color="auto"/>
            <w:left w:val="none" w:sz="0" w:space="0" w:color="auto"/>
            <w:bottom w:val="none" w:sz="0" w:space="0" w:color="auto"/>
            <w:right w:val="none" w:sz="0" w:space="0" w:color="auto"/>
          </w:divBdr>
        </w:div>
        <w:div w:id="32655749">
          <w:marLeft w:val="640"/>
          <w:marRight w:val="0"/>
          <w:marTop w:val="0"/>
          <w:marBottom w:val="0"/>
          <w:divBdr>
            <w:top w:val="none" w:sz="0" w:space="0" w:color="auto"/>
            <w:left w:val="none" w:sz="0" w:space="0" w:color="auto"/>
            <w:bottom w:val="none" w:sz="0" w:space="0" w:color="auto"/>
            <w:right w:val="none" w:sz="0" w:space="0" w:color="auto"/>
          </w:divBdr>
        </w:div>
        <w:div w:id="1929197202">
          <w:marLeft w:val="640"/>
          <w:marRight w:val="0"/>
          <w:marTop w:val="0"/>
          <w:marBottom w:val="0"/>
          <w:divBdr>
            <w:top w:val="none" w:sz="0" w:space="0" w:color="auto"/>
            <w:left w:val="none" w:sz="0" w:space="0" w:color="auto"/>
            <w:bottom w:val="none" w:sz="0" w:space="0" w:color="auto"/>
            <w:right w:val="none" w:sz="0" w:space="0" w:color="auto"/>
          </w:divBdr>
        </w:div>
        <w:div w:id="26492779">
          <w:marLeft w:val="640"/>
          <w:marRight w:val="0"/>
          <w:marTop w:val="0"/>
          <w:marBottom w:val="0"/>
          <w:divBdr>
            <w:top w:val="none" w:sz="0" w:space="0" w:color="auto"/>
            <w:left w:val="none" w:sz="0" w:space="0" w:color="auto"/>
            <w:bottom w:val="none" w:sz="0" w:space="0" w:color="auto"/>
            <w:right w:val="none" w:sz="0" w:space="0" w:color="auto"/>
          </w:divBdr>
        </w:div>
        <w:div w:id="1746802231">
          <w:marLeft w:val="640"/>
          <w:marRight w:val="0"/>
          <w:marTop w:val="0"/>
          <w:marBottom w:val="0"/>
          <w:divBdr>
            <w:top w:val="none" w:sz="0" w:space="0" w:color="auto"/>
            <w:left w:val="none" w:sz="0" w:space="0" w:color="auto"/>
            <w:bottom w:val="none" w:sz="0" w:space="0" w:color="auto"/>
            <w:right w:val="none" w:sz="0" w:space="0" w:color="auto"/>
          </w:divBdr>
        </w:div>
        <w:div w:id="259726971">
          <w:marLeft w:val="640"/>
          <w:marRight w:val="0"/>
          <w:marTop w:val="0"/>
          <w:marBottom w:val="0"/>
          <w:divBdr>
            <w:top w:val="none" w:sz="0" w:space="0" w:color="auto"/>
            <w:left w:val="none" w:sz="0" w:space="0" w:color="auto"/>
            <w:bottom w:val="none" w:sz="0" w:space="0" w:color="auto"/>
            <w:right w:val="none" w:sz="0" w:space="0" w:color="auto"/>
          </w:divBdr>
        </w:div>
        <w:div w:id="882983479">
          <w:marLeft w:val="640"/>
          <w:marRight w:val="0"/>
          <w:marTop w:val="0"/>
          <w:marBottom w:val="0"/>
          <w:divBdr>
            <w:top w:val="none" w:sz="0" w:space="0" w:color="auto"/>
            <w:left w:val="none" w:sz="0" w:space="0" w:color="auto"/>
            <w:bottom w:val="none" w:sz="0" w:space="0" w:color="auto"/>
            <w:right w:val="none" w:sz="0" w:space="0" w:color="auto"/>
          </w:divBdr>
        </w:div>
        <w:div w:id="1389763888">
          <w:marLeft w:val="640"/>
          <w:marRight w:val="0"/>
          <w:marTop w:val="0"/>
          <w:marBottom w:val="0"/>
          <w:divBdr>
            <w:top w:val="none" w:sz="0" w:space="0" w:color="auto"/>
            <w:left w:val="none" w:sz="0" w:space="0" w:color="auto"/>
            <w:bottom w:val="none" w:sz="0" w:space="0" w:color="auto"/>
            <w:right w:val="none" w:sz="0" w:space="0" w:color="auto"/>
          </w:divBdr>
        </w:div>
        <w:div w:id="274605221">
          <w:marLeft w:val="640"/>
          <w:marRight w:val="0"/>
          <w:marTop w:val="0"/>
          <w:marBottom w:val="0"/>
          <w:divBdr>
            <w:top w:val="none" w:sz="0" w:space="0" w:color="auto"/>
            <w:left w:val="none" w:sz="0" w:space="0" w:color="auto"/>
            <w:bottom w:val="none" w:sz="0" w:space="0" w:color="auto"/>
            <w:right w:val="none" w:sz="0" w:space="0" w:color="auto"/>
          </w:divBdr>
        </w:div>
        <w:div w:id="612790487">
          <w:marLeft w:val="640"/>
          <w:marRight w:val="0"/>
          <w:marTop w:val="0"/>
          <w:marBottom w:val="0"/>
          <w:divBdr>
            <w:top w:val="none" w:sz="0" w:space="0" w:color="auto"/>
            <w:left w:val="none" w:sz="0" w:space="0" w:color="auto"/>
            <w:bottom w:val="none" w:sz="0" w:space="0" w:color="auto"/>
            <w:right w:val="none" w:sz="0" w:space="0" w:color="auto"/>
          </w:divBdr>
        </w:div>
        <w:div w:id="1949893389">
          <w:marLeft w:val="640"/>
          <w:marRight w:val="0"/>
          <w:marTop w:val="0"/>
          <w:marBottom w:val="0"/>
          <w:divBdr>
            <w:top w:val="none" w:sz="0" w:space="0" w:color="auto"/>
            <w:left w:val="none" w:sz="0" w:space="0" w:color="auto"/>
            <w:bottom w:val="none" w:sz="0" w:space="0" w:color="auto"/>
            <w:right w:val="none" w:sz="0" w:space="0" w:color="auto"/>
          </w:divBdr>
        </w:div>
        <w:div w:id="1033338603">
          <w:marLeft w:val="640"/>
          <w:marRight w:val="0"/>
          <w:marTop w:val="0"/>
          <w:marBottom w:val="0"/>
          <w:divBdr>
            <w:top w:val="none" w:sz="0" w:space="0" w:color="auto"/>
            <w:left w:val="none" w:sz="0" w:space="0" w:color="auto"/>
            <w:bottom w:val="none" w:sz="0" w:space="0" w:color="auto"/>
            <w:right w:val="none" w:sz="0" w:space="0" w:color="auto"/>
          </w:divBdr>
        </w:div>
        <w:div w:id="2022657613">
          <w:marLeft w:val="640"/>
          <w:marRight w:val="0"/>
          <w:marTop w:val="0"/>
          <w:marBottom w:val="0"/>
          <w:divBdr>
            <w:top w:val="none" w:sz="0" w:space="0" w:color="auto"/>
            <w:left w:val="none" w:sz="0" w:space="0" w:color="auto"/>
            <w:bottom w:val="none" w:sz="0" w:space="0" w:color="auto"/>
            <w:right w:val="none" w:sz="0" w:space="0" w:color="auto"/>
          </w:divBdr>
        </w:div>
        <w:div w:id="400373059">
          <w:marLeft w:val="640"/>
          <w:marRight w:val="0"/>
          <w:marTop w:val="0"/>
          <w:marBottom w:val="0"/>
          <w:divBdr>
            <w:top w:val="none" w:sz="0" w:space="0" w:color="auto"/>
            <w:left w:val="none" w:sz="0" w:space="0" w:color="auto"/>
            <w:bottom w:val="none" w:sz="0" w:space="0" w:color="auto"/>
            <w:right w:val="none" w:sz="0" w:space="0" w:color="auto"/>
          </w:divBdr>
        </w:div>
        <w:div w:id="191503702">
          <w:marLeft w:val="640"/>
          <w:marRight w:val="0"/>
          <w:marTop w:val="0"/>
          <w:marBottom w:val="0"/>
          <w:divBdr>
            <w:top w:val="none" w:sz="0" w:space="0" w:color="auto"/>
            <w:left w:val="none" w:sz="0" w:space="0" w:color="auto"/>
            <w:bottom w:val="none" w:sz="0" w:space="0" w:color="auto"/>
            <w:right w:val="none" w:sz="0" w:space="0" w:color="auto"/>
          </w:divBdr>
        </w:div>
        <w:div w:id="1664118598">
          <w:marLeft w:val="640"/>
          <w:marRight w:val="0"/>
          <w:marTop w:val="0"/>
          <w:marBottom w:val="0"/>
          <w:divBdr>
            <w:top w:val="none" w:sz="0" w:space="0" w:color="auto"/>
            <w:left w:val="none" w:sz="0" w:space="0" w:color="auto"/>
            <w:bottom w:val="none" w:sz="0" w:space="0" w:color="auto"/>
            <w:right w:val="none" w:sz="0" w:space="0" w:color="auto"/>
          </w:divBdr>
        </w:div>
        <w:div w:id="1204488366">
          <w:marLeft w:val="640"/>
          <w:marRight w:val="0"/>
          <w:marTop w:val="0"/>
          <w:marBottom w:val="0"/>
          <w:divBdr>
            <w:top w:val="none" w:sz="0" w:space="0" w:color="auto"/>
            <w:left w:val="none" w:sz="0" w:space="0" w:color="auto"/>
            <w:bottom w:val="none" w:sz="0" w:space="0" w:color="auto"/>
            <w:right w:val="none" w:sz="0" w:space="0" w:color="auto"/>
          </w:divBdr>
        </w:div>
        <w:div w:id="958805070">
          <w:marLeft w:val="640"/>
          <w:marRight w:val="0"/>
          <w:marTop w:val="0"/>
          <w:marBottom w:val="0"/>
          <w:divBdr>
            <w:top w:val="none" w:sz="0" w:space="0" w:color="auto"/>
            <w:left w:val="none" w:sz="0" w:space="0" w:color="auto"/>
            <w:bottom w:val="none" w:sz="0" w:space="0" w:color="auto"/>
            <w:right w:val="none" w:sz="0" w:space="0" w:color="auto"/>
          </w:divBdr>
        </w:div>
        <w:div w:id="2071154006">
          <w:marLeft w:val="640"/>
          <w:marRight w:val="0"/>
          <w:marTop w:val="0"/>
          <w:marBottom w:val="0"/>
          <w:divBdr>
            <w:top w:val="none" w:sz="0" w:space="0" w:color="auto"/>
            <w:left w:val="none" w:sz="0" w:space="0" w:color="auto"/>
            <w:bottom w:val="none" w:sz="0" w:space="0" w:color="auto"/>
            <w:right w:val="none" w:sz="0" w:space="0" w:color="auto"/>
          </w:divBdr>
        </w:div>
        <w:div w:id="5717648">
          <w:marLeft w:val="640"/>
          <w:marRight w:val="0"/>
          <w:marTop w:val="0"/>
          <w:marBottom w:val="0"/>
          <w:divBdr>
            <w:top w:val="none" w:sz="0" w:space="0" w:color="auto"/>
            <w:left w:val="none" w:sz="0" w:space="0" w:color="auto"/>
            <w:bottom w:val="none" w:sz="0" w:space="0" w:color="auto"/>
            <w:right w:val="none" w:sz="0" w:space="0" w:color="auto"/>
          </w:divBdr>
        </w:div>
        <w:div w:id="19011117">
          <w:marLeft w:val="640"/>
          <w:marRight w:val="0"/>
          <w:marTop w:val="0"/>
          <w:marBottom w:val="0"/>
          <w:divBdr>
            <w:top w:val="none" w:sz="0" w:space="0" w:color="auto"/>
            <w:left w:val="none" w:sz="0" w:space="0" w:color="auto"/>
            <w:bottom w:val="none" w:sz="0" w:space="0" w:color="auto"/>
            <w:right w:val="none" w:sz="0" w:space="0" w:color="auto"/>
          </w:divBdr>
        </w:div>
        <w:div w:id="1221819434">
          <w:marLeft w:val="640"/>
          <w:marRight w:val="0"/>
          <w:marTop w:val="0"/>
          <w:marBottom w:val="0"/>
          <w:divBdr>
            <w:top w:val="none" w:sz="0" w:space="0" w:color="auto"/>
            <w:left w:val="none" w:sz="0" w:space="0" w:color="auto"/>
            <w:bottom w:val="none" w:sz="0" w:space="0" w:color="auto"/>
            <w:right w:val="none" w:sz="0" w:space="0" w:color="auto"/>
          </w:divBdr>
        </w:div>
        <w:div w:id="524103260">
          <w:marLeft w:val="640"/>
          <w:marRight w:val="0"/>
          <w:marTop w:val="0"/>
          <w:marBottom w:val="0"/>
          <w:divBdr>
            <w:top w:val="none" w:sz="0" w:space="0" w:color="auto"/>
            <w:left w:val="none" w:sz="0" w:space="0" w:color="auto"/>
            <w:bottom w:val="none" w:sz="0" w:space="0" w:color="auto"/>
            <w:right w:val="none" w:sz="0" w:space="0" w:color="auto"/>
          </w:divBdr>
        </w:div>
        <w:div w:id="1772817156">
          <w:marLeft w:val="640"/>
          <w:marRight w:val="0"/>
          <w:marTop w:val="0"/>
          <w:marBottom w:val="0"/>
          <w:divBdr>
            <w:top w:val="none" w:sz="0" w:space="0" w:color="auto"/>
            <w:left w:val="none" w:sz="0" w:space="0" w:color="auto"/>
            <w:bottom w:val="none" w:sz="0" w:space="0" w:color="auto"/>
            <w:right w:val="none" w:sz="0" w:space="0" w:color="auto"/>
          </w:divBdr>
        </w:div>
        <w:div w:id="1489665532">
          <w:marLeft w:val="640"/>
          <w:marRight w:val="0"/>
          <w:marTop w:val="0"/>
          <w:marBottom w:val="0"/>
          <w:divBdr>
            <w:top w:val="none" w:sz="0" w:space="0" w:color="auto"/>
            <w:left w:val="none" w:sz="0" w:space="0" w:color="auto"/>
            <w:bottom w:val="none" w:sz="0" w:space="0" w:color="auto"/>
            <w:right w:val="none" w:sz="0" w:space="0" w:color="auto"/>
          </w:divBdr>
        </w:div>
        <w:div w:id="415443460">
          <w:marLeft w:val="640"/>
          <w:marRight w:val="0"/>
          <w:marTop w:val="0"/>
          <w:marBottom w:val="0"/>
          <w:divBdr>
            <w:top w:val="none" w:sz="0" w:space="0" w:color="auto"/>
            <w:left w:val="none" w:sz="0" w:space="0" w:color="auto"/>
            <w:bottom w:val="none" w:sz="0" w:space="0" w:color="auto"/>
            <w:right w:val="none" w:sz="0" w:space="0" w:color="auto"/>
          </w:divBdr>
        </w:div>
        <w:div w:id="427623937">
          <w:marLeft w:val="640"/>
          <w:marRight w:val="0"/>
          <w:marTop w:val="0"/>
          <w:marBottom w:val="0"/>
          <w:divBdr>
            <w:top w:val="none" w:sz="0" w:space="0" w:color="auto"/>
            <w:left w:val="none" w:sz="0" w:space="0" w:color="auto"/>
            <w:bottom w:val="none" w:sz="0" w:space="0" w:color="auto"/>
            <w:right w:val="none" w:sz="0" w:space="0" w:color="auto"/>
          </w:divBdr>
        </w:div>
        <w:div w:id="68813663">
          <w:marLeft w:val="640"/>
          <w:marRight w:val="0"/>
          <w:marTop w:val="0"/>
          <w:marBottom w:val="0"/>
          <w:divBdr>
            <w:top w:val="none" w:sz="0" w:space="0" w:color="auto"/>
            <w:left w:val="none" w:sz="0" w:space="0" w:color="auto"/>
            <w:bottom w:val="none" w:sz="0" w:space="0" w:color="auto"/>
            <w:right w:val="none" w:sz="0" w:space="0" w:color="auto"/>
          </w:divBdr>
        </w:div>
        <w:div w:id="678235909">
          <w:marLeft w:val="640"/>
          <w:marRight w:val="0"/>
          <w:marTop w:val="0"/>
          <w:marBottom w:val="0"/>
          <w:divBdr>
            <w:top w:val="none" w:sz="0" w:space="0" w:color="auto"/>
            <w:left w:val="none" w:sz="0" w:space="0" w:color="auto"/>
            <w:bottom w:val="none" w:sz="0" w:space="0" w:color="auto"/>
            <w:right w:val="none" w:sz="0" w:space="0" w:color="auto"/>
          </w:divBdr>
        </w:div>
        <w:div w:id="796335265">
          <w:marLeft w:val="640"/>
          <w:marRight w:val="0"/>
          <w:marTop w:val="0"/>
          <w:marBottom w:val="0"/>
          <w:divBdr>
            <w:top w:val="none" w:sz="0" w:space="0" w:color="auto"/>
            <w:left w:val="none" w:sz="0" w:space="0" w:color="auto"/>
            <w:bottom w:val="none" w:sz="0" w:space="0" w:color="auto"/>
            <w:right w:val="none" w:sz="0" w:space="0" w:color="auto"/>
          </w:divBdr>
        </w:div>
        <w:div w:id="958485356">
          <w:marLeft w:val="640"/>
          <w:marRight w:val="0"/>
          <w:marTop w:val="0"/>
          <w:marBottom w:val="0"/>
          <w:divBdr>
            <w:top w:val="none" w:sz="0" w:space="0" w:color="auto"/>
            <w:left w:val="none" w:sz="0" w:space="0" w:color="auto"/>
            <w:bottom w:val="none" w:sz="0" w:space="0" w:color="auto"/>
            <w:right w:val="none" w:sz="0" w:space="0" w:color="auto"/>
          </w:divBdr>
        </w:div>
        <w:div w:id="1374578215">
          <w:marLeft w:val="640"/>
          <w:marRight w:val="0"/>
          <w:marTop w:val="0"/>
          <w:marBottom w:val="0"/>
          <w:divBdr>
            <w:top w:val="none" w:sz="0" w:space="0" w:color="auto"/>
            <w:left w:val="none" w:sz="0" w:space="0" w:color="auto"/>
            <w:bottom w:val="none" w:sz="0" w:space="0" w:color="auto"/>
            <w:right w:val="none" w:sz="0" w:space="0" w:color="auto"/>
          </w:divBdr>
        </w:div>
        <w:div w:id="1178226651">
          <w:marLeft w:val="640"/>
          <w:marRight w:val="0"/>
          <w:marTop w:val="0"/>
          <w:marBottom w:val="0"/>
          <w:divBdr>
            <w:top w:val="none" w:sz="0" w:space="0" w:color="auto"/>
            <w:left w:val="none" w:sz="0" w:space="0" w:color="auto"/>
            <w:bottom w:val="none" w:sz="0" w:space="0" w:color="auto"/>
            <w:right w:val="none" w:sz="0" w:space="0" w:color="auto"/>
          </w:divBdr>
        </w:div>
        <w:div w:id="414593499">
          <w:marLeft w:val="640"/>
          <w:marRight w:val="0"/>
          <w:marTop w:val="0"/>
          <w:marBottom w:val="0"/>
          <w:divBdr>
            <w:top w:val="none" w:sz="0" w:space="0" w:color="auto"/>
            <w:left w:val="none" w:sz="0" w:space="0" w:color="auto"/>
            <w:bottom w:val="none" w:sz="0" w:space="0" w:color="auto"/>
            <w:right w:val="none" w:sz="0" w:space="0" w:color="auto"/>
          </w:divBdr>
        </w:div>
        <w:div w:id="86393295">
          <w:marLeft w:val="640"/>
          <w:marRight w:val="0"/>
          <w:marTop w:val="0"/>
          <w:marBottom w:val="0"/>
          <w:divBdr>
            <w:top w:val="none" w:sz="0" w:space="0" w:color="auto"/>
            <w:left w:val="none" w:sz="0" w:space="0" w:color="auto"/>
            <w:bottom w:val="none" w:sz="0" w:space="0" w:color="auto"/>
            <w:right w:val="none" w:sz="0" w:space="0" w:color="auto"/>
          </w:divBdr>
        </w:div>
        <w:div w:id="2066223449">
          <w:marLeft w:val="640"/>
          <w:marRight w:val="0"/>
          <w:marTop w:val="0"/>
          <w:marBottom w:val="0"/>
          <w:divBdr>
            <w:top w:val="none" w:sz="0" w:space="0" w:color="auto"/>
            <w:left w:val="none" w:sz="0" w:space="0" w:color="auto"/>
            <w:bottom w:val="none" w:sz="0" w:space="0" w:color="auto"/>
            <w:right w:val="none" w:sz="0" w:space="0" w:color="auto"/>
          </w:divBdr>
        </w:div>
        <w:div w:id="582572025">
          <w:marLeft w:val="640"/>
          <w:marRight w:val="0"/>
          <w:marTop w:val="0"/>
          <w:marBottom w:val="0"/>
          <w:divBdr>
            <w:top w:val="none" w:sz="0" w:space="0" w:color="auto"/>
            <w:left w:val="none" w:sz="0" w:space="0" w:color="auto"/>
            <w:bottom w:val="none" w:sz="0" w:space="0" w:color="auto"/>
            <w:right w:val="none" w:sz="0" w:space="0" w:color="auto"/>
          </w:divBdr>
        </w:div>
        <w:div w:id="2008317076">
          <w:marLeft w:val="640"/>
          <w:marRight w:val="0"/>
          <w:marTop w:val="0"/>
          <w:marBottom w:val="0"/>
          <w:divBdr>
            <w:top w:val="none" w:sz="0" w:space="0" w:color="auto"/>
            <w:left w:val="none" w:sz="0" w:space="0" w:color="auto"/>
            <w:bottom w:val="none" w:sz="0" w:space="0" w:color="auto"/>
            <w:right w:val="none" w:sz="0" w:space="0" w:color="auto"/>
          </w:divBdr>
        </w:div>
        <w:div w:id="1528373222">
          <w:marLeft w:val="640"/>
          <w:marRight w:val="0"/>
          <w:marTop w:val="0"/>
          <w:marBottom w:val="0"/>
          <w:divBdr>
            <w:top w:val="none" w:sz="0" w:space="0" w:color="auto"/>
            <w:left w:val="none" w:sz="0" w:space="0" w:color="auto"/>
            <w:bottom w:val="none" w:sz="0" w:space="0" w:color="auto"/>
            <w:right w:val="none" w:sz="0" w:space="0" w:color="auto"/>
          </w:divBdr>
        </w:div>
        <w:div w:id="547961029">
          <w:marLeft w:val="640"/>
          <w:marRight w:val="0"/>
          <w:marTop w:val="0"/>
          <w:marBottom w:val="0"/>
          <w:divBdr>
            <w:top w:val="none" w:sz="0" w:space="0" w:color="auto"/>
            <w:left w:val="none" w:sz="0" w:space="0" w:color="auto"/>
            <w:bottom w:val="none" w:sz="0" w:space="0" w:color="auto"/>
            <w:right w:val="none" w:sz="0" w:space="0" w:color="auto"/>
          </w:divBdr>
        </w:div>
        <w:div w:id="107087988">
          <w:marLeft w:val="640"/>
          <w:marRight w:val="0"/>
          <w:marTop w:val="0"/>
          <w:marBottom w:val="0"/>
          <w:divBdr>
            <w:top w:val="none" w:sz="0" w:space="0" w:color="auto"/>
            <w:left w:val="none" w:sz="0" w:space="0" w:color="auto"/>
            <w:bottom w:val="none" w:sz="0" w:space="0" w:color="auto"/>
            <w:right w:val="none" w:sz="0" w:space="0" w:color="auto"/>
          </w:divBdr>
        </w:div>
        <w:div w:id="1855998437">
          <w:marLeft w:val="640"/>
          <w:marRight w:val="0"/>
          <w:marTop w:val="0"/>
          <w:marBottom w:val="0"/>
          <w:divBdr>
            <w:top w:val="none" w:sz="0" w:space="0" w:color="auto"/>
            <w:left w:val="none" w:sz="0" w:space="0" w:color="auto"/>
            <w:bottom w:val="none" w:sz="0" w:space="0" w:color="auto"/>
            <w:right w:val="none" w:sz="0" w:space="0" w:color="auto"/>
          </w:divBdr>
        </w:div>
        <w:div w:id="2042433311">
          <w:marLeft w:val="640"/>
          <w:marRight w:val="0"/>
          <w:marTop w:val="0"/>
          <w:marBottom w:val="0"/>
          <w:divBdr>
            <w:top w:val="none" w:sz="0" w:space="0" w:color="auto"/>
            <w:left w:val="none" w:sz="0" w:space="0" w:color="auto"/>
            <w:bottom w:val="none" w:sz="0" w:space="0" w:color="auto"/>
            <w:right w:val="none" w:sz="0" w:space="0" w:color="auto"/>
          </w:divBdr>
        </w:div>
        <w:div w:id="633946044">
          <w:marLeft w:val="640"/>
          <w:marRight w:val="0"/>
          <w:marTop w:val="0"/>
          <w:marBottom w:val="0"/>
          <w:divBdr>
            <w:top w:val="none" w:sz="0" w:space="0" w:color="auto"/>
            <w:left w:val="none" w:sz="0" w:space="0" w:color="auto"/>
            <w:bottom w:val="none" w:sz="0" w:space="0" w:color="auto"/>
            <w:right w:val="none" w:sz="0" w:space="0" w:color="auto"/>
          </w:divBdr>
        </w:div>
        <w:div w:id="247201846">
          <w:marLeft w:val="640"/>
          <w:marRight w:val="0"/>
          <w:marTop w:val="0"/>
          <w:marBottom w:val="0"/>
          <w:divBdr>
            <w:top w:val="none" w:sz="0" w:space="0" w:color="auto"/>
            <w:left w:val="none" w:sz="0" w:space="0" w:color="auto"/>
            <w:bottom w:val="none" w:sz="0" w:space="0" w:color="auto"/>
            <w:right w:val="none" w:sz="0" w:space="0" w:color="auto"/>
          </w:divBdr>
        </w:div>
        <w:div w:id="79568229">
          <w:marLeft w:val="640"/>
          <w:marRight w:val="0"/>
          <w:marTop w:val="0"/>
          <w:marBottom w:val="0"/>
          <w:divBdr>
            <w:top w:val="none" w:sz="0" w:space="0" w:color="auto"/>
            <w:left w:val="none" w:sz="0" w:space="0" w:color="auto"/>
            <w:bottom w:val="none" w:sz="0" w:space="0" w:color="auto"/>
            <w:right w:val="none" w:sz="0" w:space="0" w:color="auto"/>
          </w:divBdr>
        </w:div>
        <w:div w:id="1906598563">
          <w:marLeft w:val="640"/>
          <w:marRight w:val="0"/>
          <w:marTop w:val="0"/>
          <w:marBottom w:val="0"/>
          <w:divBdr>
            <w:top w:val="none" w:sz="0" w:space="0" w:color="auto"/>
            <w:left w:val="none" w:sz="0" w:space="0" w:color="auto"/>
            <w:bottom w:val="none" w:sz="0" w:space="0" w:color="auto"/>
            <w:right w:val="none" w:sz="0" w:space="0" w:color="auto"/>
          </w:divBdr>
        </w:div>
        <w:div w:id="89937385">
          <w:marLeft w:val="640"/>
          <w:marRight w:val="0"/>
          <w:marTop w:val="0"/>
          <w:marBottom w:val="0"/>
          <w:divBdr>
            <w:top w:val="none" w:sz="0" w:space="0" w:color="auto"/>
            <w:left w:val="none" w:sz="0" w:space="0" w:color="auto"/>
            <w:bottom w:val="none" w:sz="0" w:space="0" w:color="auto"/>
            <w:right w:val="none" w:sz="0" w:space="0" w:color="auto"/>
          </w:divBdr>
        </w:div>
        <w:div w:id="1080372757">
          <w:marLeft w:val="640"/>
          <w:marRight w:val="0"/>
          <w:marTop w:val="0"/>
          <w:marBottom w:val="0"/>
          <w:divBdr>
            <w:top w:val="none" w:sz="0" w:space="0" w:color="auto"/>
            <w:left w:val="none" w:sz="0" w:space="0" w:color="auto"/>
            <w:bottom w:val="none" w:sz="0" w:space="0" w:color="auto"/>
            <w:right w:val="none" w:sz="0" w:space="0" w:color="auto"/>
          </w:divBdr>
        </w:div>
        <w:div w:id="2143569742">
          <w:marLeft w:val="640"/>
          <w:marRight w:val="0"/>
          <w:marTop w:val="0"/>
          <w:marBottom w:val="0"/>
          <w:divBdr>
            <w:top w:val="none" w:sz="0" w:space="0" w:color="auto"/>
            <w:left w:val="none" w:sz="0" w:space="0" w:color="auto"/>
            <w:bottom w:val="none" w:sz="0" w:space="0" w:color="auto"/>
            <w:right w:val="none" w:sz="0" w:space="0" w:color="auto"/>
          </w:divBdr>
        </w:div>
        <w:div w:id="892886124">
          <w:marLeft w:val="640"/>
          <w:marRight w:val="0"/>
          <w:marTop w:val="0"/>
          <w:marBottom w:val="0"/>
          <w:divBdr>
            <w:top w:val="none" w:sz="0" w:space="0" w:color="auto"/>
            <w:left w:val="none" w:sz="0" w:space="0" w:color="auto"/>
            <w:bottom w:val="none" w:sz="0" w:space="0" w:color="auto"/>
            <w:right w:val="none" w:sz="0" w:space="0" w:color="auto"/>
          </w:divBdr>
        </w:div>
        <w:div w:id="1479610525">
          <w:marLeft w:val="640"/>
          <w:marRight w:val="0"/>
          <w:marTop w:val="0"/>
          <w:marBottom w:val="0"/>
          <w:divBdr>
            <w:top w:val="none" w:sz="0" w:space="0" w:color="auto"/>
            <w:left w:val="none" w:sz="0" w:space="0" w:color="auto"/>
            <w:bottom w:val="none" w:sz="0" w:space="0" w:color="auto"/>
            <w:right w:val="none" w:sz="0" w:space="0" w:color="auto"/>
          </w:divBdr>
        </w:div>
        <w:div w:id="1925339528">
          <w:marLeft w:val="640"/>
          <w:marRight w:val="0"/>
          <w:marTop w:val="0"/>
          <w:marBottom w:val="0"/>
          <w:divBdr>
            <w:top w:val="none" w:sz="0" w:space="0" w:color="auto"/>
            <w:left w:val="none" w:sz="0" w:space="0" w:color="auto"/>
            <w:bottom w:val="none" w:sz="0" w:space="0" w:color="auto"/>
            <w:right w:val="none" w:sz="0" w:space="0" w:color="auto"/>
          </w:divBdr>
        </w:div>
        <w:div w:id="1195390505">
          <w:marLeft w:val="640"/>
          <w:marRight w:val="0"/>
          <w:marTop w:val="0"/>
          <w:marBottom w:val="0"/>
          <w:divBdr>
            <w:top w:val="none" w:sz="0" w:space="0" w:color="auto"/>
            <w:left w:val="none" w:sz="0" w:space="0" w:color="auto"/>
            <w:bottom w:val="none" w:sz="0" w:space="0" w:color="auto"/>
            <w:right w:val="none" w:sz="0" w:space="0" w:color="auto"/>
          </w:divBdr>
        </w:div>
      </w:divsChild>
    </w:div>
    <w:div w:id="321737477">
      <w:bodyDiv w:val="1"/>
      <w:marLeft w:val="0"/>
      <w:marRight w:val="0"/>
      <w:marTop w:val="0"/>
      <w:marBottom w:val="0"/>
      <w:divBdr>
        <w:top w:val="none" w:sz="0" w:space="0" w:color="auto"/>
        <w:left w:val="none" w:sz="0" w:space="0" w:color="auto"/>
        <w:bottom w:val="none" w:sz="0" w:space="0" w:color="auto"/>
        <w:right w:val="none" w:sz="0" w:space="0" w:color="auto"/>
      </w:divBdr>
      <w:divsChild>
        <w:div w:id="1711998787">
          <w:marLeft w:val="640"/>
          <w:marRight w:val="0"/>
          <w:marTop w:val="0"/>
          <w:marBottom w:val="0"/>
          <w:divBdr>
            <w:top w:val="none" w:sz="0" w:space="0" w:color="auto"/>
            <w:left w:val="none" w:sz="0" w:space="0" w:color="auto"/>
            <w:bottom w:val="none" w:sz="0" w:space="0" w:color="auto"/>
            <w:right w:val="none" w:sz="0" w:space="0" w:color="auto"/>
          </w:divBdr>
        </w:div>
        <w:div w:id="913931701">
          <w:marLeft w:val="640"/>
          <w:marRight w:val="0"/>
          <w:marTop w:val="0"/>
          <w:marBottom w:val="0"/>
          <w:divBdr>
            <w:top w:val="none" w:sz="0" w:space="0" w:color="auto"/>
            <w:left w:val="none" w:sz="0" w:space="0" w:color="auto"/>
            <w:bottom w:val="none" w:sz="0" w:space="0" w:color="auto"/>
            <w:right w:val="none" w:sz="0" w:space="0" w:color="auto"/>
          </w:divBdr>
        </w:div>
        <w:div w:id="574973411">
          <w:marLeft w:val="640"/>
          <w:marRight w:val="0"/>
          <w:marTop w:val="0"/>
          <w:marBottom w:val="0"/>
          <w:divBdr>
            <w:top w:val="none" w:sz="0" w:space="0" w:color="auto"/>
            <w:left w:val="none" w:sz="0" w:space="0" w:color="auto"/>
            <w:bottom w:val="none" w:sz="0" w:space="0" w:color="auto"/>
            <w:right w:val="none" w:sz="0" w:space="0" w:color="auto"/>
          </w:divBdr>
        </w:div>
        <w:div w:id="98918429">
          <w:marLeft w:val="640"/>
          <w:marRight w:val="0"/>
          <w:marTop w:val="0"/>
          <w:marBottom w:val="0"/>
          <w:divBdr>
            <w:top w:val="none" w:sz="0" w:space="0" w:color="auto"/>
            <w:left w:val="none" w:sz="0" w:space="0" w:color="auto"/>
            <w:bottom w:val="none" w:sz="0" w:space="0" w:color="auto"/>
            <w:right w:val="none" w:sz="0" w:space="0" w:color="auto"/>
          </w:divBdr>
        </w:div>
        <w:div w:id="1305039933">
          <w:marLeft w:val="640"/>
          <w:marRight w:val="0"/>
          <w:marTop w:val="0"/>
          <w:marBottom w:val="0"/>
          <w:divBdr>
            <w:top w:val="none" w:sz="0" w:space="0" w:color="auto"/>
            <w:left w:val="none" w:sz="0" w:space="0" w:color="auto"/>
            <w:bottom w:val="none" w:sz="0" w:space="0" w:color="auto"/>
            <w:right w:val="none" w:sz="0" w:space="0" w:color="auto"/>
          </w:divBdr>
        </w:div>
        <w:div w:id="740836801">
          <w:marLeft w:val="640"/>
          <w:marRight w:val="0"/>
          <w:marTop w:val="0"/>
          <w:marBottom w:val="0"/>
          <w:divBdr>
            <w:top w:val="none" w:sz="0" w:space="0" w:color="auto"/>
            <w:left w:val="none" w:sz="0" w:space="0" w:color="auto"/>
            <w:bottom w:val="none" w:sz="0" w:space="0" w:color="auto"/>
            <w:right w:val="none" w:sz="0" w:space="0" w:color="auto"/>
          </w:divBdr>
        </w:div>
        <w:div w:id="2007854111">
          <w:marLeft w:val="640"/>
          <w:marRight w:val="0"/>
          <w:marTop w:val="0"/>
          <w:marBottom w:val="0"/>
          <w:divBdr>
            <w:top w:val="none" w:sz="0" w:space="0" w:color="auto"/>
            <w:left w:val="none" w:sz="0" w:space="0" w:color="auto"/>
            <w:bottom w:val="none" w:sz="0" w:space="0" w:color="auto"/>
            <w:right w:val="none" w:sz="0" w:space="0" w:color="auto"/>
          </w:divBdr>
        </w:div>
        <w:div w:id="169952702">
          <w:marLeft w:val="640"/>
          <w:marRight w:val="0"/>
          <w:marTop w:val="0"/>
          <w:marBottom w:val="0"/>
          <w:divBdr>
            <w:top w:val="none" w:sz="0" w:space="0" w:color="auto"/>
            <w:left w:val="none" w:sz="0" w:space="0" w:color="auto"/>
            <w:bottom w:val="none" w:sz="0" w:space="0" w:color="auto"/>
            <w:right w:val="none" w:sz="0" w:space="0" w:color="auto"/>
          </w:divBdr>
        </w:div>
        <w:div w:id="137461193">
          <w:marLeft w:val="640"/>
          <w:marRight w:val="0"/>
          <w:marTop w:val="0"/>
          <w:marBottom w:val="0"/>
          <w:divBdr>
            <w:top w:val="none" w:sz="0" w:space="0" w:color="auto"/>
            <w:left w:val="none" w:sz="0" w:space="0" w:color="auto"/>
            <w:bottom w:val="none" w:sz="0" w:space="0" w:color="auto"/>
            <w:right w:val="none" w:sz="0" w:space="0" w:color="auto"/>
          </w:divBdr>
        </w:div>
        <w:div w:id="1864199191">
          <w:marLeft w:val="640"/>
          <w:marRight w:val="0"/>
          <w:marTop w:val="0"/>
          <w:marBottom w:val="0"/>
          <w:divBdr>
            <w:top w:val="none" w:sz="0" w:space="0" w:color="auto"/>
            <w:left w:val="none" w:sz="0" w:space="0" w:color="auto"/>
            <w:bottom w:val="none" w:sz="0" w:space="0" w:color="auto"/>
            <w:right w:val="none" w:sz="0" w:space="0" w:color="auto"/>
          </w:divBdr>
        </w:div>
        <w:div w:id="536704681">
          <w:marLeft w:val="640"/>
          <w:marRight w:val="0"/>
          <w:marTop w:val="0"/>
          <w:marBottom w:val="0"/>
          <w:divBdr>
            <w:top w:val="none" w:sz="0" w:space="0" w:color="auto"/>
            <w:left w:val="none" w:sz="0" w:space="0" w:color="auto"/>
            <w:bottom w:val="none" w:sz="0" w:space="0" w:color="auto"/>
            <w:right w:val="none" w:sz="0" w:space="0" w:color="auto"/>
          </w:divBdr>
        </w:div>
        <w:div w:id="93744863">
          <w:marLeft w:val="640"/>
          <w:marRight w:val="0"/>
          <w:marTop w:val="0"/>
          <w:marBottom w:val="0"/>
          <w:divBdr>
            <w:top w:val="none" w:sz="0" w:space="0" w:color="auto"/>
            <w:left w:val="none" w:sz="0" w:space="0" w:color="auto"/>
            <w:bottom w:val="none" w:sz="0" w:space="0" w:color="auto"/>
            <w:right w:val="none" w:sz="0" w:space="0" w:color="auto"/>
          </w:divBdr>
        </w:div>
        <w:div w:id="530604505">
          <w:marLeft w:val="640"/>
          <w:marRight w:val="0"/>
          <w:marTop w:val="0"/>
          <w:marBottom w:val="0"/>
          <w:divBdr>
            <w:top w:val="none" w:sz="0" w:space="0" w:color="auto"/>
            <w:left w:val="none" w:sz="0" w:space="0" w:color="auto"/>
            <w:bottom w:val="none" w:sz="0" w:space="0" w:color="auto"/>
            <w:right w:val="none" w:sz="0" w:space="0" w:color="auto"/>
          </w:divBdr>
        </w:div>
        <w:div w:id="834956121">
          <w:marLeft w:val="640"/>
          <w:marRight w:val="0"/>
          <w:marTop w:val="0"/>
          <w:marBottom w:val="0"/>
          <w:divBdr>
            <w:top w:val="none" w:sz="0" w:space="0" w:color="auto"/>
            <w:left w:val="none" w:sz="0" w:space="0" w:color="auto"/>
            <w:bottom w:val="none" w:sz="0" w:space="0" w:color="auto"/>
            <w:right w:val="none" w:sz="0" w:space="0" w:color="auto"/>
          </w:divBdr>
        </w:div>
        <w:div w:id="1987859202">
          <w:marLeft w:val="640"/>
          <w:marRight w:val="0"/>
          <w:marTop w:val="0"/>
          <w:marBottom w:val="0"/>
          <w:divBdr>
            <w:top w:val="none" w:sz="0" w:space="0" w:color="auto"/>
            <w:left w:val="none" w:sz="0" w:space="0" w:color="auto"/>
            <w:bottom w:val="none" w:sz="0" w:space="0" w:color="auto"/>
            <w:right w:val="none" w:sz="0" w:space="0" w:color="auto"/>
          </w:divBdr>
        </w:div>
        <w:div w:id="1205025909">
          <w:marLeft w:val="640"/>
          <w:marRight w:val="0"/>
          <w:marTop w:val="0"/>
          <w:marBottom w:val="0"/>
          <w:divBdr>
            <w:top w:val="none" w:sz="0" w:space="0" w:color="auto"/>
            <w:left w:val="none" w:sz="0" w:space="0" w:color="auto"/>
            <w:bottom w:val="none" w:sz="0" w:space="0" w:color="auto"/>
            <w:right w:val="none" w:sz="0" w:space="0" w:color="auto"/>
          </w:divBdr>
        </w:div>
        <w:div w:id="1202666226">
          <w:marLeft w:val="640"/>
          <w:marRight w:val="0"/>
          <w:marTop w:val="0"/>
          <w:marBottom w:val="0"/>
          <w:divBdr>
            <w:top w:val="none" w:sz="0" w:space="0" w:color="auto"/>
            <w:left w:val="none" w:sz="0" w:space="0" w:color="auto"/>
            <w:bottom w:val="none" w:sz="0" w:space="0" w:color="auto"/>
            <w:right w:val="none" w:sz="0" w:space="0" w:color="auto"/>
          </w:divBdr>
        </w:div>
        <w:div w:id="398210016">
          <w:marLeft w:val="640"/>
          <w:marRight w:val="0"/>
          <w:marTop w:val="0"/>
          <w:marBottom w:val="0"/>
          <w:divBdr>
            <w:top w:val="none" w:sz="0" w:space="0" w:color="auto"/>
            <w:left w:val="none" w:sz="0" w:space="0" w:color="auto"/>
            <w:bottom w:val="none" w:sz="0" w:space="0" w:color="auto"/>
            <w:right w:val="none" w:sz="0" w:space="0" w:color="auto"/>
          </w:divBdr>
        </w:div>
        <w:div w:id="983658757">
          <w:marLeft w:val="640"/>
          <w:marRight w:val="0"/>
          <w:marTop w:val="0"/>
          <w:marBottom w:val="0"/>
          <w:divBdr>
            <w:top w:val="none" w:sz="0" w:space="0" w:color="auto"/>
            <w:left w:val="none" w:sz="0" w:space="0" w:color="auto"/>
            <w:bottom w:val="none" w:sz="0" w:space="0" w:color="auto"/>
            <w:right w:val="none" w:sz="0" w:space="0" w:color="auto"/>
          </w:divBdr>
        </w:div>
        <w:div w:id="917131495">
          <w:marLeft w:val="640"/>
          <w:marRight w:val="0"/>
          <w:marTop w:val="0"/>
          <w:marBottom w:val="0"/>
          <w:divBdr>
            <w:top w:val="none" w:sz="0" w:space="0" w:color="auto"/>
            <w:left w:val="none" w:sz="0" w:space="0" w:color="auto"/>
            <w:bottom w:val="none" w:sz="0" w:space="0" w:color="auto"/>
            <w:right w:val="none" w:sz="0" w:space="0" w:color="auto"/>
          </w:divBdr>
        </w:div>
        <w:div w:id="382564939">
          <w:marLeft w:val="640"/>
          <w:marRight w:val="0"/>
          <w:marTop w:val="0"/>
          <w:marBottom w:val="0"/>
          <w:divBdr>
            <w:top w:val="none" w:sz="0" w:space="0" w:color="auto"/>
            <w:left w:val="none" w:sz="0" w:space="0" w:color="auto"/>
            <w:bottom w:val="none" w:sz="0" w:space="0" w:color="auto"/>
            <w:right w:val="none" w:sz="0" w:space="0" w:color="auto"/>
          </w:divBdr>
        </w:div>
        <w:div w:id="247081240">
          <w:marLeft w:val="640"/>
          <w:marRight w:val="0"/>
          <w:marTop w:val="0"/>
          <w:marBottom w:val="0"/>
          <w:divBdr>
            <w:top w:val="none" w:sz="0" w:space="0" w:color="auto"/>
            <w:left w:val="none" w:sz="0" w:space="0" w:color="auto"/>
            <w:bottom w:val="none" w:sz="0" w:space="0" w:color="auto"/>
            <w:right w:val="none" w:sz="0" w:space="0" w:color="auto"/>
          </w:divBdr>
        </w:div>
        <w:div w:id="432210030">
          <w:marLeft w:val="640"/>
          <w:marRight w:val="0"/>
          <w:marTop w:val="0"/>
          <w:marBottom w:val="0"/>
          <w:divBdr>
            <w:top w:val="none" w:sz="0" w:space="0" w:color="auto"/>
            <w:left w:val="none" w:sz="0" w:space="0" w:color="auto"/>
            <w:bottom w:val="none" w:sz="0" w:space="0" w:color="auto"/>
            <w:right w:val="none" w:sz="0" w:space="0" w:color="auto"/>
          </w:divBdr>
        </w:div>
        <w:div w:id="1875190117">
          <w:marLeft w:val="640"/>
          <w:marRight w:val="0"/>
          <w:marTop w:val="0"/>
          <w:marBottom w:val="0"/>
          <w:divBdr>
            <w:top w:val="none" w:sz="0" w:space="0" w:color="auto"/>
            <w:left w:val="none" w:sz="0" w:space="0" w:color="auto"/>
            <w:bottom w:val="none" w:sz="0" w:space="0" w:color="auto"/>
            <w:right w:val="none" w:sz="0" w:space="0" w:color="auto"/>
          </w:divBdr>
        </w:div>
        <w:div w:id="632903416">
          <w:marLeft w:val="640"/>
          <w:marRight w:val="0"/>
          <w:marTop w:val="0"/>
          <w:marBottom w:val="0"/>
          <w:divBdr>
            <w:top w:val="none" w:sz="0" w:space="0" w:color="auto"/>
            <w:left w:val="none" w:sz="0" w:space="0" w:color="auto"/>
            <w:bottom w:val="none" w:sz="0" w:space="0" w:color="auto"/>
            <w:right w:val="none" w:sz="0" w:space="0" w:color="auto"/>
          </w:divBdr>
        </w:div>
        <w:div w:id="1215312725">
          <w:marLeft w:val="640"/>
          <w:marRight w:val="0"/>
          <w:marTop w:val="0"/>
          <w:marBottom w:val="0"/>
          <w:divBdr>
            <w:top w:val="none" w:sz="0" w:space="0" w:color="auto"/>
            <w:left w:val="none" w:sz="0" w:space="0" w:color="auto"/>
            <w:bottom w:val="none" w:sz="0" w:space="0" w:color="auto"/>
            <w:right w:val="none" w:sz="0" w:space="0" w:color="auto"/>
          </w:divBdr>
        </w:div>
        <w:div w:id="806775470">
          <w:marLeft w:val="640"/>
          <w:marRight w:val="0"/>
          <w:marTop w:val="0"/>
          <w:marBottom w:val="0"/>
          <w:divBdr>
            <w:top w:val="none" w:sz="0" w:space="0" w:color="auto"/>
            <w:left w:val="none" w:sz="0" w:space="0" w:color="auto"/>
            <w:bottom w:val="none" w:sz="0" w:space="0" w:color="auto"/>
            <w:right w:val="none" w:sz="0" w:space="0" w:color="auto"/>
          </w:divBdr>
        </w:div>
        <w:div w:id="249194468">
          <w:marLeft w:val="640"/>
          <w:marRight w:val="0"/>
          <w:marTop w:val="0"/>
          <w:marBottom w:val="0"/>
          <w:divBdr>
            <w:top w:val="none" w:sz="0" w:space="0" w:color="auto"/>
            <w:left w:val="none" w:sz="0" w:space="0" w:color="auto"/>
            <w:bottom w:val="none" w:sz="0" w:space="0" w:color="auto"/>
            <w:right w:val="none" w:sz="0" w:space="0" w:color="auto"/>
          </w:divBdr>
        </w:div>
        <w:div w:id="777211743">
          <w:marLeft w:val="640"/>
          <w:marRight w:val="0"/>
          <w:marTop w:val="0"/>
          <w:marBottom w:val="0"/>
          <w:divBdr>
            <w:top w:val="none" w:sz="0" w:space="0" w:color="auto"/>
            <w:left w:val="none" w:sz="0" w:space="0" w:color="auto"/>
            <w:bottom w:val="none" w:sz="0" w:space="0" w:color="auto"/>
            <w:right w:val="none" w:sz="0" w:space="0" w:color="auto"/>
          </w:divBdr>
        </w:div>
        <w:div w:id="2085835657">
          <w:marLeft w:val="640"/>
          <w:marRight w:val="0"/>
          <w:marTop w:val="0"/>
          <w:marBottom w:val="0"/>
          <w:divBdr>
            <w:top w:val="none" w:sz="0" w:space="0" w:color="auto"/>
            <w:left w:val="none" w:sz="0" w:space="0" w:color="auto"/>
            <w:bottom w:val="none" w:sz="0" w:space="0" w:color="auto"/>
            <w:right w:val="none" w:sz="0" w:space="0" w:color="auto"/>
          </w:divBdr>
        </w:div>
        <w:div w:id="961307170">
          <w:marLeft w:val="640"/>
          <w:marRight w:val="0"/>
          <w:marTop w:val="0"/>
          <w:marBottom w:val="0"/>
          <w:divBdr>
            <w:top w:val="none" w:sz="0" w:space="0" w:color="auto"/>
            <w:left w:val="none" w:sz="0" w:space="0" w:color="auto"/>
            <w:bottom w:val="none" w:sz="0" w:space="0" w:color="auto"/>
            <w:right w:val="none" w:sz="0" w:space="0" w:color="auto"/>
          </w:divBdr>
        </w:div>
        <w:div w:id="1015110166">
          <w:marLeft w:val="640"/>
          <w:marRight w:val="0"/>
          <w:marTop w:val="0"/>
          <w:marBottom w:val="0"/>
          <w:divBdr>
            <w:top w:val="none" w:sz="0" w:space="0" w:color="auto"/>
            <w:left w:val="none" w:sz="0" w:space="0" w:color="auto"/>
            <w:bottom w:val="none" w:sz="0" w:space="0" w:color="auto"/>
            <w:right w:val="none" w:sz="0" w:space="0" w:color="auto"/>
          </w:divBdr>
        </w:div>
        <w:div w:id="1954944653">
          <w:marLeft w:val="640"/>
          <w:marRight w:val="0"/>
          <w:marTop w:val="0"/>
          <w:marBottom w:val="0"/>
          <w:divBdr>
            <w:top w:val="none" w:sz="0" w:space="0" w:color="auto"/>
            <w:left w:val="none" w:sz="0" w:space="0" w:color="auto"/>
            <w:bottom w:val="none" w:sz="0" w:space="0" w:color="auto"/>
            <w:right w:val="none" w:sz="0" w:space="0" w:color="auto"/>
          </w:divBdr>
        </w:div>
        <w:div w:id="1268319380">
          <w:marLeft w:val="640"/>
          <w:marRight w:val="0"/>
          <w:marTop w:val="0"/>
          <w:marBottom w:val="0"/>
          <w:divBdr>
            <w:top w:val="none" w:sz="0" w:space="0" w:color="auto"/>
            <w:left w:val="none" w:sz="0" w:space="0" w:color="auto"/>
            <w:bottom w:val="none" w:sz="0" w:space="0" w:color="auto"/>
            <w:right w:val="none" w:sz="0" w:space="0" w:color="auto"/>
          </w:divBdr>
        </w:div>
        <w:div w:id="85925535">
          <w:marLeft w:val="640"/>
          <w:marRight w:val="0"/>
          <w:marTop w:val="0"/>
          <w:marBottom w:val="0"/>
          <w:divBdr>
            <w:top w:val="none" w:sz="0" w:space="0" w:color="auto"/>
            <w:left w:val="none" w:sz="0" w:space="0" w:color="auto"/>
            <w:bottom w:val="none" w:sz="0" w:space="0" w:color="auto"/>
            <w:right w:val="none" w:sz="0" w:space="0" w:color="auto"/>
          </w:divBdr>
        </w:div>
        <w:div w:id="1338078886">
          <w:marLeft w:val="640"/>
          <w:marRight w:val="0"/>
          <w:marTop w:val="0"/>
          <w:marBottom w:val="0"/>
          <w:divBdr>
            <w:top w:val="none" w:sz="0" w:space="0" w:color="auto"/>
            <w:left w:val="none" w:sz="0" w:space="0" w:color="auto"/>
            <w:bottom w:val="none" w:sz="0" w:space="0" w:color="auto"/>
            <w:right w:val="none" w:sz="0" w:space="0" w:color="auto"/>
          </w:divBdr>
        </w:div>
        <w:div w:id="450518753">
          <w:marLeft w:val="640"/>
          <w:marRight w:val="0"/>
          <w:marTop w:val="0"/>
          <w:marBottom w:val="0"/>
          <w:divBdr>
            <w:top w:val="none" w:sz="0" w:space="0" w:color="auto"/>
            <w:left w:val="none" w:sz="0" w:space="0" w:color="auto"/>
            <w:bottom w:val="none" w:sz="0" w:space="0" w:color="auto"/>
            <w:right w:val="none" w:sz="0" w:space="0" w:color="auto"/>
          </w:divBdr>
        </w:div>
        <w:div w:id="1633099960">
          <w:marLeft w:val="640"/>
          <w:marRight w:val="0"/>
          <w:marTop w:val="0"/>
          <w:marBottom w:val="0"/>
          <w:divBdr>
            <w:top w:val="none" w:sz="0" w:space="0" w:color="auto"/>
            <w:left w:val="none" w:sz="0" w:space="0" w:color="auto"/>
            <w:bottom w:val="none" w:sz="0" w:space="0" w:color="auto"/>
            <w:right w:val="none" w:sz="0" w:space="0" w:color="auto"/>
          </w:divBdr>
        </w:div>
        <w:div w:id="1075787504">
          <w:marLeft w:val="640"/>
          <w:marRight w:val="0"/>
          <w:marTop w:val="0"/>
          <w:marBottom w:val="0"/>
          <w:divBdr>
            <w:top w:val="none" w:sz="0" w:space="0" w:color="auto"/>
            <w:left w:val="none" w:sz="0" w:space="0" w:color="auto"/>
            <w:bottom w:val="none" w:sz="0" w:space="0" w:color="auto"/>
            <w:right w:val="none" w:sz="0" w:space="0" w:color="auto"/>
          </w:divBdr>
        </w:div>
        <w:div w:id="610672432">
          <w:marLeft w:val="640"/>
          <w:marRight w:val="0"/>
          <w:marTop w:val="0"/>
          <w:marBottom w:val="0"/>
          <w:divBdr>
            <w:top w:val="none" w:sz="0" w:space="0" w:color="auto"/>
            <w:left w:val="none" w:sz="0" w:space="0" w:color="auto"/>
            <w:bottom w:val="none" w:sz="0" w:space="0" w:color="auto"/>
            <w:right w:val="none" w:sz="0" w:space="0" w:color="auto"/>
          </w:divBdr>
        </w:div>
        <w:div w:id="1085492868">
          <w:marLeft w:val="640"/>
          <w:marRight w:val="0"/>
          <w:marTop w:val="0"/>
          <w:marBottom w:val="0"/>
          <w:divBdr>
            <w:top w:val="none" w:sz="0" w:space="0" w:color="auto"/>
            <w:left w:val="none" w:sz="0" w:space="0" w:color="auto"/>
            <w:bottom w:val="none" w:sz="0" w:space="0" w:color="auto"/>
            <w:right w:val="none" w:sz="0" w:space="0" w:color="auto"/>
          </w:divBdr>
        </w:div>
        <w:div w:id="2085761869">
          <w:marLeft w:val="640"/>
          <w:marRight w:val="0"/>
          <w:marTop w:val="0"/>
          <w:marBottom w:val="0"/>
          <w:divBdr>
            <w:top w:val="none" w:sz="0" w:space="0" w:color="auto"/>
            <w:left w:val="none" w:sz="0" w:space="0" w:color="auto"/>
            <w:bottom w:val="none" w:sz="0" w:space="0" w:color="auto"/>
            <w:right w:val="none" w:sz="0" w:space="0" w:color="auto"/>
          </w:divBdr>
        </w:div>
        <w:div w:id="1616015772">
          <w:marLeft w:val="640"/>
          <w:marRight w:val="0"/>
          <w:marTop w:val="0"/>
          <w:marBottom w:val="0"/>
          <w:divBdr>
            <w:top w:val="none" w:sz="0" w:space="0" w:color="auto"/>
            <w:left w:val="none" w:sz="0" w:space="0" w:color="auto"/>
            <w:bottom w:val="none" w:sz="0" w:space="0" w:color="auto"/>
            <w:right w:val="none" w:sz="0" w:space="0" w:color="auto"/>
          </w:divBdr>
        </w:div>
        <w:div w:id="276452965">
          <w:marLeft w:val="640"/>
          <w:marRight w:val="0"/>
          <w:marTop w:val="0"/>
          <w:marBottom w:val="0"/>
          <w:divBdr>
            <w:top w:val="none" w:sz="0" w:space="0" w:color="auto"/>
            <w:left w:val="none" w:sz="0" w:space="0" w:color="auto"/>
            <w:bottom w:val="none" w:sz="0" w:space="0" w:color="auto"/>
            <w:right w:val="none" w:sz="0" w:space="0" w:color="auto"/>
          </w:divBdr>
        </w:div>
        <w:div w:id="1238399116">
          <w:marLeft w:val="640"/>
          <w:marRight w:val="0"/>
          <w:marTop w:val="0"/>
          <w:marBottom w:val="0"/>
          <w:divBdr>
            <w:top w:val="none" w:sz="0" w:space="0" w:color="auto"/>
            <w:left w:val="none" w:sz="0" w:space="0" w:color="auto"/>
            <w:bottom w:val="none" w:sz="0" w:space="0" w:color="auto"/>
            <w:right w:val="none" w:sz="0" w:space="0" w:color="auto"/>
          </w:divBdr>
        </w:div>
        <w:div w:id="1069694773">
          <w:marLeft w:val="640"/>
          <w:marRight w:val="0"/>
          <w:marTop w:val="0"/>
          <w:marBottom w:val="0"/>
          <w:divBdr>
            <w:top w:val="none" w:sz="0" w:space="0" w:color="auto"/>
            <w:left w:val="none" w:sz="0" w:space="0" w:color="auto"/>
            <w:bottom w:val="none" w:sz="0" w:space="0" w:color="auto"/>
            <w:right w:val="none" w:sz="0" w:space="0" w:color="auto"/>
          </w:divBdr>
        </w:div>
        <w:div w:id="1257834995">
          <w:marLeft w:val="640"/>
          <w:marRight w:val="0"/>
          <w:marTop w:val="0"/>
          <w:marBottom w:val="0"/>
          <w:divBdr>
            <w:top w:val="none" w:sz="0" w:space="0" w:color="auto"/>
            <w:left w:val="none" w:sz="0" w:space="0" w:color="auto"/>
            <w:bottom w:val="none" w:sz="0" w:space="0" w:color="auto"/>
            <w:right w:val="none" w:sz="0" w:space="0" w:color="auto"/>
          </w:divBdr>
        </w:div>
        <w:div w:id="1248222951">
          <w:marLeft w:val="640"/>
          <w:marRight w:val="0"/>
          <w:marTop w:val="0"/>
          <w:marBottom w:val="0"/>
          <w:divBdr>
            <w:top w:val="none" w:sz="0" w:space="0" w:color="auto"/>
            <w:left w:val="none" w:sz="0" w:space="0" w:color="auto"/>
            <w:bottom w:val="none" w:sz="0" w:space="0" w:color="auto"/>
            <w:right w:val="none" w:sz="0" w:space="0" w:color="auto"/>
          </w:divBdr>
        </w:div>
        <w:div w:id="260260521">
          <w:marLeft w:val="640"/>
          <w:marRight w:val="0"/>
          <w:marTop w:val="0"/>
          <w:marBottom w:val="0"/>
          <w:divBdr>
            <w:top w:val="none" w:sz="0" w:space="0" w:color="auto"/>
            <w:left w:val="none" w:sz="0" w:space="0" w:color="auto"/>
            <w:bottom w:val="none" w:sz="0" w:space="0" w:color="auto"/>
            <w:right w:val="none" w:sz="0" w:space="0" w:color="auto"/>
          </w:divBdr>
        </w:div>
        <w:div w:id="851184231">
          <w:marLeft w:val="640"/>
          <w:marRight w:val="0"/>
          <w:marTop w:val="0"/>
          <w:marBottom w:val="0"/>
          <w:divBdr>
            <w:top w:val="none" w:sz="0" w:space="0" w:color="auto"/>
            <w:left w:val="none" w:sz="0" w:space="0" w:color="auto"/>
            <w:bottom w:val="none" w:sz="0" w:space="0" w:color="auto"/>
            <w:right w:val="none" w:sz="0" w:space="0" w:color="auto"/>
          </w:divBdr>
        </w:div>
        <w:div w:id="1456679497">
          <w:marLeft w:val="640"/>
          <w:marRight w:val="0"/>
          <w:marTop w:val="0"/>
          <w:marBottom w:val="0"/>
          <w:divBdr>
            <w:top w:val="none" w:sz="0" w:space="0" w:color="auto"/>
            <w:left w:val="none" w:sz="0" w:space="0" w:color="auto"/>
            <w:bottom w:val="none" w:sz="0" w:space="0" w:color="auto"/>
            <w:right w:val="none" w:sz="0" w:space="0" w:color="auto"/>
          </w:divBdr>
        </w:div>
        <w:div w:id="1635016642">
          <w:marLeft w:val="640"/>
          <w:marRight w:val="0"/>
          <w:marTop w:val="0"/>
          <w:marBottom w:val="0"/>
          <w:divBdr>
            <w:top w:val="none" w:sz="0" w:space="0" w:color="auto"/>
            <w:left w:val="none" w:sz="0" w:space="0" w:color="auto"/>
            <w:bottom w:val="none" w:sz="0" w:space="0" w:color="auto"/>
            <w:right w:val="none" w:sz="0" w:space="0" w:color="auto"/>
          </w:divBdr>
        </w:div>
        <w:div w:id="1894384775">
          <w:marLeft w:val="640"/>
          <w:marRight w:val="0"/>
          <w:marTop w:val="0"/>
          <w:marBottom w:val="0"/>
          <w:divBdr>
            <w:top w:val="none" w:sz="0" w:space="0" w:color="auto"/>
            <w:left w:val="none" w:sz="0" w:space="0" w:color="auto"/>
            <w:bottom w:val="none" w:sz="0" w:space="0" w:color="auto"/>
            <w:right w:val="none" w:sz="0" w:space="0" w:color="auto"/>
          </w:divBdr>
        </w:div>
        <w:div w:id="575553053">
          <w:marLeft w:val="640"/>
          <w:marRight w:val="0"/>
          <w:marTop w:val="0"/>
          <w:marBottom w:val="0"/>
          <w:divBdr>
            <w:top w:val="none" w:sz="0" w:space="0" w:color="auto"/>
            <w:left w:val="none" w:sz="0" w:space="0" w:color="auto"/>
            <w:bottom w:val="none" w:sz="0" w:space="0" w:color="auto"/>
            <w:right w:val="none" w:sz="0" w:space="0" w:color="auto"/>
          </w:divBdr>
        </w:div>
        <w:div w:id="1327631632">
          <w:marLeft w:val="640"/>
          <w:marRight w:val="0"/>
          <w:marTop w:val="0"/>
          <w:marBottom w:val="0"/>
          <w:divBdr>
            <w:top w:val="none" w:sz="0" w:space="0" w:color="auto"/>
            <w:left w:val="none" w:sz="0" w:space="0" w:color="auto"/>
            <w:bottom w:val="none" w:sz="0" w:space="0" w:color="auto"/>
            <w:right w:val="none" w:sz="0" w:space="0" w:color="auto"/>
          </w:divBdr>
        </w:div>
        <w:div w:id="655571867">
          <w:marLeft w:val="640"/>
          <w:marRight w:val="0"/>
          <w:marTop w:val="0"/>
          <w:marBottom w:val="0"/>
          <w:divBdr>
            <w:top w:val="none" w:sz="0" w:space="0" w:color="auto"/>
            <w:left w:val="none" w:sz="0" w:space="0" w:color="auto"/>
            <w:bottom w:val="none" w:sz="0" w:space="0" w:color="auto"/>
            <w:right w:val="none" w:sz="0" w:space="0" w:color="auto"/>
          </w:divBdr>
        </w:div>
        <w:div w:id="1080178012">
          <w:marLeft w:val="640"/>
          <w:marRight w:val="0"/>
          <w:marTop w:val="0"/>
          <w:marBottom w:val="0"/>
          <w:divBdr>
            <w:top w:val="none" w:sz="0" w:space="0" w:color="auto"/>
            <w:left w:val="none" w:sz="0" w:space="0" w:color="auto"/>
            <w:bottom w:val="none" w:sz="0" w:space="0" w:color="auto"/>
            <w:right w:val="none" w:sz="0" w:space="0" w:color="auto"/>
          </w:divBdr>
        </w:div>
        <w:div w:id="911043806">
          <w:marLeft w:val="640"/>
          <w:marRight w:val="0"/>
          <w:marTop w:val="0"/>
          <w:marBottom w:val="0"/>
          <w:divBdr>
            <w:top w:val="none" w:sz="0" w:space="0" w:color="auto"/>
            <w:left w:val="none" w:sz="0" w:space="0" w:color="auto"/>
            <w:bottom w:val="none" w:sz="0" w:space="0" w:color="auto"/>
            <w:right w:val="none" w:sz="0" w:space="0" w:color="auto"/>
          </w:divBdr>
        </w:div>
        <w:div w:id="1969162185">
          <w:marLeft w:val="640"/>
          <w:marRight w:val="0"/>
          <w:marTop w:val="0"/>
          <w:marBottom w:val="0"/>
          <w:divBdr>
            <w:top w:val="none" w:sz="0" w:space="0" w:color="auto"/>
            <w:left w:val="none" w:sz="0" w:space="0" w:color="auto"/>
            <w:bottom w:val="none" w:sz="0" w:space="0" w:color="auto"/>
            <w:right w:val="none" w:sz="0" w:space="0" w:color="auto"/>
          </w:divBdr>
        </w:div>
        <w:div w:id="107553579">
          <w:marLeft w:val="640"/>
          <w:marRight w:val="0"/>
          <w:marTop w:val="0"/>
          <w:marBottom w:val="0"/>
          <w:divBdr>
            <w:top w:val="none" w:sz="0" w:space="0" w:color="auto"/>
            <w:left w:val="none" w:sz="0" w:space="0" w:color="auto"/>
            <w:bottom w:val="none" w:sz="0" w:space="0" w:color="auto"/>
            <w:right w:val="none" w:sz="0" w:space="0" w:color="auto"/>
          </w:divBdr>
        </w:div>
        <w:div w:id="871384171">
          <w:marLeft w:val="640"/>
          <w:marRight w:val="0"/>
          <w:marTop w:val="0"/>
          <w:marBottom w:val="0"/>
          <w:divBdr>
            <w:top w:val="none" w:sz="0" w:space="0" w:color="auto"/>
            <w:left w:val="none" w:sz="0" w:space="0" w:color="auto"/>
            <w:bottom w:val="none" w:sz="0" w:space="0" w:color="auto"/>
            <w:right w:val="none" w:sz="0" w:space="0" w:color="auto"/>
          </w:divBdr>
        </w:div>
      </w:divsChild>
    </w:div>
    <w:div w:id="328368110">
      <w:bodyDiv w:val="1"/>
      <w:marLeft w:val="0"/>
      <w:marRight w:val="0"/>
      <w:marTop w:val="0"/>
      <w:marBottom w:val="0"/>
      <w:divBdr>
        <w:top w:val="none" w:sz="0" w:space="0" w:color="auto"/>
        <w:left w:val="none" w:sz="0" w:space="0" w:color="auto"/>
        <w:bottom w:val="none" w:sz="0" w:space="0" w:color="auto"/>
        <w:right w:val="none" w:sz="0" w:space="0" w:color="auto"/>
      </w:divBdr>
      <w:divsChild>
        <w:div w:id="1192257792">
          <w:marLeft w:val="640"/>
          <w:marRight w:val="0"/>
          <w:marTop w:val="0"/>
          <w:marBottom w:val="0"/>
          <w:divBdr>
            <w:top w:val="none" w:sz="0" w:space="0" w:color="auto"/>
            <w:left w:val="none" w:sz="0" w:space="0" w:color="auto"/>
            <w:bottom w:val="none" w:sz="0" w:space="0" w:color="auto"/>
            <w:right w:val="none" w:sz="0" w:space="0" w:color="auto"/>
          </w:divBdr>
        </w:div>
        <w:div w:id="1668702461">
          <w:marLeft w:val="640"/>
          <w:marRight w:val="0"/>
          <w:marTop w:val="0"/>
          <w:marBottom w:val="0"/>
          <w:divBdr>
            <w:top w:val="none" w:sz="0" w:space="0" w:color="auto"/>
            <w:left w:val="none" w:sz="0" w:space="0" w:color="auto"/>
            <w:bottom w:val="none" w:sz="0" w:space="0" w:color="auto"/>
            <w:right w:val="none" w:sz="0" w:space="0" w:color="auto"/>
          </w:divBdr>
        </w:div>
        <w:div w:id="445466741">
          <w:marLeft w:val="640"/>
          <w:marRight w:val="0"/>
          <w:marTop w:val="0"/>
          <w:marBottom w:val="0"/>
          <w:divBdr>
            <w:top w:val="none" w:sz="0" w:space="0" w:color="auto"/>
            <w:left w:val="none" w:sz="0" w:space="0" w:color="auto"/>
            <w:bottom w:val="none" w:sz="0" w:space="0" w:color="auto"/>
            <w:right w:val="none" w:sz="0" w:space="0" w:color="auto"/>
          </w:divBdr>
        </w:div>
        <w:div w:id="403140391">
          <w:marLeft w:val="640"/>
          <w:marRight w:val="0"/>
          <w:marTop w:val="0"/>
          <w:marBottom w:val="0"/>
          <w:divBdr>
            <w:top w:val="none" w:sz="0" w:space="0" w:color="auto"/>
            <w:left w:val="none" w:sz="0" w:space="0" w:color="auto"/>
            <w:bottom w:val="none" w:sz="0" w:space="0" w:color="auto"/>
            <w:right w:val="none" w:sz="0" w:space="0" w:color="auto"/>
          </w:divBdr>
        </w:div>
        <w:div w:id="1535852029">
          <w:marLeft w:val="640"/>
          <w:marRight w:val="0"/>
          <w:marTop w:val="0"/>
          <w:marBottom w:val="0"/>
          <w:divBdr>
            <w:top w:val="none" w:sz="0" w:space="0" w:color="auto"/>
            <w:left w:val="none" w:sz="0" w:space="0" w:color="auto"/>
            <w:bottom w:val="none" w:sz="0" w:space="0" w:color="auto"/>
            <w:right w:val="none" w:sz="0" w:space="0" w:color="auto"/>
          </w:divBdr>
        </w:div>
        <w:div w:id="2052029416">
          <w:marLeft w:val="640"/>
          <w:marRight w:val="0"/>
          <w:marTop w:val="0"/>
          <w:marBottom w:val="0"/>
          <w:divBdr>
            <w:top w:val="none" w:sz="0" w:space="0" w:color="auto"/>
            <w:left w:val="none" w:sz="0" w:space="0" w:color="auto"/>
            <w:bottom w:val="none" w:sz="0" w:space="0" w:color="auto"/>
            <w:right w:val="none" w:sz="0" w:space="0" w:color="auto"/>
          </w:divBdr>
        </w:div>
        <w:div w:id="1939945955">
          <w:marLeft w:val="640"/>
          <w:marRight w:val="0"/>
          <w:marTop w:val="0"/>
          <w:marBottom w:val="0"/>
          <w:divBdr>
            <w:top w:val="none" w:sz="0" w:space="0" w:color="auto"/>
            <w:left w:val="none" w:sz="0" w:space="0" w:color="auto"/>
            <w:bottom w:val="none" w:sz="0" w:space="0" w:color="auto"/>
            <w:right w:val="none" w:sz="0" w:space="0" w:color="auto"/>
          </w:divBdr>
        </w:div>
        <w:div w:id="1443646483">
          <w:marLeft w:val="640"/>
          <w:marRight w:val="0"/>
          <w:marTop w:val="0"/>
          <w:marBottom w:val="0"/>
          <w:divBdr>
            <w:top w:val="none" w:sz="0" w:space="0" w:color="auto"/>
            <w:left w:val="none" w:sz="0" w:space="0" w:color="auto"/>
            <w:bottom w:val="none" w:sz="0" w:space="0" w:color="auto"/>
            <w:right w:val="none" w:sz="0" w:space="0" w:color="auto"/>
          </w:divBdr>
        </w:div>
        <w:div w:id="1011370318">
          <w:marLeft w:val="640"/>
          <w:marRight w:val="0"/>
          <w:marTop w:val="0"/>
          <w:marBottom w:val="0"/>
          <w:divBdr>
            <w:top w:val="none" w:sz="0" w:space="0" w:color="auto"/>
            <w:left w:val="none" w:sz="0" w:space="0" w:color="auto"/>
            <w:bottom w:val="none" w:sz="0" w:space="0" w:color="auto"/>
            <w:right w:val="none" w:sz="0" w:space="0" w:color="auto"/>
          </w:divBdr>
        </w:div>
        <w:div w:id="839469458">
          <w:marLeft w:val="640"/>
          <w:marRight w:val="0"/>
          <w:marTop w:val="0"/>
          <w:marBottom w:val="0"/>
          <w:divBdr>
            <w:top w:val="none" w:sz="0" w:space="0" w:color="auto"/>
            <w:left w:val="none" w:sz="0" w:space="0" w:color="auto"/>
            <w:bottom w:val="none" w:sz="0" w:space="0" w:color="auto"/>
            <w:right w:val="none" w:sz="0" w:space="0" w:color="auto"/>
          </w:divBdr>
        </w:div>
        <w:div w:id="1757047441">
          <w:marLeft w:val="640"/>
          <w:marRight w:val="0"/>
          <w:marTop w:val="0"/>
          <w:marBottom w:val="0"/>
          <w:divBdr>
            <w:top w:val="none" w:sz="0" w:space="0" w:color="auto"/>
            <w:left w:val="none" w:sz="0" w:space="0" w:color="auto"/>
            <w:bottom w:val="none" w:sz="0" w:space="0" w:color="auto"/>
            <w:right w:val="none" w:sz="0" w:space="0" w:color="auto"/>
          </w:divBdr>
        </w:div>
        <w:div w:id="883444444">
          <w:marLeft w:val="640"/>
          <w:marRight w:val="0"/>
          <w:marTop w:val="0"/>
          <w:marBottom w:val="0"/>
          <w:divBdr>
            <w:top w:val="none" w:sz="0" w:space="0" w:color="auto"/>
            <w:left w:val="none" w:sz="0" w:space="0" w:color="auto"/>
            <w:bottom w:val="none" w:sz="0" w:space="0" w:color="auto"/>
            <w:right w:val="none" w:sz="0" w:space="0" w:color="auto"/>
          </w:divBdr>
        </w:div>
        <w:div w:id="1012339052">
          <w:marLeft w:val="640"/>
          <w:marRight w:val="0"/>
          <w:marTop w:val="0"/>
          <w:marBottom w:val="0"/>
          <w:divBdr>
            <w:top w:val="none" w:sz="0" w:space="0" w:color="auto"/>
            <w:left w:val="none" w:sz="0" w:space="0" w:color="auto"/>
            <w:bottom w:val="none" w:sz="0" w:space="0" w:color="auto"/>
            <w:right w:val="none" w:sz="0" w:space="0" w:color="auto"/>
          </w:divBdr>
        </w:div>
        <w:div w:id="276909489">
          <w:marLeft w:val="640"/>
          <w:marRight w:val="0"/>
          <w:marTop w:val="0"/>
          <w:marBottom w:val="0"/>
          <w:divBdr>
            <w:top w:val="none" w:sz="0" w:space="0" w:color="auto"/>
            <w:left w:val="none" w:sz="0" w:space="0" w:color="auto"/>
            <w:bottom w:val="none" w:sz="0" w:space="0" w:color="auto"/>
            <w:right w:val="none" w:sz="0" w:space="0" w:color="auto"/>
          </w:divBdr>
        </w:div>
        <w:div w:id="583337406">
          <w:marLeft w:val="640"/>
          <w:marRight w:val="0"/>
          <w:marTop w:val="0"/>
          <w:marBottom w:val="0"/>
          <w:divBdr>
            <w:top w:val="none" w:sz="0" w:space="0" w:color="auto"/>
            <w:left w:val="none" w:sz="0" w:space="0" w:color="auto"/>
            <w:bottom w:val="none" w:sz="0" w:space="0" w:color="auto"/>
            <w:right w:val="none" w:sz="0" w:space="0" w:color="auto"/>
          </w:divBdr>
        </w:div>
        <w:div w:id="200896086">
          <w:marLeft w:val="640"/>
          <w:marRight w:val="0"/>
          <w:marTop w:val="0"/>
          <w:marBottom w:val="0"/>
          <w:divBdr>
            <w:top w:val="none" w:sz="0" w:space="0" w:color="auto"/>
            <w:left w:val="none" w:sz="0" w:space="0" w:color="auto"/>
            <w:bottom w:val="none" w:sz="0" w:space="0" w:color="auto"/>
            <w:right w:val="none" w:sz="0" w:space="0" w:color="auto"/>
          </w:divBdr>
        </w:div>
        <w:div w:id="1974748942">
          <w:marLeft w:val="640"/>
          <w:marRight w:val="0"/>
          <w:marTop w:val="0"/>
          <w:marBottom w:val="0"/>
          <w:divBdr>
            <w:top w:val="none" w:sz="0" w:space="0" w:color="auto"/>
            <w:left w:val="none" w:sz="0" w:space="0" w:color="auto"/>
            <w:bottom w:val="none" w:sz="0" w:space="0" w:color="auto"/>
            <w:right w:val="none" w:sz="0" w:space="0" w:color="auto"/>
          </w:divBdr>
        </w:div>
        <w:div w:id="763113135">
          <w:marLeft w:val="640"/>
          <w:marRight w:val="0"/>
          <w:marTop w:val="0"/>
          <w:marBottom w:val="0"/>
          <w:divBdr>
            <w:top w:val="none" w:sz="0" w:space="0" w:color="auto"/>
            <w:left w:val="none" w:sz="0" w:space="0" w:color="auto"/>
            <w:bottom w:val="none" w:sz="0" w:space="0" w:color="auto"/>
            <w:right w:val="none" w:sz="0" w:space="0" w:color="auto"/>
          </w:divBdr>
        </w:div>
        <w:div w:id="2081712938">
          <w:marLeft w:val="640"/>
          <w:marRight w:val="0"/>
          <w:marTop w:val="0"/>
          <w:marBottom w:val="0"/>
          <w:divBdr>
            <w:top w:val="none" w:sz="0" w:space="0" w:color="auto"/>
            <w:left w:val="none" w:sz="0" w:space="0" w:color="auto"/>
            <w:bottom w:val="none" w:sz="0" w:space="0" w:color="auto"/>
            <w:right w:val="none" w:sz="0" w:space="0" w:color="auto"/>
          </w:divBdr>
        </w:div>
        <w:div w:id="1954481429">
          <w:marLeft w:val="640"/>
          <w:marRight w:val="0"/>
          <w:marTop w:val="0"/>
          <w:marBottom w:val="0"/>
          <w:divBdr>
            <w:top w:val="none" w:sz="0" w:space="0" w:color="auto"/>
            <w:left w:val="none" w:sz="0" w:space="0" w:color="auto"/>
            <w:bottom w:val="none" w:sz="0" w:space="0" w:color="auto"/>
            <w:right w:val="none" w:sz="0" w:space="0" w:color="auto"/>
          </w:divBdr>
        </w:div>
        <w:div w:id="1783841231">
          <w:marLeft w:val="640"/>
          <w:marRight w:val="0"/>
          <w:marTop w:val="0"/>
          <w:marBottom w:val="0"/>
          <w:divBdr>
            <w:top w:val="none" w:sz="0" w:space="0" w:color="auto"/>
            <w:left w:val="none" w:sz="0" w:space="0" w:color="auto"/>
            <w:bottom w:val="none" w:sz="0" w:space="0" w:color="auto"/>
            <w:right w:val="none" w:sz="0" w:space="0" w:color="auto"/>
          </w:divBdr>
        </w:div>
        <w:div w:id="326593264">
          <w:marLeft w:val="640"/>
          <w:marRight w:val="0"/>
          <w:marTop w:val="0"/>
          <w:marBottom w:val="0"/>
          <w:divBdr>
            <w:top w:val="none" w:sz="0" w:space="0" w:color="auto"/>
            <w:left w:val="none" w:sz="0" w:space="0" w:color="auto"/>
            <w:bottom w:val="none" w:sz="0" w:space="0" w:color="auto"/>
            <w:right w:val="none" w:sz="0" w:space="0" w:color="auto"/>
          </w:divBdr>
        </w:div>
        <w:div w:id="1025011722">
          <w:marLeft w:val="640"/>
          <w:marRight w:val="0"/>
          <w:marTop w:val="0"/>
          <w:marBottom w:val="0"/>
          <w:divBdr>
            <w:top w:val="none" w:sz="0" w:space="0" w:color="auto"/>
            <w:left w:val="none" w:sz="0" w:space="0" w:color="auto"/>
            <w:bottom w:val="none" w:sz="0" w:space="0" w:color="auto"/>
            <w:right w:val="none" w:sz="0" w:space="0" w:color="auto"/>
          </w:divBdr>
        </w:div>
        <w:div w:id="624389016">
          <w:marLeft w:val="640"/>
          <w:marRight w:val="0"/>
          <w:marTop w:val="0"/>
          <w:marBottom w:val="0"/>
          <w:divBdr>
            <w:top w:val="none" w:sz="0" w:space="0" w:color="auto"/>
            <w:left w:val="none" w:sz="0" w:space="0" w:color="auto"/>
            <w:bottom w:val="none" w:sz="0" w:space="0" w:color="auto"/>
            <w:right w:val="none" w:sz="0" w:space="0" w:color="auto"/>
          </w:divBdr>
        </w:div>
        <w:div w:id="1075739715">
          <w:marLeft w:val="640"/>
          <w:marRight w:val="0"/>
          <w:marTop w:val="0"/>
          <w:marBottom w:val="0"/>
          <w:divBdr>
            <w:top w:val="none" w:sz="0" w:space="0" w:color="auto"/>
            <w:left w:val="none" w:sz="0" w:space="0" w:color="auto"/>
            <w:bottom w:val="none" w:sz="0" w:space="0" w:color="auto"/>
            <w:right w:val="none" w:sz="0" w:space="0" w:color="auto"/>
          </w:divBdr>
        </w:div>
        <w:div w:id="1860123282">
          <w:marLeft w:val="640"/>
          <w:marRight w:val="0"/>
          <w:marTop w:val="0"/>
          <w:marBottom w:val="0"/>
          <w:divBdr>
            <w:top w:val="none" w:sz="0" w:space="0" w:color="auto"/>
            <w:left w:val="none" w:sz="0" w:space="0" w:color="auto"/>
            <w:bottom w:val="none" w:sz="0" w:space="0" w:color="auto"/>
            <w:right w:val="none" w:sz="0" w:space="0" w:color="auto"/>
          </w:divBdr>
        </w:div>
        <w:div w:id="1779329284">
          <w:marLeft w:val="640"/>
          <w:marRight w:val="0"/>
          <w:marTop w:val="0"/>
          <w:marBottom w:val="0"/>
          <w:divBdr>
            <w:top w:val="none" w:sz="0" w:space="0" w:color="auto"/>
            <w:left w:val="none" w:sz="0" w:space="0" w:color="auto"/>
            <w:bottom w:val="none" w:sz="0" w:space="0" w:color="auto"/>
            <w:right w:val="none" w:sz="0" w:space="0" w:color="auto"/>
          </w:divBdr>
        </w:div>
        <w:div w:id="309410044">
          <w:marLeft w:val="640"/>
          <w:marRight w:val="0"/>
          <w:marTop w:val="0"/>
          <w:marBottom w:val="0"/>
          <w:divBdr>
            <w:top w:val="none" w:sz="0" w:space="0" w:color="auto"/>
            <w:left w:val="none" w:sz="0" w:space="0" w:color="auto"/>
            <w:bottom w:val="none" w:sz="0" w:space="0" w:color="auto"/>
            <w:right w:val="none" w:sz="0" w:space="0" w:color="auto"/>
          </w:divBdr>
        </w:div>
        <w:div w:id="1583644363">
          <w:marLeft w:val="640"/>
          <w:marRight w:val="0"/>
          <w:marTop w:val="0"/>
          <w:marBottom w:val="0"/>
          <w:divBdr>
            <w:top w:val="none" w:sz="0" w:space="0" w:color="auto"/>
            <w:left w:val="none" w:sz="0" w:space="0" w:color="auto"/>
            <w:bottom w:val="none" w:sz="0" w:space="0" w:color="auto"/>
            <w:right w:val="none" w:sz="0" w:space="0" w:color="auto"/>
          </w:divBdr>
        </w:div>
        <w:div w:id="1399674326">
          <w:marLeft w:val="640"/>
          <w:marRight w:val="0"/>
          <w:marTop w:val="0"/>
          <w:marBottom w:val="0"/>
          <w:divBdr>
            <w:top w:val="none" w:sz="0" w:space="0" w:color="auto"/>
            <w:left w:val="none" w:sz="0" w:space="0" w:color="auto"/>
            <w:bottom w:val="none" w:sz="0" w:space="0" w:color="auto"/>
            <w:right w:val="none" w:sz="0" w:space="0" w:color="auto"/>
          </w:divBdr>
        </w:div>
        <w:div w:id="1811240963">
          <w:marLeft w:val="640"/>
          <w:marRight w:val="0"/>
          <w:marTop w:val="0"/>
          <w:marBottom w:val="0"/>
          <w:divBdr>
            <w:top w:val="none" w:sz="0" w:space="0" w:color="auto"/>
            <w:left w:val="none" w:sz="0" w:space="0" w:color="auto"/>
            <w:bottom w:val="none" w:sz="0" w:space="0" w:color="auto"/>
            <w:right w:val="none" w:sz="0" w:space="0" w:color="auto"/>
          </w:divBdr>
        </w:div>
        <w:div w:id="280840864">
          <w:marLeft w:val="640"/>
          <w:marRight w:val="0"/>
          <w:marTop w:val="0"/>
          <w:marBottom w:val="0"/>
          <w:divBdr>
            <w:top w:val="none" w:sz="0" w:space="0" w:color="auto"/>
            <w:left w:val="none" w:sz="0" w:space="0" w:color="auto"/>
            <w:bottom w:val="none" w:sz="0" w:space="0" w:color="auto"/>
            <w:right w:val="none" w:sz="0" w:space="0" w:color="auto"/>
          </w:divBdr>
        </w:div>
        <w:div w:id="449861647">
          <w:marLeft w:val="640"/>
          <w:marRight w:val="0"/>
          <w:marTop w:val="0"/>
          <w:marBottom w:val="0"/>
          <w:divBdr>
            <w:top w:val="none" w:sz="0" w:space="0" w:color="auto"/>
            <w:left w:val="none" w:sz="0" w:space="0" w:color="auto"/>
            <w:bottom w:val="none" w:sz="0" w:space="0" w:color="auto"/>
            <w:right w:val="none" w:sz="0" w:space="0" w:color="auto"/>
          </w:divBdr>
        </w:div>
        <w:div w:id="878203560">
          <w:marLeft w:val="640"/>
          <w:marRight w:val="0"/>
          <w:marTop w:val="0"/>
          <w:marBottom w:val="0"/>
          <w:divBdr>
            <w:top w:val="none" w:sz="0" w:space="0" w:color="auto"/>
            <w:left w:val="none" w:sz="0" w:space="0" w:color="auto"/>
            <w:bottom w:val="none" w:sz="0" w:space="0" w:color="auto"/>
            <w:right w:val="none" w:sz="0" w:space="0" w:color="auto"/>
          </w:divBdr>
        </w:div>
        <w:div w:id="758528100">
          <w:marLeft w:val="640"/>
          <w:marRight w:val="0"/>
          <w:marTop w:val="0"/>
          <w:marBottom w:val="0"/>
          <w:divBdr>
            <w:top w:val="none" w:sz="0" w:space="0" w:color="auto"/>
            <w:left w:val="none" w:sz="0" w:space="0" w:color="auto"/>
            <w:bottom w:val="none" w:sz="0" w:space="0" w:color="auto"/>
            <w:right w:val="none" w:sz="0" w:space="0" w:color="auto"/>
          </w:divBdr>
        </w:div>
        <w:div w:id="888499043">
          <w:marLeft w:val="640"/>
          <w:marRight w:val="0"/>
          <w:marTop w:val="0"/>
          <w:marBottom w:val="0"/>
          <w:divBdr>
            <w:top w:val="none" w:sz="0" w:space="0" w:color="auto"/>
            <w:left w:val="none" w:sz="0" w:space="0" w:color="auto"/>
            <w:bottom w:val="none" w:sz="0" w:space="0" w:color="auto"/>
            <w:right w:val="none" w:sz="0" w:space="0" w:color="auto"/>
          </w:divBdr>
        </w:div>
        <w:div w:id="156306436">
          <w:marLeft w:val="640"/>
          <w:marRight w:val="0"/>
          <w:marTop w:val="0"/>
          <w:marBottom w:val="0"/>
          <w:divBdr>
            <w:top w:val="none" w:sz="0" w:space="0" w:color="auto"/>
            <w:left w:val="none" w:sz="0" w:space="0" w:color="auto"/>
            <w:bottom w:val="none" w:sz="0" w:space="0" w:color="auto"/>
            <w:right w:val="none" w:sz="0" w:space="0" w:color="auto"/>
          </w:divBdr>
        </w:div>
        <w:div w:id="376972771">
          <w:marLeft w:val="640"/>
          <w:marRight w:val="0"/>
          <w:marTop w:val="0"/>
          <w:marBottom w:val="0"/>
          <w:divBdr>
            <w:top w:val="none" w:sz="0" w:space="0" w:color="auto"/>
            <w:left w:val="none" w:sz="0" w:space="0" w:color="auto"/>
            <w:bottom w:val="none" w:sz="0" w:space="0" w:color="auto"/>
            <w:right w:val="none" w:sz="0" w:space="0" w:color="auto"/>
          </w:divBdr>
        </w:div>
        <w:div w:id="806625215">
          <w:marLeft w:val="640"/>
          <w:marRight w:val="0"/>
          <w:marTop w:val="0"/>
          <w:marBottom w:val="0"/>
          <w:divBdr>
            <w:top w:val="none" w:sz="0" w:space="0" w:color="auto"/>
            <w:left w:val="none" w:sz="0" w:space="0" w:color="auto"/>
            <w:bottom w:val="none" w:sz="0" w:space="0" w:color="auto"/>
            <w:right w:val="none" w:sz="0" w:space="0" w:color="auto"/>
          </w:divBdr>
        </w:div>
        <w:div w:id="1606644720">
          <w:marLeft w:val="640"/>
          <w:marRight w:val="0"/>
          <w:marTop w:val="0"/>
          <w:marBottom w:val="0"/>
          <w:divBdr>
            <w:top w:val="none" w:sz="0" w:space="0" w:color="auto"/>
            <w:left w:val="none" w:sz="0" w:space="0" w:color="auto"/>
            <w:bottom w:val="none" w:sz="0" w:space="0" w:color="auto"/>
            <w:right w:val="none" w:sz="0" w:space="0" w:color="auto"/>
          </w:divBdr>
        </w:div>
        <w:div w:id="1161895420">
          <w:marLeft w:val="640"/>
          <w:marRight w:val="0"/>
          <w:marTop w:val="0"/>
          <w:marBottom w:val="0"/>
          <w:divBdr>
            <w:top w:val="none" w:sz="0" w:space="0" w:color="auto"/>
            <w:left w:val="none" w:sz="0" w:space="0" w:color="auto"/>
            <w:bottom w:val="none" w:sz="0" w:space="0" w:color="auto"/>
            <w:right w:val="none" w:sz="0" w:space="0" w:color="auto"/>
          </w:divBdr>
        </w:div>
        <w:div w:id="1199129274">
          <w:marLeft w:val="640"/>
          <w:marRight w:val="0"/>
          <w:marTop w:val="0"/>
          <w:marBottom w:val="0"/>
          <w:divBdr>
            <w:top w:val="none" w:sz="0" w:space="0" w:color="auto"/>
            <w:left w:val="none" w:sz="0" w:space="0" w:color="auto"/>
            <w:bottom w:val="none" w:sz="0" w:space="0" w:color="auto"/>
            <w:right w:val="none" w:sz="0" w:space="0" w:color="auto"/>
          </w:divBdr>
        </w:div>
        <w:div w:id="1159424910">
          <w:marLeft w:val="640"/>
          <w:marRight w:val="0"/>
          <w:marTop w:val="0"/>
          <w:marBottom w:val="0"/>
          <w:divBdr>
            <w:top w:val="none" w:sz="0" w:space="0" w:color="auto"/>
            <w:left w:val="none" w:sz="0" w:space="0" w:color="auto"/>
            <w:bottom w:val="none" w:sz="0" w:space="0" w:color="auto"/>
            <w:right w:val="none" w:sz="0" w:space="0" w:color="auto"/>
          </w:divBdr>
        </w:div>
        <w:div w:id="1868253024">
          <w:marLeft w:val="640"/>
          <w:marRight w:val="0"/>
          <w:marTop w:val="0"/>
          <w:marBottom w:val="0"/>
          <w:divBdr>
            <w:top w:val="none" w:sz="0" w:space="0" w:color="auto"/>
            <w:left w:val="none" w:sz="0" w:space="0" w:color="auto"/>
            <w:bottom w:val="none" w:sz="0" w:space="0" w:color="auto"/>
            <w:right w:val="none" w:sz="0" w:space="0" w:color="auto"/>
          </w:divBdr>
        </w:div>
        <w:div w:id="2120448213">
          <w:marLeft w:val="640"/>
          <w:marRight w:val="0"/>
          <w:marTop w:val="0"/>
          <w:marBottom w:val="0"/>
          <w:divBdr>
            <w:top w:val="none" w:sz="0" w:space="0" w:color="auto"/>
            <w:left w:val="none" w:sz="0" w:space="0" w:color="auto"/>
            <w:bottom w:val="none" w:sz="0" w:space="0" w:color="auto"/>
            <w:right w:val="none" w:sz="0" w:space="0" w:color="auto"/>
          </w:divBdr>
        </w:div>
        <w:div w:id="824858662">
          <w:marLeft w:val="640"/>
          <w:marRight w:val="0"/>
          <w:marTop w:val="0"/>
          <w:marBottom w:val="0"/>
          <w:divBdr>
            <w:top w:val="none" w:sz="0" w:space="0" w:color="auto"/>
            <w:left w:val="none" w:sz="0" w:space="0" w:color="auto"/>
            <w:bottom w:val="none" w:sz="0" w:space="0" w:color="auto"/>
            <w:right w:val="none" w:sz="0" w:space="0" w:color="auto"/>
          </w:divBdr>
        </w:div>
        <w:div w:id="2096707980">
          <w:marLeft w:val="640"/>
          <w:marRight w:val="0"/>
          <w:marTop w:val="0"/>
          <w:marBottom w:val="0"/>
          <w:divBdr>
            <w:top w:val="none" w:sz="0" w:space="0" w:color="auto"/>
            <w:left w:val="none" w:sz="0" w:space="0" w:color="auto"/>
            <w:bottom w:val="none" w:sz="0" w:space="0" w:color="auto"/>
            <w:right w:val="none" w:sz="0" w:space="0" w:color="auto"/>
          </w:divBdr>
        </w:div>
        <w:div w:id="812140596">
          <w:marLeft w:val="640"/>
          <w:marRight w:val="0"/>
          <w:marTop w:val="0"/>
          <w:marBottom w:val="0"/>
          <w:divBdr>
            <w:top w:val="none" w:sz="0" w:space="0" w:color="auto"/>
            <w:left w:val="none" w:sz="0" w:space="0" w:color="auto"/>
            <w:bottom w:val="none" w:sz="0" w:space="0" w:color="auto"/>
            <w:right w:val="none" w:sz="0" w:space="0" w:color="auto"/>
          </w:divBdr>
        </w:div>
        <w:div w:id="136146947">
          <w:marLeft w:val="640"/>
          <w:marRight w:val="0"/>
          <w:marTop w:val="0"/>
          <w:marBottom w:val="0"/>
          <w:divBdr>
            <w:top w:val="none" w:sz="0" w:space="0" w:color="auto"/>
            <w:left w:val="none" w:sz="0" w:space="0" w:color="auto"/>
            <w:bottom w:val="none" w:sz="0" w:space="0" w:color="auto"/>
            <w:right w:val="none" w:sz="0" w:space="0" w:color="auto"/>
          </w:divBdr>
        </w:div>
        <w:div w:id="1166434613">
          <w:marLeft w:val="640"/>
          <w:marRight w:val="0"/>
          <w:marTop w:val="0"/>
          <w:marBottom w:val="0"/>
          <w:divBdr>
            <w:top w:val="none" w:sz="0" w:space="0" w:color="auto"/>
            <w:left w:val="none" w:sz="0" w:space="0" w:color="auto"/>
            <w:bottom w:val="none" w:sz="0" w:space="0" w:color="auto"/>
            <w:right w:val="none" w:sz="0" w:space="0" w:color="auto"/>
          </w:divBdr>
        </w:div>
        <w:div w:id="2085224985">
          <w:marLeft w:val="640"/>
          <w:marRight w:val="0"/>
          <w:marTop w:val="0"/>
          <w:marBottom w:val="0"/>
          <w:divBdr>
            <w:top w:val="none" w:sz="0" w:space="0" w:color="auto"/>
            <w:left w:val="none" w:sz="0" w:space="0" w:color="auto"/>
            <w:bottom w:val="none" w:sz="0" w:space="0" w:color="auto"/>
            <w:right w:val="none" w:sz="0" w:space="0" w:color="auto"/>
          </w:divBdr>
        </w:div>
        <w:div w:id="1214342192">
          <w:marLeft w:val="640"/>
          <w:marRight w:val="0"/>
          <w:marTop w:val="0"/>
          <w:marBottom w:val="0"/>
          <w:divBdr>
            <w:top w:val="none" w:sz="0" w:space="0" w:color="auto"/>
            <w:left w:val="none" w:sz="0" w:space="0" w:color="auto"/>
            <w:bottom w:val="none" w:sz="0" w:space="0" w:color="auto"/>
            <w:right w:val="none" w:sz="0" w:space="0" w:color="auto"/>
          </w:divBdr>
        </w:div>
        <w:div w:id="889730592">
          <w:marLeft w:val="640"/>
          <w:marRight w:val="0"/>
          <w:marTop w:val="0"/>
          <w:marBottom w:val="0"/>
          <w:divBdr>
            <w:top w:val="none" w:sz="0" w:space="0" w:color="auto"/>
            <w:left w:val="none" w:sz="0" w:space="0" w:color="auto"/>
            <w:bottom w:val="none" w:sz="0" w:space="0" w:color="auto"/>
            <w:right w:val="none" w:sz="0" w:space="0" w:color="auto"/>
          </w:divBdr>
        </w:div>
        <w:div w:id="800345732">
          <w:marLeft w:val="640"/>
          <w:marRight w:val="0"/>
          <w:marTop w:val="0"/>
          <w:marBottom w:val="0"/>
          <w:divBdr>
            <w:top w:val="none" w:sz="0" w:space="0" w:color="auto"/>
            <w:left w:val="none" w:sz="0" w:space="0" w:color="auto"/>
            <w:bottom w:val="none" w:sz="0" w:space="0" w:color="auto"/>
            <w:right w:val="none" w:sz="0" w:space="0" w:color="auto"/>
          </w:divBdr>
        </w:div>
        <w:div w:id="81952106">
          <w:marLeft w:val="640"/>
          <w:marRight w:val="0"/>
          <w:marTop w:val="0"/>
          <w:marBottom w:val="0"/>
          <w:divBdr>
            <w:top w:val="none" w:sz="0" w:space="0" w:color="auto"/>
            <w:left w:val="none" w:sz="0" w:space="0" w:color="auto"/>
            <w:bottom w:val="none" w:sz="0" w:space="0" w:color="auto"/>
            <w:right w:val="none" w:sz="0" w:space="0" w:color="auto"/>
          </w:divBdr>
        </w:div>
        <w:div w:id="533081442">
          <w:marLeft w:val="640"/>
          <w:marRight w:val="0"/>
          <w:marTop w:val="0"/>
          <w:marBottom w:val="0"/>
          <w:divBdr>
            <w:top w:val="none" w:sz="0" w:space="0" w:color="auto"/>
            <w:left w:val="none" w:sz="0" w:space="0" w:color="auto"/>
            <w:bottom w:val="none" w:sz="0" w:space="0" w:color="auto"/>
            <w:right w:val="none" w:sz="0" w:space="0" w:color="auto"/>
          </w:divBdr>
        </w:div>
        <w:div w:id="2092507876">
          <w:marLeft w:val="640"/>
          <w:marRight w:val="0"/>
          <w:marTop w:val="0"/>
          <w:marBottom w:val="0"/>
          <w:divBdr>
            <w:top w:val="none" w:sz="0" w:space="0" w:color="auto"/>
            <w:left w:val="none" w:sz="0" w:space="0" w:color="auto"/>
            <w:bottom w:val="none" w:sz="0" w:space="0" w:color="auto"/>
            <w:right w:val="none" w:sz="0" w:space="0" w:color="auto"/>
          </w:divBdr>
        </w:div>
        <w:div w:id="1574777859">
          <w:marLeft w:val="640"/>
          <w:marRight w:val="0"/>
          <w:marTop w:val="0"/>
          <w:marBottom w:val="0"/>
          <w:divBdr>
            <w:top w:val="none" w:sz="0" w:space="0" w:color="auto"/>
            <w:left w:val="none" w:sz="0" w:space="0" w:color="auto"/>
            <w:bottom w:val="none" w:sz="0" w:space="0" w:color="auto"/>
            <w:right w:val="none" w:sz="0" w:space="0" w:color="auto"/>
          </w:divBdr>
        </w:div>
        <w:div w:id="93670454">
          <w:marLeft w:val="640"/>
          <w:marRight w:val="0"/>
          <w:marTop w:val="0"/>
          <w:marBottom w:val="0"/>
          <w:divBdr>
            <w:top w:val="none" w:sz="0" w:space="0" w:color="auto"/>
            <w:left w:val="none" w:sz="0" w:space="0" w:color="auto"/>
            <w:bottom w:val="none" w:sz="0" w:space="0" w:color="auto"/>
            <w:right w:val="none" w:sz="0" w:space="0" w:color="auto"/>
          </w:divBdr>
        </w:div>
        <w:div w:id="1803963259">
          <w:marLeft w:val="640"/>
          <w:marRight w:val="0"/>
          <w:marTop w:val="0"/>
          <w:marBottom w:val="0"/>
          <w:divBdr>
            <w:top w:val="none" w:sz="0" w:space="0" w:color="auto"/>
            <w:left w:val="none" w:sz="0" w:space="0" w:color="auto"/>
            <w:bottom w:val="none" w:sz="0" w:space="0" w:color="auto"/>
            <w:right w:val="none" w:sz="0" w:space="0" w:color="auto"/>
          </w:divBdr>
        </w:div>
        <w:div w:id="914053590">
          <w:marLeft w:val="640"/>
          <w:marRight w:val="0"/>
          <w:marTop w:val="0"/>
          <w:marBottom w:val="0"/>
          <w:divBdr>
            <w:top w:val="none" w:sz="0" w:space="0" w:color="auto"/>
            <w:left w:val="none" w:sz="0" w:space="0" w:color="auto"/>
            <w:bottom w:val="none" w:sz="0" w:space="0" w:color="auto"/>
            <w:right w:val="none" w:sz="0" w:space="0" w:color="auto"/>
          </w:divBdr>
        </w:div>
        <w:div w:id="1383750885">
          <w:marLeft w:val="640"/>
          <w:marRight w:val="0"/>
          <w:marTop w:val="0"/>
          <w:marBottom w:val="0"/>
          <w:divBdr>
            <w:top w:val="none" w:sz="0" w:space="0" w:color="auto"/>
            <w:left w:val="none" w:sz="0" w:space="0" w:color="auto"/>
            <w:bottom w:val="none" w:sz="0" w:space="0" w:color="auto"/>
            <w:right w:val="none" w:sz="0" w:space="0" w:color="auto"/>
          </w:divBdr>
        </w:div>
        <w:div w:id="713694812">
          <w:marLeft w:val="640"/>
          <w:marRight w:val="0"/>
          <w:marTop w:val="0"/>
          <w:marBottom w:val="0"/>
          <w:divBdr>
            <w:top w:val="none" w:sz="0" w:space="0" w:color="auto"/>
            <w:left w:val="none" w:sz="0" w:space="0" w:color="auto"/>
            <w:bottom w:val="none" w:sz="0" w:space="0" w:color="auto"/>
            <w:right w:val="none" w:sz="0" w:space="0" w:color="auto"/>
          </w:divBdr>
        </w:div>
        <w:div w:id="1998991862">
          <w:marLeft w:val="640"/>
          <w:marRight w:val="0"/>
          <w:marTop w:val="0"/>
          <w:marBottom w:val="0"/>
          <w:divBdr>
            <w:top w:val="none" w:sz="0" w:space="0" w:color="auto"/>
            <w:left w:val="none" w:sz="0" w:space="0" w:color="auto"/>
            <w:bottom w:val="none" w:sz="0" w:space="0" w:color="auto"/>
            <w:right w:val="none" w:sz="0" w:space="0" w:color="auto"/>
          </w:divBdr>
        </w:div>
        <w:div w:id="1612710952">
          <w:marLeft w:val="640"/>
          <w:marRight w:val="0"/>
          <w:marTop w:val="0"/>
          <w:marBottom w:val="0"/>
          <w:divBdr>
            <w:top w:val="none" w:sz="0" w:space="0" w:color="auto"/>
            <w:left w:val="none" w:sz="0" w:space="0" w:color="auto"/>
            <w:bottom w:val="none" w:sz="0" w:space="0" w:color="auto"/>
            <w:right w:val="none" w:sz="0" w:space="0" w:color="auto"/>
          </w:divBdr>
        </w:div>
        <w:div w:id="2082829468">
          <w:marLeft w:val="640"/>
          <w:marRight w:val="0"/>
          <w:marTop w:val="0"/>
          <w:marBottom w:val="0"/>
          <w:divBdr>
            <w:top w:val="none" w:sz="0" w:space="0" w:color="auto"/>
            <w:left w:val="none" w:sz="0" w:space="0" w:color="auto"/>
            <w:bottom w:val="none" w:sz="0" w:space="0" w:color="auto"/>
            <w:right w:val="none" w:sz="0" w:space="0" w:color="auto"/>
          </w:divBdr>
        </w:div>
        <w:div w:id="1702825942">
          <w:marLeft w:val="640"/>
          <w:marRight w:val="0"/>
          <w:marTop w:val="0"/>
          <w:marBottom w:val="0"/>
          <w:divBdr>
            <w:top w:val="none" w:sz="0" w:space="0" w:color="auto"/>
            <w:left w:val="none" w:sz="0" w:space="0" w:color="auto"/>
            <w:bottom w:val="none" w:sz="0" w:space="0" w:color="auto"/>
            <w:right w:val="none" w:sz="0" w:space="0" w:color="auto"/>
          </w:divBdr>
        </w:div>
        <w:div w:id="279991134">
          <w:marLeft w:val="640"/>
          <w:marRight w:val="0"/>
          <w:marTop w:val="0"/>
          <w:marBottom w:val="0"/>
          <w:divBdr>
            <w:top w:val="none" w:sz="0" w:space="0" w:color="auto"/>
            <w:left w:val="none" w:sz="0" w:space="0" w:color="auto"/>
            <w:bottom w:val="none" w:sz="0" w:space="0" w:color="auto"/>
            <w:right w:val="none" w:sz="0" w:space="0" w:color="auto"/>
          </w:divBdr>
        </w:div>
        <w:div w:id="1294214371">
          <w:marLeft w:val="640"/>
          <w:marRight w:val="0"/>
          <w:marTop w:val="0"/>
          <w:marBottom w:val="0"/>
          <w:divBdr>
            <w:top w:val="none" w:sz="0" w:space="0" w:color="auto"/>
            <w:left w:val="none" w:sz="0" w:space="0" w:color="auto"/>
            <w:bottom w:val="none" w:sz="0" w:space="0" w:color="auto"/>
            <w:right w:val="none" w:sz="0" w:space="0" w:color="auto"/>
          </w:divBdr>
        </w:div>
        <w:div w:id="1907032353">
          <w:marLeft w:val="640"/>
          <w:marRight w:val="0"/>
          <w:marTop w:val="0"/>
          <w:marBottom w:val="0"/>
          <w:divBdr>
            <w:top w:val="none" w:sz="0" w:space="0" w:color="auto"/>
            <w:left w:val="none" w:sz="0" w:space="0" w:color="auto"/>
            <w:bottom w:val="none" w:sz="0" w:space="0" w:color="auto"/>
            <w:right w:val="none" w:sz="0" w:space="0" w:color="auto"/>
          </w:divBdr>
        </w:div>
        <w:div w:id="829638583">
          <w:marLeft w:val="640"/>
          <w:marRight w:val="0"/>
          <w:marTop w:val="0"/>
          <w:marBottom w:val="0"/>
          <w:divBdr>
            <w:top w:val="none" w:sz="0" w:space="0" w:color="auto"/>
            <w:left w:val="none" w:sz="0" w:space="0" w:color="auto"/>
            <w:bottom w:val="none" w:sz="0" w:space="0" w:color="auto"/>
            <w:right w:val="none" w:sz="0" w:space="0" w:color="auto"/>
          </w:divBdr>
        </w:div>
        <w:div w:id="1154032378">
          <w:marLeft w:val="640"/>
          <w:marRight w:val="0"/>
          <w:marTop w:val="0"/>
          <w:marBottom w:val="0"/>
          <w:divBdr>
            <w:top w:val="none" w:sz="0" w:space="0" w:color="auto"/>
            <w:left w:val="none" w:sz="0" w:space="0" w:color="auto"/>
            <w:bottom w:val="none" w:sz="0" w:space="0" w:color="auto"/>
            <w:right w:val="none" w:sz="0" w:space="0" w:color="auto"/>
          </w:divBdr>
        </w:div>
        <w:div w:id="853692410">
          <w:marLeft w:val="640"/>
          <w:marRight w:val="0"/>
          <w:marTop w:val="0"/>
          <w:marBottom w:val="0"/>
          <w:divBdr>
            <w:top w:val="none" w:sz="0" w:space="0" w:color="auto"/>
            <w:left w:val="none" w:sz="0" w:space="0" w:color="auto"/>
            <w:bottom w:val="none" w:sz="0" w:space="0" w:color="auto"/>
            <w:right w:val="none" w:sz="0" w:space="0" w:color="auto"/>
          </w:divBdr>
        </w:div>
      </w:divsChild>
    </w:div>
    <w:div w:id="340935773">
      <w:bodyDiv w:val="1"/>
      <w:marLeft w:val="0"/>
      <w:marRight w:val="0"/>
      <w:marTop w:val="0"/>
      <w:marBottom w:val="0"/>
      <w:divBdr>
        <w:top w:val="none" w:sz="0" w:space="0" w:color="auto"/>
        <w:left w:val="none" w:sz="0" w:space="0" w:color="auto"/>
        <w:bottom w:val="none" w:sz="0" w:space="0" w:color="auto"/>
        <w:right w:val="none" w:sz="0" w:space="0" w:color="auto"/>
      </w:divBdr>
      <w:divsChild>
        <w:div w:id="121046540">
          <w:marLeft w:val="640"/>
          <w:marRight w:val="0"/>
          <w:marTop w:val="0"/>
          <w:marBottom w:val="0"/>
          <w:divBdr>
            <w:top w:val="none" w:sz="0" w:space="0" w:color="auto"/>
            <w:left w:val="none" w:sz="0" w:space="0" w:color="auto"/>
            <w:bottom w:val="none" w:sz="0" w:space="0" w:color="auto"/>
            <w:right w:val="none" w:sz="0" w:space="0" w:color="auto"/>
          </w:divBdr>
        </w:div>
        <w:div w:id="1677464403">
          <w:marLeft w:val="640"/>
          <w:marRight w:val="0"/>
          <w:marTop w:val="0"/>
          <w:marBottom w:val="0"/>
          <w:divBdr>
            <w:top w:val="none" w:sz="0" w:space="0" w:color="auto"/>
            <w:left w:val="none" w:sz="0" w:space="0" w:color="auto"/>
            <w:bottom w:val="none" w:sz="0" w:space="0" w:color="auto"/>
            <w:right w:val="none" w:sz="0" w:space="0" w:color="auto"/>
          </w:divBdr>
        </w:div>
        <w:div w:id="1804038866">
          <w:marLeft w:val="640"/>
          <w:marRight w:val="0"/>
          <w:marTop w:val="0"/>
          <w:marBottom w:val="0"/>
          <w:divBdr>
            <w:top w:val="none" w:sz="0" w:space="0" w:color="auto"/>
            <w:left w:val="none" w:sz="0" w:space="0" w:color="auto"/>
            <w:bottom w:val="none" w:sz="0" w:space="0" w:color="auto"/>
            <w:right w:val="none" w:sz="0" w:space="0" w:color="auto"/>
          </w:divBdr>
        </w:div>
        <w:div w:id="2047563883">
          <w:marLeft w:val="640"/>
          <w:marRight w:val="0"/>
          <w:marTop w:val="0"/>
          <w:marBottom w:val="0"/>
          <w:divBdr>
            <w:top w:val="none" w:sz="0" w:space="0" w:color="auto"/>
            <w:left w:val="none" w:sz="0" w:space="0" w:color="auto"/>
            <w:bottom w:val="none" w:sz="0" w:space="0" w:color="auto"/>
            <w:right w:val="none" w:sz="0" w:space="0" w:color="auto"/>
          </w:divBdr>
        </w:div>
        <w:div w:id="615983793">
          <w:marLeft w:val="640"/>
          <w:marRight w:val="0"/>
          <w:marTop w:val="0"/>
          <w:marBottom w:val="0"/>
          <w:divBdr>
            <w:top w:val="none" w:sz="0" w:space="0" w:color="auto"/>
            <w:left w:val="none" w:sz="0" w:space="0" w:color="auto"/>
            <w:bottom w:val="none" w:sz="0" w:space="0" w:color="auto"/>
            <w:right w:val="none" w:sz="0" w:space="0" w:color="auto"/>
          </w:divBdr>
        </w:div>
        <w:div w:id="442572754">
          <w:marLeft w:val="640"/>
          <w:marRight w:val="0"/>
          <w:marTop w:val="0"/>
          <w:marBottom w:val="0"/>
          <w:divBdr>
            <w:top w:val="none" w:sz="0" w:space="0" w:color="auto"/>
            <w:left w:val="none" w:sz="0" w:space="0" w:color="auto"/>
            <w:bottom w:val="none" w:sz="0" w:space="0" w:color="auto"/>
            <w:right w:val="none" w:sz="0" w:space="0" w:color="auto"/>
          </w:divBdr>
        </w:div>
        <w:div w:id="2038463475">
          <w:marLeft w:val="640"/>
          <w:marRight w:val="0"/>
          <w:marTop w:val="0"/>
          <w:marBottom w:val="0"/>
          <w:divBdr>
            <w:top w:val="none" w:sz="0" w:space="0" w:color="auto"/>
            <w:left w:val="none" w:sz="0" w:space="0" w:color="auto"/>
            <w:bottom w:val="none" w:sz="0" w:space="0" w:color="auto"/>
            <w:right w:val="none" w:sz="0" w:space="0" w:color="auto"/>
          </w:divBdr>
        </w:div>
        <w:div w:id="2074235218">
          <w:marLeft w:val="640"/>
          <w:marRight w:val="0"/>
          <w:marTop w:val="0"/>
          <w:marBottom w:val="0"/>
          <w:divBdr>
            <w:top w:val="none" w:sz="0" w:space="0" w:color="auto"/>
            <w:left w:val="none" w:sz="0" w:space="0" w:color="auto"/>
            <w:bottom w:val="none" w:sz="0" w:space="0" w:color="auto"/>
            <w:right w:val="none" w:sz="0" w:space="0" w:color="auto"/>
          </w:divBdr>
        </w:div>
        <w:div w:id="74743284">
          <w:marLeft w:val="640"/>
          <w:marRight w:val="0"/>
          <w:marTop w:val="0"/>
          <w:marBottom w:val="0"/>
          <w:divBdr>
            <w:top w:val="none" w:sz="0" w:space="0" w:color="auto"/>
            <w:left w:val="none" w:sz="0" w:space="0" w:color="auto"/>
            <w:bottom w:val="none" w:sz="0" w:space="0" w:color="auto"/>
            <w:right w:val="none" w:sz="0" w:space="0" w:color="auto"/>
          </w:divBdr>
        </w:div>
        <w:div w:id="6447032">
          <w:marLeft w:val="640"/>
          <w:marRight w:val="0"/>
          <w:marTop w:val="0"/>
          <w:marBottom w:val="0"/>
          <w:divBdr>
            <w:top w:val="none" w:sz="0" w:space="0" w:color="auto"/>
            <w:left w:val="none" w:sz="0" w:space="0" w:color="auto"/>
            <w:bottom w:val="none" w:sz="0" w:space="0" w:color="auto"/>
            <w:right w:val="none" w:sz="0" w:space="0" w:color="auto"/>
          </w:divBdr>
        </w:div>
        <w:div w:id="1134560819">
          <w:marLeft w:val="640"/>
          <w:marRight w:val="0"/>
          <w:marTop w:val="0"/>
          <w:marBottom w:val="0"/>
          <w:divBdr>
            <w:top w:val="none" w:sz="0" w:space="0" w:color="auto"/>
            <w:left w:val="none" w:sz="0" w:space="0" w:color="auto"/>
            <w:bottom w:val="none" w:sz="0" w:space="0" w:color="auto"/>
            <w:right w:val="none" w:sz="0" w:space="0" w:color="auto"/>
          </w:divBdr>
        </w:div>
        <w:div w:id="1585917652">
          <w:marLeft w:val="640"/>
          <w:marRight w:val="0"/>
          <w:marTop w:val="0"/>
          <w:marBottom w:val="0"/>
          <w:divBdr>
            <w:top w:val="none" w:sz="0" w:space="0" w:color="auto"/>
            <w:left w:val="none" w:sz="0" w:space="0" w:color="auto"/>
            <w:bottom w:val="none" w:sz="0" w:space="0" w:color="auto"/>
            <w:right w:val="none" w:sz="0" w:space="0" w:color="auto"/>
          </w:divBdr>
        </w:div>
        <w:div w:id="184757994">
          <w:marLeft w:val="640"/>
          <w:marRight w:val="0"/>
          <w:marTop w:val="0"/>
          <w:marBottom w:val="0"/>
          <w:divBdr>
            <w:top w:val="none" w:sz="0" w:space="0" w:color="auto"/>
            <w:left w:val="none" w:sz="0" w:space="0" w:color="auto"/>
            <w:bottom w:val="none" w:sz="0" w:space="0" w:color="auto"/>
            <w:right w:val="none" w:sz="0" w:space="0" w:color="auto"/>
          </w:divBdr>
        </w:div>
        <w:div w:id="1443304126">
          <w:marLeft w:val="640"/>
          <w:marRight w:val="0"/>
          <w:marTop w:val="0"/>
          <w:marBottom w:val="0"/>
          <w:divBdr>
            <w:top w:val="none" w:sz="0" w:space="0" w:color="auto"/>
            <w:left w:val="none" w:sz="0" w:space="0" w:color="auto"/>
            <w:bottom w:val="none" w:sz="0" w:space="0" w:color="auto"/>
            <w:right w:val="none" w:sz="0" w:space="0" w:color="auto"/>
          </w:divBdr>
        </w:div>
        <w:div w:id="1509172091">
          <w:marLeft w:val="640"/>
          <w:marRight w:val="0"/>
          <w:marTop w:val="0"/>
          <w:marBottom w:val="0"/>
          <w:divBdr>
            <w:top w:val="none" w:sz="0" w:space="0" w:color="auto"/>
            <w:left w:val="none" w:sz="0" w:space="0" w:color="auto"/>
            <w:bottom w:val="none" w:sz="0" w:space="0" w:color="auto"/>
            <w:right w:val="none" w:sz="0" w:space="0" w:color="auto"/>
          </w:divBdr>
        </w:div>
        <w:div w:id="1179853422">
          <w:marLeft w:val="640"/>
          <w:marRight w:val="0"/>
          <w:marTop w:val="0"/>
          <w:marBottom w:val="0"/>
          <w:divBdr>
            <w:top w:val="none" w:sz="0" w:space="0" w:color="auto"/>
            <w:left w:val="none" w:sz="0" w:space="0" w:color="auto"/>
            <w:bottom w:val="none" w:sz="0" w:space="0" w:color="auto"/>
            <w:right w:val="none" w:sz="0" w:space="0" w:color="auto"/>
          </w:divBdr>
        </w:div>
        <w:div w:id="1480196661">
          <w:marLeft w:val="640"/>
          <w:marRight w:val="0"/>
          <w:marTop w:val="0"/>
          <w:marBottom w:val="0"/>
          <w:divBdr>
            <w:top w:val="none" w:sz="0" w:space="0" w:color="auto"/>
            <w:left w:val="none" w:sz="0" w:space="0" w:color="auto"/>
            <w:bottom w:val="none" w:sz="0" w:space="0" w:color="auto"/>
            <w:right w:val="none" w:sz="0" w:space="0" w:color="auto"/>
          </w:divBdr>
        </w:div>
        <w:div w:id="117577414">
          <w:marLeft w:val="640"/>
          <w:marRight w:val="0"/>
          <w:marTop w:val="0"/>
          <w:marBottom w:val="0"/>
          <w:divBdr>
            <w:top w:val="none" w:sz="0" w:space="0" w:color="auto"/>
            <w:left w:val="none" w:sz="0" w:space="0" w:color="auto"/>
            <w:bottom w:val="none" w:sz="0" w:space="0" w:color="auto"/>
            <w:right w:val="none" w:sz="0" w:space="0" w:color="auto"/>
          </w:divBdr>
        </w:div>
        <w:div w:id="361974850">
          <w:marLeft w:val="640"/>
          <w:marRight w:val="0"/>
          <w:marTop w:val="0"/>
          <w:marBottom w:val="0"/>
          <w:divBdr>
            <w:top w:val="none" w:sz="0" w:space="0" w:color="auto"/>
            <w:left w:val="none" w:sz="0" w:space="0" w:color="auto"/>
            <w:bottom w:val="none" w:sz="0" w:space="0" w:color="auto"/>
            <w:right w:val="none" w:sz="0" w:space="0" w:color="auto"/>
          </w:divBdr>
        </w:div>
        <w:div w:id="1667437215">
          <w:marLeft w:val="640"/>
          <w:marRight w:val="0"/>
          <w:marTop w:val="0"/>
          <w:marBottom w:val="0"/>
          <w:divBdr>
            <w:top w:val="none" w:sz="0" w:space="0" w:color="auto"/>
            <w:left w:val="none" w:sz="0" w:space="0" w:color="auto"/>
            <w:bottom w:val="none" w:sz="0" w:space="0" w:color="auto"/>
            <w:right w:val="none" w:sz="0" w:space="0" w:color="auto"/>
          </w:divBdr>
        </w:div>
        <w:div w:id="1769156746">
          <w:marLeft w:val="640"/>
          <w:marRight w:val="0"/>
          <w:marTop w:val="0"/>
          <w:marBottom w:val="0"/>
          <w:divBdr>
            <w:top w:val="none" w:sz="0" w:space="0" w:color="auto"/>
            <w:left w:val="none" w:sz="0" w:space="0" w:color="auto"/>
            <w:bottom w:val="none" w:sz="0" w:space="0" w:color="auto"/>
            <w:right w:val="none" w:sz="0" w:space="0" w:color="auto"/>
          </w:divBdr>
        </w:div>
        <w:div w:id="1037857566">
          <w:marLeft w:val="640"/>
          <w:marRight w:val="0"/>
          <w:marTop w:val="0"/>
          <w:marBottom w:val="0"/>
          <w:divBdr>
            <w:top w:val="none" w:sz="0" w:space="0" w:color="auto"/>
            <w:left w:val="none" w:sz="0" w:space="0" w:color="auto"/>
            <w:bottom w:val="none" w:sz="0" w:space="0" w:color="auto"/>
            <w:right w:val="none" w:sz="0" w:space="0" w:color="auto"/>
          </w:divBdr>
        </w:div>
        <w:div w:id="1937053272">
          <w:marLeft w:val="640"/>
          <w:marRight w:val="0"/>
          <w:marTop w:val="0"/>
          <w:marBottom w:val="0"/>
          <w:divBdr>
            <w:top w:val="none" w:sz="0" w:space="0" w:color="auto"/>
            <w:left w:val="none" w:sz="0" w:space="0" w:color="auto"/>
            <w:bottom w:val="none" w:sz="0" w:space="0" w:color="auto"/>
            <w:right w:val="none" w:sz="0" w:space="0" w:color="auto"/>
          </w:divBdr>
        </w:div>
        <w:div w:id="1787043737">
          <w:marLeft w:val="640"/>
          <w:marRight w:val="0"/>
          <w:marTop w:val="0"/>
          <w:marBottom w:val="0"/>
          <w:divBdr>
            <w:top w:val="none" w:sz="0" w:space="0" w:color="auto"/>
            <w:left w:val="none" w:sz="0" w:space="0" w:color="auto"/>
            <w:bottom w:val="none" w:sz="0" w:space="0" w:color="auto"/>
            <w:right w:val="none" w:sz="0" w:space="0" w:color="auto"/>
          </w:divBdr>
        </w:div>
        <w:div w:id="1764380790">
          <w:marLeft w:val="640"/>
          <w:marRight w:val="0"/>
          <w:marTop w:val="0"/>
          <w:marBottom w:val="0"/>
          <w:divBdr>
            <w:top w:val="none" w:sz="0" w:space="0" w:color="auto"/>
            <w:left w:val="none" w:sz="0" w:space="0" w:color="auto"/>
            <w:bottom w:val="none" w:sz="0" w:space="0" w:color="auto"/>
            <w:right w:val="none" w:sz="0" w:space="0" w:color="auto"/>
          </w:divBdr>
        </w:div>
        <w:div w:id="665518509">
          <w:marLeft w:val="640"/>
          <w:marRight w:val="0"/>
          <w:marTop w:val="0"/>
          <w:marBottom w:val="0"/>
          <w:divBdr>
            <w:top w:val="none" w:sz="0" w:space="0" w:color="auto"/>
            <w:left w:val="none" w:sz="0" w:space="0" w:color="auto"/>
            <w:bottom w:val="none" w:sz="0" w:space="0" w:color="auto"/>
            <w:right w:val="none" w:sz="0" w:space="0" w:color="auto"/>
          </w:divBdr>
        </w:div>
        <w:div w:id="1604069261">
          <w:marLeft w:val="640"/>
          <w:marRight w:val="0"/>
          <w:marTop w:val="0"/>
          <w:marBottom w:val="0"/>
          <w:divBdr>
            <w:top w:val="none" w:sz="0" w:space="0" w:color="auto"/>
            <w:left w:val="none" w:sz="0" w:space="0" w:color="auto"/>
            <w:bottom w:val="none" w:sz="0" w:space="0" w:color="auto"/>
            <w:right w:val="none" w:sz="0" w:space="0" w:color="auto"/>
          </w:divBdr>
        </w:div>
        <w:div w:id="212540275">
          <w:marLeft w:val="640"/>
          <w:marRight w:val="0"/>
          <w:marTop w:val="0"/>
          <w:marBottom w:val="0"/>
          <w:divBdr>
            <w:top w:val="none" w:sz="0" w:space="0" w:color="auto"/>
            <w:left w:val="none" w:sz="0" w:space="0" w:color="auto"/>
            <w:bottom w:val="none" w:sz="0" w:space="0" w:color="auto"/>
            <w:right w:val="none" w:sz="0" w:space="0" w:color="auto"/>
          </w:divBdr>
        </w:div>
        <w:div w:id="532813789">
          <w:marLeft w:val="640"/>
          <w:marRight w:val="0"/>
          <w:marTop w:val="0"/>
          <w:marBottom w:val="0"/>
          <w:divBdr>
            <w:top w:val="none" w:sz="0" w:space="0" w:color="auto"/>
            <w:left w:val="none" w:sz="0" w:space="0" w:color="auto"/>
            <w:bottom w:val="none" w:sz="0" w:space="0" w:color="auto"/>
            <w:right w:val="none" w:sz="0" w:space="0" w:color="auto"/>
          </w:divBdr>
        </w:div>
        <w:div w:id="874196322">
          <w:marLeft w:val="640"/>
          <w:marRight w:val="0"/>
          <w:marTop w:val="0"/>
          <w:marBottom w:val="0"/>
          <w:divBdr>
            <w:top w:val="none" w:sz="0" w:space="0" w:color="auto"/>
            <w:left w:val="none" w:sz="0" w:space="0" w:color="auto"/>
            <w:bottom w:val="none" w:sz="0" w:space="0" w:color="auto"/>
            <w:right w:val="none" w:sz="0" w:space="0" w:color="auto"/>
          </w:divBdr>
        </w:div>
        <w:div w:id="1715040926">
          <w:marLeft w:val="640"/>
          <w:marRight w:val="0"/>
          <w:marTop w:val="0"/>
          <w:marBottom w:val="0"/>
          <w:divBdr>
            <w:top w:val="none" w:sz="0" w:space="0" w:color="auto"/>
            <w:left w:val="none" w:sz="0" w:space="0" w:color="auto"/>
            <w:bottom w:val="none" w:sz="0" w:space="0" w:color="auto"/>
            <w:right w:val="none" w:sz="0" w:space="0" w:color="auto"/>
          </w:divBdr>
        </w:div>
        <w:div w:id="1119908451">
          <w:marLeft w:val="640"/>
          <w:marRight w:val="0"/>
          <w:marTop w:val="0"/>
          <w:marBottom w:val="0"/>
          <w:divBdr>
            <w:top w:val="none" w:sz="0" w:space="0" w:color="auto"/>
            <w:left w:val="none" w:sz="0" w:space="0" w:color="auto"/>
            <w:bottom w:val="none" w:sz="0" w:space="0" w:color="auto"/>
            <w:right w:val="none" w:sz="0" w:space="0" w:color="auto"/>
          </w:divBdr>
        </w:div>
        <w:div w:id="556667598">
          <w:marLeft w:val="640"/>
          <w:marRight w:val="0"/>
          <w:marTop w:val="0"/>
          <w:marBottom w:val="0"/>
          <w:divBdr>
            <w:top w:val="none" w:sz="0" w:space="0" w:color="auto"/>
            <w:left w:val="none" w:sz="0" w:space="0" w:color="auto"/>
            <w:bottom w:val="none" w:sz="0" w:space="0" w:color="auto"/>
            <w:right w:val="none" w:sz="0" w:space="0" w:color="auto"/>
          </w:divBdr>
        </w:div>
        <w:div w:id="453059734">
          <w:marLeft w:val="640"/>
          <w:marRight w:val="0"/>
          <w:marTop w:val="0"/>
          <w:marBottom w:val="0"/>
          <w:divBdr>
            <w:top w:val="none" w:sz="0" w:space="0" w:color="auto"/>
            <w:left w:val="none" w:sz="0" w:space="0" w:color="auto"/>
            <w:bottom w:val="none" w:sz="0" w:space="0" w:color="auto"/>
            <w:right w:val="none" w:sz="0" w:space="0" w:color="auto"/>
          </w:divBdr>
        </w:div>
        <w:div w:id="196084450">
          <w:marLeft w:val="640"/>
          <w:marRight w:val="0"/>
          <w:marTop w:val="0"/>
          <w:marBottom w:val="0"/>
          <w:divBdr>
            <w:top w:val="none" w:sz="0" w:space="0" w:color="auto"/>
            <w:left w:val="none" w:sz="0" w:space="0" w:color="auto"/>
            <w:bottom w:val="none" w:sz="0" w:space="0" w:color="auto"/>
            <w:right w:val="none" w:sz="0" w:space="0" w:color="auto"/>
          </w:divBdr>
        </w:div>
        <w:div w:id="715085198">
          <w:marLeft w:val="640"/>
          <w:marRight w:val="0"/>
          <w:marTop w:val="0"/>
          <w:marBottom w:val="0"/>
          <w:divBdr>
            <w:top w:val="none" w:sz="0" w:space="0" w:color="auto"/>
            <w:left w:val="none" w:sz="0" w:space="0" w:color="auto"/>
            <w:bottom w:val="none" w:sz="0" w:space="0" w:color="auto"/>
            <w:right w:val="none" w:sz="0" w:space="0" w:color="auto"/>
          </w:divBdr>
        </w:div>
        <w:div w:id="795681126">
          <w:marLeft w:val="640"/>
          <w:marRight w:val="0"/>
          <w:marTop w:val="0"/>
          <w:marBottom w:val="0"/>
          <w:divBdr>
            <w:top w:val="none" w:sz="0" w:space="0" w:color="auto"/>
            <w:left w:val="none" w:sz="0" w:space="0" w:color="auto"/>
            <w:bottom w:val="none" w:sz="0" w:space="0" w:color="auto"/>
            <w:right w:val="none" w:sz="0" w:space="0" w:color="auto"/>
          </w:divBdr>
        </w:div>
        <w:div w:id="584341207">
          <w:marLeft w:val="640"/>
          <w:marRight w:val="0"/>
          <w:marTop w:val="0"/>
          <w:marBottom w:val="0"/>
          <w:divBdr>
            <w:top w:val="none" w:sz="0" w:space="0" w:color="auto"/>
            <w:left w:val="none" w:sz="0" w:space="0" w:color="auto"/>
            <w:bottom w:val="none" w:sz="0" w:space="0" w:color="auto"/>
            <w:right w:val="none" w:sz="0" w:space="0" w:color="auto"/>
          </w:divBdr>
        </w:div>
        <w:div w:id="1059594632">
          <w:marLeft w:val="640"/>
          <w:marRight w:val="0"/>
          <w:marTop w:val="0"/>
          <w:marBottom w:val="0"/>
          <w:divBdr>
            <w:top w:val="none" w:sz="0" w:space="0" w:color="auto"/>
            <w:left w:val="none" w:sz="0" w:space="0" w:color="auto"/>
            <w:bottom w:val="none" w:sz="0" w:space="0" w:color="auto"/>
            <w:right w:val="none" w:sz="0" w:space="0" w:color="auto"/>
          </w:divBdr>
        </w:div>
        <w:div w:id="130485862">
          <w:marLeft w:val="640"/>
          <w:marRight w:val="0"/>
          <w:marTop w:val="0"/>
          <w:marBottom w:val="0"/>
          <w:divBdr>
            <w:top w:val="none" w:sz="0" w:space="0" w:color="auto"/>
            <w:left w:val="none" w:sz="0" w:space="0" w:color="auto"/>
            <w:bottom w:val="none" w:sz="0" w:space="0" w:color="auto"/>
            <w:right w:val="none" w:sz="0" w:space="0" w:color="auto"/>
          </w:divBdr>
        </w:div>
        <w:div w:id="1991514920">
          <w:marLeft w:val="640"/>
          <w:marRight w:val="0"/>
          <w:marTop w:val="0"/>
          <w:marBottom w:val="0"/>
          <w:divBdr>
            <w:top w:val="none" w:sz="0" w:space="0" w:color="auto"/>
            <w:left w:val="none" w:sz="0" w:space="0" w:color="auto"/>
            <w:bottom w:val="none" w:sz="0" w:space="0" w:color="auto"/>
            <w:right w:val="none" w:sz="0" w:space="0" w:color="auto"/>
          </w:divBdr>
        </w:div>
        <w:div w:id="597100985">
          <w:marLeft w:val="640"/>
          <w:marRight w:val="0"/>
          <w:marTop w:val="0"/>
          <w:marBottom w:val="0"/>
          <w:divBdr>
            <w:top w:val="none" w:sz="0" w:space="0" w:color="auto"/>
            <w:left w:val="none" w:sz="0" w:space="0" w:color="auto"/>
            <w:bottom w:val="none" w:sz="0" w:space="0" w:color="auto"/>
            <w:right w:val="none" w:sz="0" w:space="0" w:color="auto"/>
          </w:divBdr>
        </w:div>
        <w:div w:id="1736128518">
          <w:marLeft w:val="640"/>
          <w:marRight w:val="0"/>
          <w:marTop w:val="0"/>
          <w:marBottom w:val="0"/>
          <w:divBdr>
            <w:top w:val="none" w:sz="0" w:space="0" w:color="auto"/>
            <w:left w:val="none" w:sz="0" w:space="0" w:color="auto"/>
            <w:bottom w:val="none" w:sz="0" w:space="0" w:color="auto"/>
            <w:right w:val="none" w:sz="0" w:space="0" w:color="auto"/>
          </w:divBdr>
        </w:div>
        <w:div w:id="2043556332">
          <w:marLeft w:val="640"/>
          <w:marRight w:val="0"/>
          <w:marTop w:val="0"/>
          <w:marBottom w:val="0"/>
          <w:divBdr>
            <w:top w:val="none" w:sz="0" w:space="0" w:color="auto"/>
            <w:left w:val="none" w:sz="0" w:space="0" w:color="auto"/>
            <w:bottom w:val="none" w:sz="0" w:space="0" w:color="auto"/>
            <w:right w:val="none" w:sz="0" w:space="0" w:color="auto"/>
          </w:divBdr>
        </w:div>
        <w:div w:id="1540817898">
          <w:marLeft w:val="640"/>
          <w:marRight w:val="0"/>
          <w:marTop w:val="0"/>
          <w:marBottom w:val="0"/>
          <w:divBdr>
            <w:top w:val="none" w:sz="0" w:space="0" w:color="auto"/>
            <w:left w:val="none" w:sz="0" w:space="0" w:color="auto"/>
            <w:bottom w:val="none" w:sz="0" w:space="0" w:color="auto"/>
            <w:right w:val="none" w:sz="0" w:space="0" w:color="auto"/>
          </w:divBdr>
        </w:div>
        <w:div w:id="2042975030">
          <w:marLeft w:val="640"/>
          <w:marRight w:val="0"/>
          <w:marTop w:val="0"/>
          <w:marBottom w:val="0"/>
          <w:divBdr>
            <w:top w:val="none" w:sz="0" w:space="0" w:color="auto"/>
            <w:left w:val="none" w:sz="0" w:space="0" w:color="auto"/>
            <w:bottom w:val="none" w:sz="0" w:space="0" w:color="auto"/>
            <w:right w:val="none" w:sz="0" w:space="0" w:color="auto"/>
          </w:divBdr>
        </w:div>
        <w:div w:id="8530266">
          <w:marLeft w:val="640"/>
          <w:marRight w:val="0"/>
          <w:marTop w:val="0"/>
          <w:marBottom w:val="0"/>
          <w:divBdr>
            <w:top w:val="none" w:sz="0" w:space="0" w:color="auto"/>
            <w:left w:val="none" w:sz="0" w:space="0" w:color="auto"/>
            <w:bottom w:val="none" w:sz="0" w:space="0" w:color="auto"/>
            <w:right w:val="none" w:sz="0" w:space="0" w:color="auto"/>
          </w:divBdr>
        </w:div>
        <w:div w:id="228810982">
          <w:marLeft w:val="640"/>
          <w:marRight w:val="0"/>
          <w:marTop w:val="0"/>
          <w:marBottom w:val="0"/>
          <w:divBdr>
            <w:top w:val="none" w:sz="0" w:space="0" w:color="auto"/>
            <w:left w:val="none" w:sz="0" w:space="0" w:color="auto"/>
            <w:bottom w:val="none" w:sz="0" w:space="0" w:color="auto"/>
            <w:right w:val="none" w:sz="0" w:space="0" w:color="auto"/>
          </w:divBdr>
        </w:div>
        <w:div w:id="837380632">
          <w:marLeft w:val="640"/>
          <w:marRight w:val="0"/>
          <w:marTop w:val="0"/>
          <w:marBottom w:val="0"/>
          <w:divBdr>
            <w:top w:val="none" w:sz="0" w:space="0" w:color="auto"/>
            <w:left w:val="none" w:sz="0" w:space="0" w:color="auto"/>
            <w:bottom w:val="none" w:sz="0" w:space="0" w:color="auto"/>
            <w:right w:val="none" w:sz="0" w:space="0" w:color="auto"/>
          </w:divBdr>
        </w:div>
        <w:div w:id="2011563235">
          <w:marLeft w:val="640"/>
          <w:marRight w:val="0"/>
          <w:marTop w:val="0"/>
          <w:marBottom w:val="0"/>
          <w:divBdr>
            <w:top w:val="none" w:sz="0" w:space="0" w:color="auto"/>
            <w:left w:val="none" w:sz="0" w:space="0" w:color="auto"/>
            <w:bottom w:val="none" w:sz="0" w:space="0" w:color="auto"/>
            <w:right w:val="none" w:sz="0" w:space="0" w:color="auto"/>
          </w:divBdr>
        </w:div>
        <w:div w:id="1261640672">
          <w:marLeft w:val="640"/>
          <w:marRight w:val="0"/>
          <w:marTop w:val="0"/>
          <w:marBottom w:val="0"/>
          <w:divBdr>
            <w:top w:val="none" w:sz="0" w:space="0" w:color="auto"/>
            <w:left w:val="none" w:sz="0" w:space="0" w:color="auto"/>
            <w:bottom w:val="none" w:sz="0" w:space="0" w:color="auto"/>
            <w:right w:val="none" w:sz="0" w:space="0" w:color="auto"/>
          </w:divBdr>
        </w:div>
        <w:div w:id="23092935">
          <w:marLeft w:val="640"/>
          <w:marRight w:val="0"/>
          <w:marTop w:val="0"/>
          <w:marBottom w:val="0"/>
          <w:divBdr>
            <w:top w:val="none" w:sz="0" w:space="0" w:color="auto"/>
            <w:left w:val="none" w:sz="0" w:space="0" w:color="auto"/>
            <w:bottom w:val="none" w:sz="0" w:space="0" w:color="auto"/>
            <w:right w:val="none" w:sz="0" w:space="0" w:color="auto"/>
          </w:divBdr>
        </w:div>
        <w:div w:id="609163920">
          <w:marLeft w:val="640"/>
          <w:marRight w:val="0"/>
          <w:marTop w:val="0"/>
          <w:marBottom w:val="0"/>
          <w:divBdr>
            <w:top w:val="none" w:sz="0" w:space="0" w:color="auto"/>
            <w:left w:val="none" w:sz="0" w:space="0" w:color="auto"/>
            <w:bottom w:val="none" w:sz="0" w:space="0" w:color="auto"/>
            <w:right w:val="none" w:sz="0" w:space="0" w:color="auto"/>
          </w:divBdr>
        </w:div>
        <w:div w:id="2129812176">
          <w:marLeft w:val="640"/>
          <w:marRight w:val="0"/>
          <w:marTop w:val="0"/>
          <w:marBottom w:val="0"/>
          <w:divBdr>
            <w:top w:val="none" w:sz="0" w:space="0" w:color="auto"/>
            <w:left w:val="none" w:sz="0" w:space="0" w:color="auto"/>
            <w:bottom w:val="none" w:sz="0" w:space="0" w:color="auto"/>
            <w:right w:val="none" w:sz="0" w:space="0" w:color="auto"/>
          </w:divBdr>
        </w:div>
        <w:div w:id="1302341024">
          <w:marLeft w:val="640"/>
          <w:marRight w:val="0"/>
          <w:marTop w:val="0"/>
          <w:marBottom w:val="0"/>
          <w:divBdr>
            <w:top w:val="none" w:sz="0" w:space="0" w:color="auto"/>
            <w:left w:val="none" w:sz="0" w:space="0" w:color="auto"/>
            <w:bottom w:val="none" w:sz="0" w:space="0" w:color="auto"/>
            <w:right w:val="none" w:sz="0" w:space="0" w:color="auto"/>
          </w:divBdr>
        </w:div>
        <w:div w:id="1157845341">
          <w:marLeft w:val="640"/>
          <w:marRight w:val="0"/>
          <w:marTop w:val="0"/>
          <w:marBottom w:val="0"/>
          <w:divBdr>
            <w:top w:val="none" w:sz="0" w:space="0" w:color="auto"/>
            <w:left w:val="none" w:sz="0" w:space="0" w:color="auto"/>
            <w:bottom w:val="none" w:sz="0" w:space="0" w:color="auto"/>
            <w:right w:val="none" w:sz="0" w:space="0" w:color="auto"/>
          </w:divBdr>
        </w:div>
        <w:div w:id="26686686">
          <w:marLeft w:val="640"/>
          <w:marRight w:val="0"/>
          <w:marTop w:val="0"/>
          <w:marBottom w:val="0"/>
          <w:divBdr>
            <w:top w:val="none" w:sz="0" w:space="0" w:color="auto"/>
            <w:left w:val="none" w:sz="0" w:space="0" w:color="auto"/>
            <w:bottom w:val="none" w:sz="0" w:space="0" w:color="auto"/>
            <w:right w:val="none" w:sz="0" w:space="0" w:color="auto"/>
          </w:divBdr>
        </w:div>
        <w:div w:id="1382368093">
          <w:marLeft w:val="640"/>
          <w:marRight w:val="0"/>
          <w:marTop w:val="0"/>
          <w:marBottom w:val="0"/>
          <w:divBdr>
            <w:top w:val="none" w:sz="0" w:space="0" w:color="auto"/>
            <w:left w:val="none" w:sz="0" w:space="0" w:color="auto"/>
            <w:bottom w:val="none" w:sz="0" w:space="0" w:color="auto"/>
            <w:right w:val="none" w:sz="0" w:space="0" w:color="auto"/>
          </w:divBdr>
        </w:div>
        <w:div w:id="2018188936">
          <w:marLeft w:val="640"/>
          <w:marRight w:val="0"/>
          <w:marTop w:val="0"/>
          <w:marBottom w:val="0"/>
          <w:divBdr>
            <w:top w:val="none" w:sz="0" w:space="0" w:color="auto"/>
            <w:left w:val="none" w:sz="0" w:space="0" w:color="auto"/>
            <w:bottom w:val="none" w:sz="0" w:space="0" w:color="auto"/>
            <w:right w:val="none" w:sz="0" w:space="0" w:color="auto"/>
          </w:divBdr>
        </w:div>
        <w:div w:id="394547007">
          <w:marLeft w:val="640"/>
          <w:marRight w:val="0"/>
          <w:marTop w:val="0"/>
          <w:marBottom w:val="0"/>
          <w:divBdr>
            <w:top w:val="none" w:sz="0" w:space="0" w:color="auto"/>
            <w:left w:val="none" w:sz="0" w:space="0" w:color="auto"/>
            <w:bottom w:val="none" w:sz="0" w:space="0" w:color="auto"/>
            <w:right w:val="none" w:sz="0" w:space="0" w:color="auto"/>
          </w:divBdr>
        </w:div>
      </w:divsChild>
    </w:div>
    <w:div w:id="344092330">
      <w:bodyDiv w:val="1"/>
      <w:marLeft w:val="0"/>
      <w:marRight w:val="0"/>
      <w:marTop w:val="0"/>
      <w:marBottom w:val="0"/>
      <w:divBdr>
        <w:top w:val="none" w:sz="0" w:space="0" w:color="auto"/>
        <w:left w:val="none" w:sz="0" w:space="0" w:color="auto"/>
        <w:bottom w:val="none" w:sz="0" w:space="0" w:color="auto"/>
        <w:right w:val="none" w:sz="0" w:space="0" w:color="auto"/>
      </w:divBdr>
      <w:divsChild>
        <w:div w:id="491486258">
          <w:marLeft w:val="640"/>
          <w:marRight w:val="0"/>
          <w:marTop w:val="0"/>
          <w:marBottom w:val="0"/>
          <w:divBdr>
            <w:top w:val="none" w:sz="0" w:space="0" w:color="auto"/>
            <w:left w:val="none" w:sz="0" w:space="0" w:color="auto"/>
            <w:bottom w:val="none" w:sz="0" w:space="0" w:color="auto"/>
            <w:right w:val="none" w:sz="0" w:space="0" w:color="auto"/>
          </w:divBdr>
        </w:div>
        <w:div w:id="105348551">
          <w:marLeft w:val="640"/>
          <w:marRight w:val="0"/>
          <w:marTop w:val="0"/>
          <w:marBottom w:val="0"/>
          <w:divBdr>
            <w:top w:val="none" w:sz="0" w:space="0" w:color="auto"/>
            <w:left w:val="none" w:sz="0" w:space="0" w:color="auto"/>
            <w:bottom w:val="none" w:sz="0" w:space="0" w:color="auto"/>
            <w:right w:val="none" w:sz="0" w:space="0" w:color="auto"/>
          </w:divBdr>
        </w:div>
        <w:div w:id="352419484">
          <w:marLeft w:val="640"/>
          <w:marRight w:val="0"/>
          <w:marTop w:val="0"/>
          <w:marBottom w:val="0"/>
          <w:divBdr>
            <w:top w:val="none" w:sz="0" w:space="0" w:color="auto"/>
            <w:left w:val="none" w:sz="0" w:space="0" w:color="auto"/>
            <w:bottom w:val="none" w:sz="0" w:space="0" w:color="auto"/>
            <w:right w:val="none" w:sz="0" w:space="0" w:color="auto"/>
          </w:divBdr>
        </w:div>
        <w:div w:id="1813205858">
          <w:marLeft w:val="640"/>
          <w:marRight w:val="0"/>
          <w:marTop w:val="0"/>
          <w:marBottom w:val="0"/>
          <w:divBdr>
            <w:top w:val="none" w:sz="0" w:space="0" w:color="auto"/>
            <w:left w:val="none" w:sz="0" w:space="0" w:color="auto"/>
            <w:bottom w:val="none" w:sz="0" w:space="0" w:color="auto"/>
            <w:right w:val="none" w:sz="0" w:space="0" w:color="auto"/>
          </w:divBdr>
        </w:div>
        <w:div w:id="17463306">
          <w:marLeft w:val="640"/>
          <w:marRight w:val="0"/>
          <w:marTop w:val="0"/>
          <w:marBottom w:val="0"/>
          <w:divBdr>
            <w:top w:val="none" w:sz="0" w:space="0" w:color="auto"/>
            <w:left w:val="none" w:sz="0" w:space="0" w:color="auto"/>
            <w:bottom w:val="none" w:sz="0" w:space="0" w:color="auto"/>
            <w:right w:val="none" w:sz="0" w:space="0" w:color="auto"/>
          </w:divBdr>
        </w:div>
        <w:div w:id="1125659347">
          <w:marLeft w:val="640"/>
          <w:marRight w:val="0"/>
          <w:marTop w:val="0"/>
          <w:marBottom w:val="0"/>
          <w:divBdr>
            <w:top w:val="none" w:sz="0" w:space="0" w:color="auto"/>
            <w:left w:val="none" w:sz="0" w:space="0" w:color="auto"/>
            <w:bottom w:val="none" w:sz="0" w:space="0" w:color="auto"/>
            <w:right w:val="none" w:sz="0" w:space="0" w:color="auto"/>
          </w:divBdr>
        </w:div>
        <w:div w:id="37095695">
          <w:marLeft w:val="640"/>
          <w:marRight w:val="0"/>
          <w:marTop w:val="0"/>
          <w:marBottom w:val="0"/>
          <w:divBdr>
            <w:top w:val="none" w:sz="0" w:space="0" w:color="auto"/>
            <w:left w:val="none" w:sz="0" w:space="0" w:color="auto"/>
            <w:bottom w:val="none" w:sz="0" w:space="0" w:color="auto"/>
            <w:right w:val="none" w:sz="0" w:space="0" w:color="auto"/>
          </w:divBdr>
        </w:div>
        <w:div w:id="711459410">
          <w:marLeft w:val="640"/>
          <w:marRight w:val="0"/>
          <w:marTop w:val="0"/>
          <w:marBottom w:val="0"/>
          <w:divBdr>
            <w:top w:val="none" w:sz="0" w:space="0" w:color="auto"/>
            <w:left w:val="none" w:sz="0" w:space="0" w:color="auto"/>
            <w:bottom w:val="none" w:sz="0" w:space="0" w:color="auto"/>
            <w:right w:val="none" w:sz="0" w:space="0" w:color="auto"/>
          </w:divBdr>
        </w:div>
        <w:div w:id="995307033">
          <w:marLeft w:val="640"/>
          <w:marRight w:val="0"/>
          <w:marTop w:val="0"/>
          <w:marBottom w:val="0"/>
          <w:divBdr>
            <w:top w:val="none" w:sz="0" w:space="0" w:color="auto"/>
            <w:left w:val="none" w:sz="0" w:space="0" w:color="auto"/>
            <w:bottom w:val="none" w:sz="0" w:space="0" w:color="auto"/>
            <w:right w:val="none" w:sz="0" w:space="0" w:color="auto"/>
          </w:divBdr>
        </w:div>
        <w:div w:id="442503419">
          <w:marLeft w:val="640"/>
          <w:marRight w:val="0"/>
          <w:marTop w:val="0"/>
          <w:marBottom w:val="0"/>
          <w:divBdr>
            <w:top w:val="none" w:sz="0" w:space="0" w:color="auto"/>
            <w:left w:val="none" w:sz="0" w:space="0" w:color="auto"/>
            <w:bottom w:val="none" w:sz="0" w:space="0" w:color="auto"/>
            <w:right w:val="none" w:sz="0" w:space="0" w:color="auto"/>
          </w:divBdr>
        </w:div>
        <w:div w:id="1517620129">
          <w:marLeft w:val="640"/>
          <w:marRight w:val="0"/>
          <w:marTop w:val="0"/>
          <w:marBottom w:val="0"/>
          <w:divBdr>
            <w:top w:val="none" w:sz="0" w:space="0" w:color="auto"/>
            <w:left w:val="none" w:sz="0" w:space="0" w:color="auto"/>
            <w:bottom w:val="none" w:sz="0" w:space="0" w:color="auto"/>
            <w:right w:val="none" w:sz="0" w:space="0" w:color="auto"/>
          </w:divBdr>
        </w:div>
        <w:div w:id="757678819">
          <w:marLeft w:val="640"/>
          <w:marRight w:val="0"/>
          <w:marTop w:val="0"/>
          <w:marBottom w:val="0"/>
          <w:divBdr>
            <w:top w:val="none" w:sz="0" w:space="0" w:color="auto"/>
            <w:left w:val="none" w:sz="0" w:space="0" w:color="auto"/>
            <w:bottom w:val="none" w:sz="0" w:space="0" w:color="auto"/>
            <w:right w:val="none" w:sz="0" w:space="0" w:color="auto"/>
          </w:divBdr>
        </w:div>
        <w:div w:id="917592084">
          <w:marLeft w:val="640"/>
          <w:marRight w:val="0"/>
          <w:marTop w:val="0"/>
          <w:marBottom w:val="0"/>
          <w:divBdr>
            <w:top w:val="none" w:sz="0" w:space="0" w:color="auto"/>
            <w:left w:val="none" w:sz="0" w:space="0" w:color="auto"/>
            <w:bottom w:val="none" w:sz="0" w:space="0" w:color="auto"/>
            <w:right w:val="none" w:sz="0" w:space="0" w:color="auto"/>
          </w:divBdr>
        </w:div>
        <w:div w:id="669408806">
          <w:marLeft w:val="640"/>
          <w:marRight w:val="0"/>
          <w:marTop w:val="0"/>
          <w:marBottom w:val="0"/>
          <w:divBdr>
            <w:top w:val="none" w:sz="0" w:space="0" w:color="auto"/>
            <w:left w:val="none" w:sz="0" w:space="0" w:color="auto"/>
            <w:bottom w:val="none" w:sz="0" w:space="0" w:color="auto"/>
            <w:right w:val="none" w:sz="0" w:space="0" w:color="auto"/>
          </w:divBdr>
        </w:div>
        <w:div w:id="1678077762">
          <w:marLeft w:val="640"/>
          <w:marRight w:val="0"/>
          <w:marTop w:val="0"/>
          <w:marBottom w:val="0"/>
          <w:divBdr>
            <w:top w:val="none" w:sz="0" w:space="0" w:color="auto"/>
            <w:left w:val="none" w:sz="0" w:space="0" w:color="auto"/>
            <w:bottom w:val="none" w:sz="0" w:space="0" w:color="auto"/>
            <w:right w:val="none" w:sz="0" w:space="0" w:color="auto"/>
          </w:divBdr>
        </w:div>
        <w:div w:id="624777131">
          <w:marLeft w:val="640"/>
          <w:marRight w:val="0"/>
          <w:marTop w:val="0"/>
          <w:marBottom w:val="0"/>
          <w:divBdr>
            <w:top w:val="none" w:sz="0" w:space="0" w:color="auto"/>
            <w:left w:val="none" w:sz="0" w:space="0" w:color="auto"/>
            <w:bottom w:val="none" w:sz="0" w:space="0" w:color="auto"/>
            <w:right w:val="none" w:sz="0" w:space="0" w:color="auto"/>
          </w:divBdr>
        </w:div>
        <w:div w:id="2044474225">
          <w:marLeft w:val="640"/>
          <w:marRight w:val="0"/>
          <w:marTop w:val="0"/>
          <w:marBottom w:val="0"/>
          <w:divBdr>
            <w:top w:val="none" w:sz="0" w:space="0" w:color="auto"/>
            <w:left w:val="none" w:sz="0" w:space="0" w:color="auto"/>
            <w:bottom w:val="none" w:sz="0" w:space="0" w:color="auto"/>
            <w:right w:val="none" w:sz="0" w:space="0" w:color="auto"/>
          </w:divBdr>
        </w:div>
        <w:div w:id="1846090847">
          <w:marLeft w:val="640"/>
          <w:marRight w:val="0"/>
          <w:marTop w:val="0"/>
          <w:marBottom w:val="0"/>
          <w:divBdr>
            <w:top w:val="none" w:sz="0" w:space="0" w:color="auto"/>
            <w:left w:val="none" w:sz="0" w:space="0" w:color="auto"/>
            <w:bottom w:val="none" w:sz="0" w:space="0" w:color="auto"/>
            <w:right w:val="none" w:sz="0" w:space="0" w:color="auto"/>
          </w:divBdr>
        </w:div>
        <w:div w:id="612596134">
          <w:marLeft w:val="640"/>
          <w:marRight w:val="0"/>
          <w:marTop w:val="0"/>
          <w:marBottom w:val="0"/>
          <w:divBdr>
            <w:top w:val="none" w:sz="0" w:space="0" w:color="auto"/>
            <w:left w:val="none" w:sz="0" w:space="0" w:color="auto"/>
            <w:bottom w:val="none" w:sz="0" w:space="0" w:color="auto"/>
            <w:right w:val="none" w:sz="0" w:space="0" w:color="auto"/>
          </w:divBdr>
        </w:div>
        <w:div w:id="1469592567">
          <w:marLeft w:val="640"/>
          <w:marRight w:val="0"/>
          <w:marTop w:val="0"/>
          <w:marBottom w:val="0"/>
          <w:divBdr>
            <w:top w:val="none" w:sz="0" w:space="0" w:color="auto"/>
            <w:left w:val="none" w:sz="0" w:space="0" w:color="auto"/>
            <w:bottom w:val="none" w:sz="0" w:space="0" w:color="auto"/>
            <w:right w:val="none" w:sz="0" w:space="0" w:color="auto"/>
          </w:divBdr>
        </w:div>
        <w:div w:id="1840316610">
          <w:marLeft w:val="640"/>
          <w:marRight w:val="0"/>
          <w:marTop w:val="0"/>
          <w:marBottom w:val="0"/>
          <w:divBdr>
            <w:top w:val="none" w:sz="0" w:space="0" w:color="auto"/>
            <w:left w:val="none" w:sz="0" w:space="0" w:color="auto"/>
            <w:bottom w:val="none" w:sz="0" w:space="0" w:color="auto"/>
            <w:right w:val="none" w:sz="0" w:space="0" w:color="auto"/>
          </w:divBdr>
        </w:div>
        <w:div w:id="1821772651">
          <w:marLeft w:val="640"/>
          <w:marRight w:val="0"/>
          <w:marTop w:val="0"/>
          <w:marBottom w:val="0"/>
          <w:divBdr>
            <w:top w:val="none" w:sz="0" w:space="0" w:color="auto"/>
            <w:left w:val="none" w:sz="0" w:space="0" w:color="auto"/>
            <w:bottom w:val="none" w:sz="0" w:space="0" w:color="auto"/>
            <w:right w:val="none" w:sz="0" w:space="0" w:color="auto"/>
          </w:divBdr>
        </w:div>
        <w:div w:id="1726249966">
          <w:marLeft w:val="640"/>
          <w:marRight w:val="0"/>
          <w:marTop w:val="0"/>
          <w:marBottom w:val="0"/>
          <w:divBdr>
            <w:top w:val="none" w:sz="0" w:space="0" w:color="auto"/>
            <w:left w:val="none" w:sz="0" w:space="0" w:color="auto"/>
            <w:bottom w:val="none" w:sz="0" w:space="0" w:color="auto"/>
            <w:right w:val="none" w:sz="0" w:space="0" w:color="auto"/>
          </w:divBdr>
        </w:div>
        <w:div w:id="480780149">
          <w:marLeft w:val="640"/>
          <w:marRight w:val="0"/>
          <w:marTop w:val="0"/>
          <w:marBottom w:val="0"/>
          <w:divBdr>
            <w:top w:val="none" w:sz="0" w:space="0" w:color="auto"/>
            <w:left w:val="none" w:sz="0" w:space="0" w:color="auto"/>
            <w:bottom w:val="none" w:sz="0" w:space="0" w:color="auto"/>
            <w:right w:val="none" w:sz="0" w:space="0" w:color="auto"/>
          </w:divBdr>
        </w:div>
        <w:div w:id="910314883">
          <w:marLeft w:val="640"/>
          <w:marRight w:val="0"/>
          <w:marTop w:val="0"/>
          <w:marBottom w:val="0"/>
          <w:divBdr>
            <w:top w:val="none" w:sz="0" w:space="0" w:color="auto"/>
            <w:left w:val="none" w:sz="0" w:space="0" w:color="auto"/>
            <w:bottom w:val="none" w:sz="0" w:space="0" w:color="auto"/>
            <w:right w:val="none" w:sz="0" w:space="0" w:color="auto"/>
          </w:divBdr>
        </w:div>
        <w:div w:id="916288563">
          <w:marLeft w:val="640"/>
          <w:marRight w:val="0"/>
          <w:marTop w:val="0"/>
          <w:marBottom w:val="0"/>
          <w:divBdr>
            <w:top w:val="none" w:sz="0" w:space="0" w:color="auto"/>
            <w:left w:val="none" w:sz="0" w:space="0" w:color="auto"/>
            <w:bottom w:val="none" w:sz="0" w:space="0" w:color="auto"/>
            <w:right w:val="none" w:sz="0" w:space="0" w:color="auto"/>
          </w:divBdr>
        </w:div>
        <w:div w:id="3635940">
          <w:marLeft w:val="640"/>
          <w:marRight w:val="0"/>
          <w:marTop w:val="0"/>
          <w:marBottom w:val="0"/>
          <w:divBdr>
            <w:top w:val="none" w:sz="0" w:space="0" w:color="auto"/>
            <w:left w:val="none" w:sz="0" w:space="0" w:color="auto"/>
            <w:bottom w:val="none" w:sz="0" w:space="0" w:color="auto"/>
            <w:right w:val="none" w:sz="0" w:space="0" w:color="auto"/>
          </w:divBdr>
        </w:div>
        <w:div w:id="752361901">
          <w:marLeft w:val="640"/>
          <w:marRight w:val="0"/>
          <w:marTop w:val="0"/>
          <w:marBottom w:val="0"/>
          <w:divBdr>
            <w:top w:val="none" w:sz="0" w:space="0" w:color="auto"/>
            <w:left w:val="none" w:sz="0" w:space="0" w:color="auto"/>
            <w:bottom w:val="none" w:sz="0" w:space="0" w:color="auto"/>
            <w:right w:val="none" w:sz="0" w:space="0" w:color="auto"/>
          </w:divBdr>
        </w:div>
        <w:div w:id="321206411">
          <w:marLeft w:val="640"/>
          <w:marRight w:val="0"/>
          <w:marTop w:val="0"/>
          <w:marBottom w:val="0"/>
          <w:divBdr>
            <w:top w:val="none" w:sz="0" w:space="0" w:color="auto"/>
            <w:left w:val="none" w:sz="0" w:space="0" w:color="auto"/>
            <w:bottom w:val="none" w:sz="0" w:space="0" w:color="auto"/>
            <w:right w:val="none" w:sz="0" w:space="0" w:color="auto"/>
          </w:divBdr>
        </w:div>
        <w:div w:id="836072581">
          <w:marLeft w:val="640"/>
          <w:marRight w:val="0"/>
          <w:marTop w:val="0"/>
          <w:marBottom w:val="0"/>
          <w:divBdr>
            <w:top w:val="none" w:sz="0" w:space="0" w:color="auto"/>
            <w:left w:val="none" w:sz="0" w:space="0" w:color="auto"/>
            <w:bottom w:val="none" w:sz="0" w:space="0" w:color="auto"/>
            <w:right w:val="none" w:sz="0" w:space="0" w:color="auto"/>
          </w:divBdr>
        </w:div>
        <w:div w:id="1564677324">
          <w:marLeft w:val="640"/>
          <w:marRight w:val="0"/>
          <w:marTop w:val="0"/>
          <w:marBottom w:val="0"/>
          <w:divBdr>
            <w:top w:val="none" w:sz="0" w:space="0" w:color="auto"/>
            <w:left w:val="none" w:sz="0" w:space="0" w:color="auto"/>
            <w:bottom w:val="none" w:sz="0" w:space="0" w:color="auto"/>
            <w:right w:val="none" w:sz="0" w:space="0" w:color="auto"/>
          </w:divBdr>
        </w:div>
        <w:div w:id="253786677">
          <w:marLeft w:val="640"/>
          <w:marRight w:val="0"/>
          <w:marTop w:val="0"/>
          <w:marBottom w:val="0"/>
          <w:divBdr>
            <w:top w:val="none" w:sz="0" w:space="0" w:color="auto"/>
            <w:left w:val="none" w:sz="0" w:space="0" w:color="auto"/>
            <w:bottom w:val="none" w:sz="0" w:space="0" w:color="auto"/>
            <w:right w:val="none" w:sz="0" w:space="0" w:color="auto"/>
          </w:divBdr>
        </w:div>
        <w:div w:id="495417927">
          <w:marLeft w:val="640"/>
          <w:marRight w:val="0"/>
          <w:marTop w:val="0"/>
          <w:marBottom w:val="0"/>
          <w:divBdr>
            <w:top w:val="none" w:sz="0" w:space="0" w:color="auto"/>
            <w:left w:val="none" w:sz="0" w:space="0" w:color="auto"/>
            <w:bottom w:val="none" w:sz="0" w:space="0" w:color="auto"/>
            <w:right w:val="none" w:sz="0" w:space="0" w:color="auto"/>
          </w:divBdr>
        </w:div>
        <w:div w:id="357391073">
          <w:marLeft w:val="640"/>
          <w:marRight w:val="0"/>
          <w:marTop w:val="0"/>
          <w:marBottom w:val="0"/>
          <w:divBdr>
            <w:top w:val="none" w:sz="0" w:space="0" w:color="auto"/>
            <w:left w:val="none" w:sz="0" w:space="0" w:color="auto"/>
            <w:bottom w:val="none" w:sz="0" w:space="0" w:color="auto"/>
            <w:right w:val="none" w:sz="0" w:space="0" w:color="auto"/>
          </w:divBdr>
        </w:div>
        <w:div w:id="1982495788">
          <w:marLeft w:val="640"/>
          <w:marRight w:val="0"/>
          <w:marTop w:val="0"/>
          <w:marBottom w:val="0"/>
          <w:divBdr>
            <w:top w:val="none" w:sz="0" w:space="0" w:color="auto"/>
            <w:left w:val="none" w:sz="0" w:space="0" w:color="auto"/>
            <w:bottom w:val="none" w:sz="0" w:space="0" w:color="auto"/>
            <w:right w:val="none" w:sz="0" w:space="0" w:color="auto"/>
          </w:divBdr>
        </w:div>
        <w:div w:id="1017999587">
          <w:marLeft w:val="640"/>
          <w:marRight w:val="0"/>
          <w:marTop w:val="0"/>
          <w:marBottom w:val="0"/>
          <w:divBdr>
            <w:top w:val="none" w:sz="0" w:space="0" w:color="auto"/>
            <w:left w:val="none" w:sz="0" w:space="0" w:color="auto"/>
            <w:bottom w:val="none" w:sz="0" w:space="0" w:color="auto"/>
            <w:right w:val="none" w:sz="0" w:space="0" w:color="auto"/>
          </w:divBdr>
        </w:div>
        <w:div w:id="1155413015">
          <w:marLeft w:val="640"/>
          <w:marRight w:val="0"/>
          <w:marTop w:val="0"/>
          <w:marBottom w:val="0"/>
          <w:divBdr>
            <w:top w:val="none" w:sz="0" w:space="0" w:color="auto"/>
            <w:left w:val="none" w:sz="0" w:space="0" w:color="auto"/>
            <w:bottom w:val="none" w:sz="0" w:space="0" w:color="auto"/>
            <w:right w:val="none" w:sz="0" w:space="0" w:color="auto"/>
          </w:divBdr>
        </w:div>
        <w:div w:id="769933331">
          <w:marLeft w:val="640"/>
          <w:marRight w:val="0"/>
          <w:marTop w:val="0"/>
          <w:marBottom w:val="0"/>
          <w:divBdr>
            <w:top w:val="none" w:sz="0" w:space="0" w:color="auto"/>
            <w:left w:val="none" w:sz="0" w:space="0" w:color="auto"/>
            <w:bottom w:val="none" w:sz="0" w:space="0" w:color="auto"/>
            <w:right w:val="none" w:sz="0" w:space="0" w:color="auto"/>
          </w:divBdr>
        </w:div>
        <w:div w:id="594478619">
          <w:marLeft w:val="640"/>
          <w:marRight w:val="0"/>
          <w:marTop w:val="0"/>
          <w:marBottom w:val="0"/>
          <w:divBdr>
            <w:top w:val="none" w:sz="0" w:space="0" w:color="auto"/>
            <w:left w:val="none" w:sz="0" w:space="0" w:color="auto"/>
            <w:bottom w:val="none" w:sz="0" w:space="0" w:color="auto"/>
            <w:right w:val="none" w:sz="0" w:space="0" w:color="auto"/>
          </w:divBdr>
        </w:div>
        <w:div w:id="1655454101">
          <w:marLeft w:val="640"/>
          <w:marRight w:val="0"/>
          <w:marTop w:val="0"/>
          <w:marBottom w:val="0"/>
          <w:divBdr>
            <w:top w:val="none" w:sz="0" w:space="0" w:color="auto"/>
            <w:left w:val="none" w:sz="0" w:space="0" w:color="auto"/>
            <w:bottom w:val="none" w:sz="0" w:space="0" w:color="auto"/>
            <w:right w:val="none" w:sz="0" w:space="0" w:color="auto"/>
          </w:divBdr>
        </w:div>
        <w:div w:id="948120151">
          <w:marLeft w:val="640"/>
          <w:marRight w:val="0"/>
          <w:marTop w:val="0"/>
          <w:marBottom w:val="0"/>
          <w:divBdr>
            <w:top w:val="none" w:sz="0" w:space="0" w:color="auto"/>
            <w:left w:val="none" w:sz="0" w:space="0" w:color="auto"/>
            <w:bottom w:val="none" w:sz="0" w:space="0" w:color="auto"/>
            <w:right w:val="none" w:sz="0" w:space="0" w:color="auto"/>
          </w:divBdr>
        </w:div>
      </w:divsChild>
    </w:div>
    <w:div w:id="360712676">
      <w:bodyDiv w:val="1"/>
      <w:marLeft w:val="0"/>
      <w:marRight w:val="0"/>
      <w:marTop w:val="0"/>
      <w:marBottom w:val="0"/>
      <w:divBdr>
        <w:top w:val="none" w:sz="0" w:space="0" w:color="auto"/>
        <w:left w:val="none" w:sz="0" w:space="0" w:color="auto"/>
        <w:bottom w:val="none" w:sz="0" w:space="0" w:color="auto"/>
        <w:right w:val="none" w:sz="0" w:space="0" w:color="auto"/>
      </w:divBdr>
    </w:div>
    <w:div w:id="368261251">
      <w:bodyDiv w:val="1"/>
      <w:marLeft w:val="0"/>
      <w:marRight w:val="0"/>
      <w:marTop w:val="0"/>
      <w:marBottom w:val="0"/>
      <w:divBdr>
        <w:top w:val="none" w:sz="0" w:space="0" w:color="auto"/>
        <w:left w:val="none" w:sz="0" w:space="0" w:color="auto"/>
        <w:bottom w:val="none" w:sz="0" w:space="0" w:color="auto"/>
        <w:right w:val="none" w:sz="0" w:space="0" w:color="auto"/>
      </w:divBdr>
      <w:divsChild>
        <w:div w:id="856965295">
          <w:marLeft w:val="640"/>
          <w:marRight w:val="0"/>
          <w:marTop w:val="0"/>
          <w:marBottom w:val="0"/>
          <w:divBdr>
            <w:top w:val="none" w:sz="0" w:space="0" w:color="auto"/>
            <w:left w:val="none" w:sz="0" w:space="0" w:color="auto"/>
            <w:bottom w:val="none" w:sz="0" w:space="0" w:color="auto"/>
            <w:right w:val="none" w:sz="0" w:space="0" w:color="auto"/>
          </w:divBdr>
        </w:div>
        <w:div w:id="671687297">
          <w:marLeft w:val="640"/>
          <w:marRight w:val="0"/>
          <w:marTop w:val="0"/>
          <w:marBottom w:val="0"/>
          <w:divBdr>
            <w:top w:val="none" w:sz="0" w:space="0" w:color="auto"/>
            <w:left w:val="none" w:sz="0" w:space="0" w:color="auto"/>
            <w:bottom w:val="none" w:sz="0" w:space="0" w:color="auto"/>
            <w:right w:val="none" w:sz="0" w:space="0" w:color="auto"/>
          </w:divBdr>
        </w:div>
        <w:div w:id="1690334924">
          <w:marLeft w:val="640"/>
          <w:marRight w:val="0"/>
          <w:marTop w:val="0"/>
          <w:marBottom w:val="0"/>
          <w:divBdr>
            <w:top w:val="none" w:sz="0" w:space="0" w:color="auto"/>
            <w:left w:val="none" w:sz="0" w:space="0" w:color="auto"/>
            <w:bottom w:val="none" w:sz="0" w:space="0" w:color="auto"/>
            <w:right w:val="none" w:sz="0" w:space="0" w:color="auto"/>
          </w:divBdr>
        </w:div>
        <w:div w:id="41369517">
          <w:marLeft w:val="640"/>
          <w:marRight w:val="0"/>
          <w:marTop w:val="0"/>
          <w:marBottom w:val="0"/>
          <w:divBdr>
            <w:top w:val="none" w:sz="0" w:space="0" w:color="auto"/>
            <w:left w:val="none" w:sz="0" w:space="0" w:color="auto"/>
            <w:bottom w:val="none" w:sz="0" w:space="0" w:color="auto"/>
            <w:right w:val="none" w:sz="0" w:space="0" w:color="auto"/>
          </w:divBdr>
        </w:div>
        <w:div w:id="1717464896">
          <w:marLeft w:val="640"/>
          <w:marRight w:val="0"/>
          <w:marTop w:val="0"/>
          <w:marBottom w:val="0"/>
          <w:divBdr>
            <w:top w:val="none" w:sz="0" w:space="0" w:color="auto"/>
            <w:left w:val="none" w:sz="0" w:space="0" w:color="auto"/>
            <w:bottom w:val="none" w:sz="0" w:space="0" w:color="auto"/>
            <w:right w:val="none" w:sz="0" w:space="0" w:color="auto"/>
          </w:divBdr>
        </w:div>
        <w:div w:id="1781602403">
          <w:marLeft w:val="640"/>
          <w:marRight w:val="0"/>
          <w:marTop w:val="0"/>
          <w:marBottom w:val="0"/>
          <w:divBdr>
            <w:top w:val="none" w:sz="0" w:space="0" w:color="auto"/>
            <w:left w:val="none" w:sz="0" w:space="0" w:color="auto"/>
            <w:bottom w:val="none" w:sz="0" w:space="0" w:color="auto"/>
            <w:right w:val="none" w:sz="0" w:space="0" w:color="auto"/>
          </w:divBdr>
        </w:div>
        <w:div w:id="1581593782">
          <w:marLeft w:val="640"/>
          <w:marRight w:val="0"/>
          <w:marTop w:val="0"/>
          <w:marBottom w:val="0"/>
          <w:divBdr>
            <w:top w:val="none" w:sz="0" w:space="0" w:color="auto"/>
            <w:left w:val="none" w:sz="0" w:space="0" w:color="auto"/>
            <w:bottom w:val="none" w:sz="0" w:space="0" w:color="auto"/>
            <w:right w:val="none" w:sz="0" w:space="0" w:color="auto"/>
          </w:divBdr>
        </w:div>
        <w:div w:id="1692757938">
          <w:marLeft w:val="640"/>
          <w:marRight w:val="0"/>
          <w:marTop w:val="0"/>
          <w:marBottom w:val="0"/>
          <w:divBdr>
            <w:top w:val="none" w:sz="0" w:space="0" w:color="auto"/>
            <w:left w:val="none" w:sz="0" w:space="0" w:color="auto"/>
            <w:bottom w:val="none" w:sz="0" w:space="0" w:color="auto"/>
            <w:right w:val="none" w:sz="0" w:space="0" w:color="auto"/>
          </w:divBdr>
        </w:div>
        <w:div w:id="125899244">
          <w:marLeft w:val="640"/>
          <w:marRight w:val="0"/>
          <w:marTop w:val="0"/>
          <w:marBottom w:val="0"/>
          <w:divBdr>
            <w:top w:val="none" w:sz="0" w:space="0" w:color="auto"/>
            <w:left w:val="none" w:sz="0" w:space="0" w:color="auto"/>
            <w:bottom w:val="none" w:sz="0" w:space="0" w:color="auto"/>
            <w:right w:val="none" w:sz="0" w:space="0" w:color="auto"/>
          </w:divBdr>
        </w:div>
        <w:div w:id="430396990">
          <w:marLeft w:val="640"/>
          <w:marRight w:val="0"/>
          <w:marTop w:val="0"/>
          <w:marBottom w:val="0"/>
          <w:divBdr>
            <w:top w:val="none" w:sz="0" w:space="0" w:color="auto"/>
            <w:left w:val="none" w:sz="0" w:space="0" w:color="auto"/>
            <w:bottom w:val="none" w:sz="0" w:space="0" w:color="auto"/>
            <w:right w:val="none" w:sz="0" w:space="0" w:color="auto"/>
          </w:divBdr>
        </w:div>
        <w:div w:id="353894623">
          <w:marLeft w:val="640"/>
          <w:marRight w:val="0"/>
          <w:marTop w:val="0"/>
          <w:marBottom w:val="0"/>
          <w:divBdr>
            <w:top w:val="none" w:sz="0" w:space="0" w:color="auto"/>
            <w:left w:val="none" w:sz="0" w:space="0" w:color="auto"/>
            <w:bottom w:val="none" w:sz="0" w:space="0" w:color="auto"/>
            <w:right w:val="none" w:sz="0" w:space="0" w:color="auto"/>
          </w:divBdr>
        </w:div>
        <w:div w:id="886259443">
          <w:marLeft w:val="640"/>
          <w:marRight w:val="0"/>
          <w:marTop w:val="0"/>
          <w:marBottom w:val="0"/>
          <w:divBdr>
            <w:top w:val="none" w:sz="0" w:space="0" w:color="auto"/>
            <w:left w:val="none" w:sz="0" w:space="0" w:color="auto"/>
            <w:bottom w:val="none" w:sz="0" w:space="0" w:color="auto"/>
            <w:right w:val="none" w:sz="0" w:space="0" w:color="auto"/>
          </w:divBdr>
        </w:div>
        <w:div w:id="1925215780">
          <w:marLeft w:val="640"/>
          <w:marRight w:val="0"/>
          <w:marTop w:val="0"/>
          <w:marBottom w:val="0"/>
          <w:divBdr>
            <w:top w:val="none" w:sz="0" w:space="0" w:color="auto"/>
            <w:left w:val="none" w:sz="0" w:space="0" w:color="auto"/>
            <w:bottom w:val="none" w:sz="0" w:space="0" w:color="auto"/>
            <w:right w:val="none" w:sz="0" w:space="0" w:color="auto"/>
          </w:divBdr>
        </w:div>
        <w:div w:id="1131047204">
          <w:marLeft w:val="640"/>
          <w:marRight w:val="0"/>
          <w:marTop w:val="0"/>
          <w:marBottom w:val="0"/>
          <w:divBdr>
            <w:top w:val="none" w:sz="0" w:space="0" w:color="auto"/>
            <w:left w:val="none" w:sz="0" w:space="0" w:color="auto"/>
            <w:bottom w:val="none" w:sz="0" w:space="0" w:color="auto"/>
            <w:right w:val="none" w:sz="0" w:space="0" w:color="auto"/>
          </w:divBdr>
        </w:div>
        <w:div w:id="606305579">
          <w:marLeft w:val="640"/>
          <w:marRight w:val="0"/>
          <w:marTop w:val="0"/>
          <w:marBottom w:val="0"/>
          <w:divBdr>
            <w:top w:val="none" w:sz="0" w:space="0" w:color="auto"/>
            <w:left w:val="none" w:sz="0" w:space="0" w:color="auto"/>
            <w:bottom w:val="none" w:sz="0" w:space="0" w:color="auto"/>
            <w:right w:val="none" w:sz="0" w:space="0" w:color="auto"/>
          </w:divBdr>
        </w:div>
        <w:div w:id="18632425">
          <w:marLeft w:val="640"/>
          <w:marRight w:val="0"/>
          <w:marTop w:val="0"/>
          <w:marBottom w:val="0"/>
          <w:divBdr>
            <w:top w:val="none" w:sz="0" w:space="0" w:color="auto"/>
            <w:left w:val="none" w:sz="0" w:space="0" w:color="auto"/>
            <w:bottom w:val="none" w:sz="0" w:space="0" w:color="auto"/>
            <w:right w:val="none" w:sz="0" w:space="0" w:color="auto"/>
          </w:divBdr>
        </w:div>
        <w:div w:id="1949462415">
          <w:marLeft w:val="640"/>
          <w:marRight w:val="0"/>
          <w:marTop w:val="0"/>
          <w:marBottom w:val="0"/>
          <w:divBdr>
            <w:top w:val="none" w:sz="0" w:space="0" w:color="auto"/>
            <w:left w:val="none" w:sz="0" w:space="0" w:color="auto"/>
            <w:bottom w:val="none" w:sz="0" w:space="0" w:color="auto"/>
            <w:right w:val="none" w:sz="0" w:space="0" w:color="auto"/>
          </w:divBdr>
        </w:div>
        <w:div w:id="2136558025">
          <w:marLeft w:val="640"/>
          <w:marRight w:val="0"/>
          <w:marTop w:val="0"/>
          <w:marBottom w:val="0"/>
          <w:divBdr>
            <w:top w:val="none" w:sz="0" w:space="0" w:color="auto"/>
            <w:left w:val="none" w:sz="0" w:space="0" w:color="auto"/>
            <w:bottom w:val="none" w:sz="0" w:space="0" w:color="auto"/>
            <w:right w:val="none" w:sz="0" w:space="0" w:color="auto"/>
          </w:divBdr>
        </w:div>
        <w:div w:id="529532659">
          <w:marLeft w:val="640"/>
          <w:marRight w:val="0"/>
          <w:marTop w:val="0"/>
          <w:marBottom w:val="0"/>
          <w:divBdr>
            <w:top w:val="none" w:sz="0" w:space="0" w:color="auto"/>
            <w:left w:val="none" w:sz="0" w:space="0" w:color="auto"/>
            <w:bottom w:val="none" w:sz="0" w:space="0" w:color="auto"/>
            <w:right w:val="none" w:sz="0" w:space="0" w:color="auto"/>
          </w:divBdr>
        </w:div>
        <w:div w:id="1684356396">
          <w:marLeft w:val="640"/>
          <w:marRight w:val="0"/>
          <w:marTop w:val="0"/>
          <w:marBottom w:val="0"/>
          <w:divBdr>
            <w:top w:val="none" w:sz="0" w:space="0" w:color="auto"/>
            <w:left w:val="none" w:sz="0" w:space="0" w:color="auto"/>
            <w:bottom w:val="none" w:sz="0" w:space="0" w:color="auto"/>
            <w:right w:val="none" w:sz="0" w:space="0" w:color="auto"/>
          </w:divBdr>
        </w:div>
        <w:div w:id="369762298">
          <w:marLeft w:val="640"/>
          <w:marRight w:val="0"/>
          <w:marTop w:val="0"/>
          <w:marBottom w:val="0"/>
          <w:divBdr>
            <w:top w:val="none" w:sz="0" w:space="0" w:color="auto"/>
            <w:left w:val="none" w:sz="0" w:space="0" w:color="auto"/>
            <w:bottom w:val="none" w:sz="0" w:space="0" w:color="auto"/>
            <w:right w:val="none" w:sz="0" w:space="0" w:color="auto"/>
          </w:divBdr>
        </w:div>
        <w:div w:id="1122531377">
          <w:marLeft w:val="640"/>
          <w:marRight w:val="0"/>
          <w:marTop w:val="0"/>
          <w:marBottom w:val="0"/>
          <w:divBdr>
            <w:top w:val="none" w:sz="0" w:space="0" w:color="auto"/>
            <w:left w:val="none" w:sz="0" w:space="0" w:color="auto"/>
            <w:bottom w:val="none" w:sz="0" w:space="0" w:color="auto"/>
            <w:right w:val="none" w:sz="0" w:space="0" w:color="auto"/>
          </w:divBdr>
        </w:div>
        <w:div w:id="1555463252">
          <w:marLeft w:val="640"/>
          <w:marRight w:val="0"/>
          <w:marTop w:val="0"/>
          <w:marBottom w:val="0"/>
          <w:divBdr>
            <w:top w:val="none" w:sz="0" w:space="0" w:color="auto"/>
            <w:left w:val="none" w:sz="0" w:space="0" w:color="auto"/>
            <w:bottom w:val="none" w:sz="0" w:space="0" w:color="auto"/>
            <w:right w:val="none" w:sz="0" w:space="0" w:color="auto"/>
          </w:divBdr>
        </w:div>
        <w:div w:id="1648702972">
          <w:marLeft w:val="640"/>
          <w:marRight w:val="0"/>
          <w:marTop w:val="0"/>
          <w:marBottom w:val="0"/>
          <w:divBdr>
            <w:top w:val="none" w:sz="0" w:space="0" w:color="auto"/>
            <w:left w:val="none" w:sz="0" w:space="0" w:color="auto"/>
            <w:bottom w:val="none" w:sz="0" w:space="0" w:color="auto"/>
            <w:right w:val="none" w:sz="0" w:space="0" w:color="auto"/>
          </w:divBdr>
        </w:div>
        <w:div w:id="1441798532">
          <w:marLeft w:val="640"/>
          <w:marRight w:val="0"/>
          <w:marTop w:val="0"/>
          <w:marBottom w:val="0"/>
          <w:divBdr>
            <w:top w:val="none" w:sz="0" w:space="0" w:color="auto"/>
            <w:left w:val="none" w:sz="0" w:space="0" w:color="auto"/>
            <w:bottom w:val="none" w:sz="0" w:space="0" w:color="auto"/>
            <w:right w:val="none" w:sz="0" w:space="0" w:color="auto"/>
          </w:divBdr>
        </w:div>
        <w:div w:id="2116320979">
          <w:marLeft w:val="640"/>
          <w:marRight w:val="0"/>
          <w:marTop w:val="0"/>
          <w:marBottom w:val="0"/>
          <w:divBdr>
            <w:top w:val="none" w:sz="0" w:space="0" w:color="auto"/>
            <w:left w:val="none" w:sz="0" w:space="0" w:color="auto"/>
            <w:bottom w:val="none" w:sz="0" w:space="0" w:color="auto"/>
            <w:right w:val="none" w:sz="0" w:space="0" w:color="auto"/>
          </w:divBdr>
        </w:div>
        <w:div w:id="1715234020">
          <w:marLeft w:val="640"/>
          <w:marRight w:val="0"/>
          <w:marTop w:val="0"/>
          <w:marBottom w:val="0"/>
          <w:divBdr>
            <w:top w:val="none" w:sz="0" w:space="0" w:color="auto"/>
            <w:left w:val="none" w:sz="0" w:space="0" w:color="auto"/>
            <w:bottom w:val="none" w:sz="0" w:space="0" w:color="auto"/>
            <w:right w:val="none" w:sz="0" w:space="0" w:color="auto"/>
          </w:divBdr>
        </w:div>
        <w:div w:id="1252928151">
          <w:marLeft w:val="640"/>
          <w:marRight w:val="0"/>
          <w:marTop w:val="0"/>
          <w:marBottom w:val="0"/>
          <w:divBdr>
            <w:top w:val="none" w:sz="0" w:space="0" w:color="auto"/>
            <w:left w:val="none" w:sz="0" w:space="0" w:color="auto"/>
            <w:bottom w:val="none" w:sz="0" w:space="0" w:color="auto"/>
            <w:right w:val="none" w:sz="0" w:space="0" w:color="auto"/>
          </w:divBdr>
        </w:div>
        <w:div w:id="1393769199">
          <w:marLeft w:val="640"/>
          <w:marRight w:val="0"/>
          <w:marTop w:val="0"/>
          <w:marBottom w:val="0"/>
          <w:divBdr>
            <w:top w:val="none" w:sz="0" w:space="0" w:color="auto"/>
            <w:left w:val="none" w:sz="0" w:space="0" w:color="auto"/>
            <w:bottom w:val="none" w:sz="0" w:space="0" w:color="auto"/>
            <w:right w:val="none" w:sz="0" w:space="0" w:color="auto"/>
          </w:divBdr>
        </w:div>
        <w:div w:id="1933126394">
          <w:marLeft w:val="640"/>
          <w:marRight w:val="0"/>
          <w:marTop w:val="0"/>
          <w:marBottom w:val="0"/>
          <w:divBdr>
            <w:top w:val="none" w:sz="0" w:space="0" w:color="auto"/>
            <w:left w:val="none" w:sz="0" w:space="0" w:color="auto"/>
            <w:bottom w:val="none" w:sz="0" w:space="0" w:color="auto"/>
            <w:right w:val="none" w:sz="0" w:space="0" w:color="auto"/>
          </w:divBdr>
        </w:div>
        <w:div w:id="1714619710">
          <w:marLeft w:val="640"/>
          <w:marRight w:val="0"/>
          <w:marTop w:val="0"/>
          <w:marBottom w:val="0"/>
          <w:divBdr>
            <w:top w:val="none" w:sz="0" w:space="0" w:color="auto"/>
            <w:left w:val="none" w:sz="0" w:space="0" w:color="auto"/>
            <w:bottom w:val="none" w:sz="0" w:space="0" w:color="auto"/>
            <w:right w:val="none" w:sz="0" w:space="0" w:color="auto"/>
          </w:divBdr>
        </w:div>
        <w:div w:id="1451320920">
          <w:marLeft w:val="640"/>
          <w:marRight w:val="0"/>
          <w:marTop w:val="0"/>
          <w:marBottom w:val="0"/>
          <w:divBdr>
            <w:top w:val="none" w:sz="0" w:space="0" w:color="auto"/>
            <w:left w:val="none" w:sz="0" w:space="0" w:color="auto"/>
            <w:bottom w:val="none" w:sz="0" w:space="0" w:color="auto"/>
            <w:right w:val="none" w:sz="0" w:space="0" w:color="auto"/>
          </w:divBdr>
        </w:div>
        <w:div w:id="1669602849">
          <w:marLeft w:val="640"/>
          <w:marRight w:val="0"/>
          <w:marTop w:val="0"/>
          <w:marBottom w:val="0"/>
          <w:divBdr>
            <w:top w:val="none" w:sz="0" w:space="0" w:color="auto"/>
            <w:left w:val="none" w:sz="0" w:space="0" w:color="auto"/>
            <w:bottom w:val="none" w:sz="0" w:space="0" w:color="auto"/>
            <w:right w:val="none" w:sz="0" w:space="0" w:color="auto"/>
          </w:divBdr>
        </w:div>
        <w:div w:id="639382156">
          <w:marLeft w:val="640"/>
          <w:marRight w:val="0"/>
          <w:marTop w:val="0"/>
          <w:marBottom w:val="0"/>
          <w:divBdr>
            <w:top w:val="none" w:sz="0" w:space="0" w:color="auto"/>
            <w:left w:val="none" w:sz="0" w:space="0" w:color="auto"/>
            <w:bottom w:val="none" w:sz="0" w:space="0" w:color="auto"/>
            <w:right w:val="none" w:sz="0" w:space="0" w:color="auto"/>
          </w:divBdr>
        </w:div>
        <w:div w:id="102236980">
          <w:marLeft w:val="640"/>
          <w:marRight w:val="0"/>
          <w:marTop w:val="0"/>
          <w:marBottom w:val="0"/>
          <w:divBdr>
            <w:top w:val="none" w:sz="0" w:space="0" w:color="auto"/>
            <w:left w:val="none" w:sz="0" w:space="0" w:color="auto"/>
            <w:bottom w:val="none" w:sz="0" w:space="0" w:color="auto"/>
            <w:right w:val="none" w:sz="0" w:space="0" w:color="auto"/>
          </w:divBdr>
        </w:div>
        <w:div w:id="1292975454">
          <w:marLeft w:val="640"/>
          <w:marRight w:val="0"/>
          <w:marTop w:val="0"/>
          <w:marBottom w:val="0"/>
          <w:divBdr>
            <w:top w:val="none" w:sz="0" w:space="0" w:color="auto"/>
            <w:left w:val="none" w:sz="0" w:space="0" w:color="auto"/>
            <w:bottom w:val="none" w:sz="0" w:space="0" w:color="auto"/>
            <w:right w:val="none" w:sz="0" w:space="0" w:color="auto"/>
          </w:divBdr>
        </w:div>
        <w:div w:id="1058239003">
          <w:marLeft w:val="640"/>
          <w:marRight w:val="0"/>
          <w:marTop w:val="0"/>
          <w:marBottom w:val="0"/>
          <w:divBdr>
            <w:top w:val="none" w:sz="0" w:space="0" w:color="auto"/>
            <w:left w:val="none" w:sz="0" w:space="0" w:color="auto"/>
            <w:bottom w:val="none" w:sz="0" w:space="0" w:color="auto"/>
            <w:right w:val="none" w:sz="0" w:space="0" w:color="auto"/>
          </w:divBdr>
        </w:div>
        <w:div w:id="437064130">
          <w:marLeft w:val="640"/>
          <w:marRight w:val="0"/>
          <w:marTop w:val="0"/>
          <w:marBottom w:val="0"/>
          <w:divBdr>
            <w:top w:val="none" w:sz="0" w:space="0" w:color="auto"/>
            <w:left w:val="none" w:sz="0" w:space="0" w:color="auto"/>
            <w:bottom w:val="none" w:sz="0" w:space="0" w:color="auto"/>
            <w:right w:val="none" w:sz="0" w:space="0" w:color="auto"/>
          </w:divBdr>
        </w:div>
        <w:div w:id="1694765751">
          <w:marLeft w:val="640"/>
          <w:marRight w:val="0"/>
          <w:marTop w:val="0"/>
          <w:marBottom w:val="0"/>
          <w:divBdr>
            <w:top w:val="none" w:sz="0" w:space="0" w:color="auto"/>
            <w:left w:val="none" w:sz="0" w:space="0" w:color="auto"/>
            <w:bottom w:val="none" w:sz="0" w:space="0" w:color="auto"/>
            <w:right w:val="none" w:sz="0" w:space="0" w:color="auto"/>
          </w:divBdr>
        </w:div>
        <w:div w:id="146552080">
          <w:marLeft w:val="640"/>
          <w:marRight w:val="0"/>
          <w:marTop w:val="0"/>
          <w:marBottom w:val="0"/>
          <w:divBdr>
            <w:top w:val="none" w:sz="0" w:space="0" w:color="auto"/>
            <w:left w:val="none" w:sz="0" w:space="0" w:color="auto"/>
            <w:bottom w:val="none" w:sz="0" w:space="0" w:color="auto"/>
            <w:right w:val="none" w:sz="0" w:space="0" w:color="auto"/>
          </w:divBdr>
        </w:div>
        <w:div w:id="1846509058">
          <w:marLeft w:val="640"/>
          <w:marRight w:val="0"/>
          <w:marTop w:val="0"/>
          <w:marBottom w:val="0"/>
          <w:divBdr>
            <w:top w:val="none" w:sz="0" w:space="0" w:color="auto"/>
            <w:left w:val="none" w:sz="0" w:space="0" w:color="auto"/>
            <w:bottom w:val="none" w:sz="0" w:space="0" w:color="auto"/>
            <w:right w:val="none" w:sz="0" w:space="0" w:color="auto"/>
          </w:divBdr>
        </w:div>
        <w:div w:id="1969895661">
          <w:marLeft w:val="640"/>
          <w:marRight w:val="0"/>
          <w:marTop w:val="0"/>
          <w:marBottom w:val="0"/>
          <w:divBdr>
            <w:top w:val="none" w:sz="0" w:space="0" w:color="auto"/>
            <w:left w:val="none" w:sz="0" w:space="0" w:color="auto"/>
            <w:bottom w:val="none" w:sz="0" w:space="0" w:color="auto"/>
            <w:right w:val="none" w:sz="0" w:space="0" w:color="auto"/>
          </w:divBdr>
        </w:div>
        <w:div w:id="1310555316">
          <w:marLeft w:val="640"/>
          <w:marRight w:val="0"/>
          <w:marTop w:val="0"/>
          <w:marBottom w:val="0"/>
          <w:divBdr>
            <w:top w:val="none" w:sz="0" w:space="0" w:color="auto"/>
            <w:left w:val="none" w:sz="0" w:space="0" w:color="auto"/>
            <w:bottom w:val="none" w:sz="0" w:space="0" w:color="auto"/>
            <w:right w:val="none" w:sz="0" w:space="0" w:color="auto"/>
          </w:divBdr>
        </w:div>
        <w:div w:id="1555851456">
          <w:marLeft w:val="640"/>
          <w:marRight w:val="0"/>
          <w:marTop w:val="0"/>
          <w:marBottom w:val="0"/>
          <w:divBdr>
            <w:top w:val="none" w:sz="0" w:space="0" w:color="auto"/>
            <w:left w:val="none" w:sz="0" w:space="0" w:color="auto"/>
            <w:bottom w:val="none" w:sz="0" w:space="0" w:color="auto"/>
            <w:right w:val="none" w:sz="0" w:space="0" w:color="auto"/>
          </w:divBdr>
        </w:div>
        <w:div w:id="128129174">
          <w:marLeft w:val="640"/>
          <w:marRight w:val="0"/>
          <w:marTop w:val="0"/>
          <w:marBottom w:val="0"/>
          <w:divBdr>
            <w:top w:val="none" w:sz="0" w:space="0" w:color="auto"/>
            <w:left w:val="none" w:sz="0" w:space="0" w:color="auto"/>
            <w:bottom w:val="none" w:sz="0" w:space="0" w:color="auto"/>
            <w:right w:val="none" w:sz="0" w:space="0" w:color="auto"/>
          </w:divBdr>
        </w:div>
        <w:div w:id="1685397931">
          <w:marLeft w:val="640"/>
          <w:marRight w:val="0"/>
          <w:marTop w:val="0"/>
          <w:marBottom w:val="0"/>
          <w:divBdr>
            <w:top w:val="none" w:sz="0" w:space="0" w:color="auto"/>
            <w:left w:val="none" w:sz="0" w:space="0" w:color="auto"/>
            <w:bottom w:val="none" w:sz="0" w:space="0" w:color="auto"/>
            <w:right w:val="none" w:sz="0" w:space="0" w:color="auto"/>
          </w:divBdr>
        </w:div>
        <w:div w:id="1205751967">
          <w:marLeft w:val="640"/>
          <w:marRight w:val="0"/>
          <w:marTop w:val="0"/>
          <w:marBottom w:val="0"/>
          <w:divBdr>
            <w:top w:val="none" w:sz="0" w:space="0" w:color="auto"/>
            <w:left w:val="none" w:sz="0" w:space="0" w:color="auto"/>
            <w:bottom w:val="none" w:sz="0" w:space="0" w:color="auto"/>
            <w:right w:val="none" w:sz="0" w:space="0" w:color="auto"/>
          </w:divBdr>
        </w:div>
        <w:div w:id="1132291925">
          <w:marLeft w:val="640"/>
          <w:marRight w:val="0"/>
          <w:marTop w:val="0"/>
          <w:marBottom w:val="0"/>
          <w:divBdr>
            <w:top w:val="none" w:sz="0" w:space="0" w:color="auto"/>
            <w:left w:val="none" w:sz="0" w:space="0" w:color="auto"/>
            <w:bottom w:val="none" w:sz="0" w:space="0" w:color="auto"/>
            <w:right w:val="none" w:sz="0" w:space="0" w:color="auto"/>
          </w:divBdr>
        </w:div>
        <w:div w:id="1772433072">
          <w:marLeft w:val="640"/>
          <w:marRight w:val="0"/>
          <w:marTop w:val="0"/>
          <w:marBottom w:val="0"/>
          <w:divBdr>
            <w:top w:val="none" w:sz="0" w:space="0" w:color="auto"/>
            <w:left w:val="none" w:sz="0" w:space="0" w:color="auto"/>
            <w:bottom w:val="none" w:sz="0" w:space="0" w:color="auto"/>
            <w:right w:val="none" w:sz="0" w:space="0" w:color="auto"/>
          </w:divBdr>
        </w:div>
        <w:div w:id="1635023229">
          <w:marLeft w:val="640"/>
          <w:marRight w:val="0"/>
          <w:marTop w:val="0"/>
          <w:marBottom w:val="0"/>
          <w:divBdr>
            <w:top w:val="none" w:sz="0" w:space="0" w:color="auto"/>
            <w:left w:val="none" w:sz="0" w:space="0" w:color="auto"/>
            <w:bottom w:val="none" w:sz="0" w:space="0" w:color="auto"/>
            <w:right w:val="none" w:sz="0" w:space="0" w:color="auto"/>
          </w:divBdr>
        </w:div>
        <w:div w:id="1416897069">
          <w:marLeft w:val="640"/>
          <w:marRight w:val="0"/>
          <w:marTop w:val="0"/>
          <w:marBottom w:val="0"/>
          <w:divBdr>
            <w:top w:val="none" w:sz="0" w:space="0" w:color="auto"/>
            <w:left w:val="none" w:sz="0" w:space="0" w:color="auto"/>
            <w:bottom w:val="none" w:sz="0" w:space="0" w:color="auto"/>
            <w:right w:val="none" w:sz="0" w:space="0" w:color="auto"/>
          </w:divBdr>
        </w:div>
        <w:div w:id="154035014">
          <w:marLeft w:val="640"/>
          <w:marRight w:val="0"/>
          <w:marTop w:val="0"/>
          <w:marBottom w:val="0"/>
          <w:divBdr>
            <w:top w:val="none" w:sz="0" w:space="0" w:color="auto"/>
            <w:left w:val="none" w:sz="0" w:space="0" w:color="auto"/>
            <w:bottom w:val="none" w:sz="0" w:space="0" w:color="auto"/>
            <w:right w:val="none" w:sz="0" w:space="0" w:color="auto"/>
          </w:divBdr>
        </w:div>
        <w:div w:id="1928423142">
          <w:marLeft w:val="640"/>
          <w:marRight w:val="0"/>
          <w:marTop w:val="0"/>
          <w:marBottom w:val="0"/>
          <w:divBdr>
            <w:top w:val="none" w:sz="0" w:space="0" w:color="auto"/>
            <w:left w:val="none" w:sz="0" w:space="0" w:color="auto"/>
            <w:bottom w:val="none" w:sz="0" w:space="0" w:color="auto"/>
            <w:right w:val="none" w:sz="0" w:space="0" w:color="auto"/>
          </w:divBdr>
        </w:div>
        <w:div w:id="908154751">
          <w:marLeft w:val="640"/>
          <w:marRight w:val="0"/>
          <w:marTop w:val="0"/>
          <w:marBottom w:val="0"/>
          <w:divBdr>
            <w:top w:val="none" w:sz="0" w:space="0" w:color="auto"/>
            <w:left w:val="none" w:sz="0" w:space="0" w:color="auto"/>
            <w:bottom w:val="none" w:sz="0" w:space="0" w:color="auto"/>
            <w:right w:val="none" w:sz="0" w:space="0" w:color="auto"/>
          </w:divBdr>
        </w:div>
        <w:div w:id="791440780">
          <w:marLeft w:val="640"/>
          <w:marRight w:val="0"/>
          <w:marTop w:val="0"/>
          <w:marBottom w:val="0"/>
          <w:divBdr>
            <w:top w:val="none" w:sz="0" w:space="0" w:color="auto"/>
            <w:left w:val="none" w:sz="0" w:space="0" w:color="auto"/>
            <w:bottom w:val="none" w:sz="0" w:space="0" w:color="auto"/>
            <w:right w:val="none" w:sz="0" w:space="0" w:color="auto"/>
          </w:divBdr>
        </w:div>
        <w:div w:id="1866094627">
          <w:marLeft w:val="640"/>
          <w:marRight w:val="0"/>
          <w:marTop w:val="0"/>
          <w:marBottom w:val="0"/>
          <w:divBdr>
            <w:top w:val="none" w:sz="0" w:space="0" w:color="auto"/>
            <w:left w:val="none" w:sz="0" w:space="0" w:color="auto"/>
            <w:bottom w:val="none" w:sz="0" w:space="0" w:color="auto"/>
            <w:right w:val="none" w:sz="0" w:space="0" w:color="auto"/>
          </w:divBdr>
        </w:div>
        <w:div w:id="497572493">
          <w:marLeft w:val="640"/>
          <w:marRight w:val="0"/>
          <w:marTop w:val="0"/>
          <w:marBottom w:val="0"/>
          <w:divBdr>
            <w:top w:val="none" w:sz="0" w:space="0" w:color="auto"/>
            <w:left w:val="none" w:sz="0" w:space="0" w:color="auto"/>
            <w:bottom w:val="none" w:sz="0" w:space="0" w:color="auto"/>
            <w:right w:val="none" w:sz="0" w:space="0" w:color="auto"/>
          </w:divBdr>
        </w:div>
        <w:div w:id="1848329584">
          <w:marLeft w:val="640"/>
          <w:marRight w:val="0"/>
          <w:marTop w:val="0"/>
          <w:marBottom w:val="0"/>
          <w:divBdr>
            <w:top w:val="none" w:sz="0" w:space="0" w:color="auto"/>
            <w:left w:val="none" w:sz="0" w:space="0" w:color="auto"/>
            <w:bottom w:val="none" w:sz="0" w:space="0" w:color="auto"/>
            <w:right w:val="none" w:sz="0" w:space="0" w:color="auto"/>
          </w:divBdr>
        </w:div>
        <w:div w:id="1529903882">
          <w:marLeft w:val="640"/>
          <w:marRight w:val="0"/>
          <w:marTop w:val="0"/>
          <w:marBottom w:val="0"/>
          <w:divBdr>
            <w:top w:val="none" w:sz="0" w:space="0" w:color="auto"/>
            <w:left w:val="none" w:sz="0" w:space="0" w:color="auto"/>
            <w:bottom w:val="none" w:sz="0" w:space="0" w:color="auto"/>
            <w:right w:val="none" w:sz="0" w:space="0" w:color="auto"/>
          </w:divBdr>
        </w:div>
        <w:div w:id="1387797391">
          <w:marLeft w:val="640"/>
          <w:marRight w:val="0"/>
          <w:marTop w:val="0"/>
          <w:marBottom w:val="0"/>
          <w:divBdr>
            <w:top w:val="none" w:sz="0" w:space="0" w:color="auto"/>
            <w:left w:val="none" w:sz="0" w:space="0" w:color="auto"/>
            <w:bottom w:val="none" w:sz="0" w:space="0" w:color="auto"/>
            <w:right w:val="none" w:sz="0" w:space="0" w:color="auto"/>
          </w:divBdr>
        </w:div>
        <w:div w:id="927931908">
          <w:marLeft w:val="640"/>
          <w:marRight w:val="0"/>
          <w:marTop w:val="0"/>
          <w:marBottom w:val="0"/>
          <w:divBdr>
            <w:top w:val="none" w:sz="0" w:space="0" w:color="auto"/>
            <w:left w:val="none" w:sz="0" w:space="0" w:color="auto"/>
            <w:bottom w:val="none" w:sz="0" w:space="0" w:color="auto"/>
            <w:right w:val="none" w:sz="0" w:space="0" w:color="auto"/>
          </w:divBdr>
        </w:div>
        <w:div w:id="868687548">
          <w:marLeft w:val="640"/>
          <w:marRight w:val="0"/>
          <w:marTop w:val="0"/>
          <w:marBottom w:val="0"/>
          <w:divBdr>
            <w:top w:val="none" w:sz="0" w:space="0" w:color="auto"/>
            <w:left w:val="none" w:sz="0" w:space="0" w:color="auto"/>
            <w:bottom w:val="none" w:sz="0" w:space="0" w:color="auto"/>
            <w:right w:val="none" w:sz="0" w:space="0" w:color="auto"/>
          </w:divBdr>
        </w:div>
        <w:div w:id="1908374955">
          <w:marLeft w:val="640"/>
          <w:marRight w:val="0"/>
          <w:marTop w:val="0"/>
          <w:marBottom w:val="0"/>
          <w:divBdr>
            <w:top w:val="none" w:sz="0" w:space="0" w:color="auto"/>
            <w:left w:val="none" w:sz="0" w:space="0" w:color="auto"/>
            <w:bottom w:val="none" w:sz="0" w:space="0" w:color="auto"/>
            <w:right w:val="none" w:sz="0" w:space="0" w:color="auto"/>
          </w:divBdr>
        </w:div>
        <w:div w:id="178933404">
          <w:marLeft w:val="640"/>
          <w:marRight w:val="0"/>
          <w:marTop w:val="0"/>
          <w:marBottom w:val="0"/>
          <w:divBdr>
            <w:top w:val="none" w:sz="0" w:space="0" w:color="auto"/>
            <w:left w:val="none" w:sz="0" w:space="0" w:color="auto"/>
            <w:bottom w:val="none" w:sz="0" w:space="0" w:color="auto"/>
            <w:right w:val="none" w:sz="0" w:space="0" w:color="auto"/>
          </w:divBdr>
        </w:div>
        <w:div w:id="1864591362">
          <w:marLeft w:val="640"/>
          <w:marRight w:val="0"/>
          <w:marTop w:val="0"/>
          <w:marBottom w:val="0"/>
          <w:divBdr>
            <w:top w:val="none" w:sz="0" w:space="0" w:color="auto"/>
            <w:left w:val="none" w:sz="0" w:space="0" w:color="auto"/>
            <w:bottom w:val="none" w:sz="0" w:space="0" w:color="auto"/>
            <w:right w:val="none" w:sz="0" w:space="0" w:color="auto"/>
          </w:divBdr>
        </w:div>
        <w:div w:id="1819102811">
          <w:marLeft w:val="640"/>
          <w:marRight w:val="0"/>
          <w:marTop w:val="0"/>
          <w:marBottom w:val="0"/>
          <w:divBdr>
            <w:top w:val="none" w:sz="0" w:space="0" w:color="auto"/>
            <w:left w:val="none" w:sz="0" w:space="0" w:color="auto"/>
            <w:bottom w:val="none" w:sz="0" w:space="0" w:color="auto"/>
            <w:right w:val="none" w:sz="0" w:space="0" w:color="auto"/>
          </w:divBdr>
        </w:div>
        <w:div w:id="634525219">
          <w:marLeft w:val="640"/>
          <w:marRight w:val="0"/>
          <w:marTop w:val="0"/>
          <w:marBottom w:val="0"/>
          <w:divBdr>
            <w:top w:val="none" w:sz="0" w:space="0" w:color="auto"/>
            <w:left w:val="none" w:sz="0" w:space="0" w:color="auto"/>
            <w:bottom w:val="none" w:sz="0" w:space="0" w:color="auto"/>
            <w:right w:val="none" w:sz="0" w:space="0" w:color="auto"/>
          </w:divBdr>
        </w:div>
        <w:div w:id="169564690">
          <w:marLeft w:val="640"/>
          <w:marRight w:val="0"/>
          <w:marTop w:val="0"/>
          <w:marBottom w:val="0"/>
          <w:divBdr>
            <w:top w:val="none" w:sz="0" w:space="0" w:color="auto"/>
            <w:left w:val="none" w:sz="0" w:space="0" w:color="auto"/>
            <w:bottom w:val="none" w:sz="0" w:space="0" w:color="auto"/>
            <w:right w:val="none" w:sz="0" w:space="0" w:color="auto"/>
          </w:divBdr>
        </w:div>
        <w:div w:id="1465193504">
          <w:marLeft w:val="640"/>
          <w:marRight w:val="0"/>
          <w:marTop w:val="0"/>
          <w:marBottom w:val="0"/>
          <w:divBdr>
            <w:top w:val="none" w:sz="0" w:space="0" w:color="auto"/>
            <w:left w:val="none" w:sz="0" w:space="0" w:color="auto"/>
            <w:bottom w:val="none" w:sz="0" w:space="0" w:color="auto"/>
            <w:right w:val="none" w:sz="0" w:space="0" w:color="auto"/>
          </w:divBdr>
        </w:div>
        <w:div w:id="1524246743">
          <w:marLeft w:val="640"/>
          <w:marRight w:val="0"/>
          <w:marTop w:val="0"/>
          <w:marBottom w:val="0"/>
          <w:divBdr>
            <w:top w:val="none" w:sz="0" w:space="0" w:color="auto"/>
            <w:left w:val="none" w:sz="0" w:space="0" w:color="auto"/>
            <w:bottom w:val="none" w:sz="0" w:space="0" w:color="auto"/>
            <w:right w:val="none" w:sz="0" w:space="0" w:color="auto"/>
          </w:divBdr>
        </w:div>
        <w:div w:id="1113213560">
          <w:marLeft w:val="640"/>
          <w:marRight w:val="0"/>
          <w:marTop w:val="0"/>
          <w:marBottom w:val="0"/>
          <w:divBdr>
            <w:top w:val="none" w:sz="0" w:space="0" w:color="auto"/>
            <w:left w:val="none" w:sz="0" w:space="0" w:color="auto"/>
            <w:bottom w:val="none" w:sz="0" w:space="0" w:color="auto"/>
            <w:right w:val="none" w:sz="0" w:space="0" w:color="auto"/>
          </w:divBdr>
        </w:div>
        <w:div w:id="1471288474">
          <w:marLeft w:val="640"/>
          <w:marRight w:val="0"/>
          <w:marTop w:val="0"/>
          <w:marBottom w:val="0"/>
          <w:divBdr>
            <w:top w:val="none" w:sz="0" w:space="0" w:color="auto"/>
            <w:left w:val="none" w:sz="0" w:space="0" w:color="auto"/>
            <w:bottom w:val="none" w:sz="0" w:space="0" w:color="auto"/>
            <w:right w:val="none" w:sz="0" w:space="0" w:color="auto"/>
          </w:divBdr>
        </w:div>
        <w:div w:id="1798985880">
          <w:marLeft w:val="640"/>
          <w:marRight w:val="0"/>
          <w:marTop w:val="0"/>
          <w:marBottom w:val="0"/>
          <w:divBdr>
            <w:top w:val="none" w:sz="0" w:space="0" w:color="auto"/>
            <w:left w:val="none" w:sz="0" w:space="0" w:color="auto"/>
            <w:bottom w:val="none" w:sz="0" w:space="0" w:color="auto"/>
            <w:right w:val="none" w:sz="0" w:space="0" w:color="auto"/>
          </w:divBdr>
        </w:div>
      </w:divsChild>
    </w:div>
    <w:div w:id="380711532">
      <w:bodyDiv w:val="1"/>
      <w:marLeft w:val="0"/>
      <w:marRight w:val="0"/>
      <w:marTop w:val="0"/>
      <w:marBottom w:val="0"/>
      <w:divBdr>
        <w:top w:val="none" w:sz="0" w:space="0" w:color="auto"/>
        <w:left w:val="none" w:sz="0" w:space="0" w:color="auto"/>
        <w:bottom w:val="none" w:sz="0" w:space="0" w:color="auto"/>
        <w:right w:val="none" w:sz="0" w:space="0" w:color="auto"/>
      </w:divBdr>
      <w:divsChild>
        <w:div w:id="85856828">
          <w:marLeft w:val="640"/>
          <w:marRight w:val="0"/>
          <w:marTop w:val="0"/>
          <w:marBottom w:val="0"/>
          <w:divBdr>
            <w:top w:val="none" w:sz="0" w:space="0" w:color="auto"/>
            <w:left w:val="none" w:sz="0" w:space="0" w:color="auto"/>
            <w:bottom w:val="none" w:sz="0" w:space="0" w:color="auto"/>
            <w:right w:val="none" w:sz="0" w:space="0" w:color="auto"/>
          </w:divBdr>
        </w:div>
        <w:div w:id="657152475">
          <w:marLeft w:val="640"/>
          <w:marRight w:val="0"/>
          <w:marTop w:val="0"/>
          <w:marBottom w:val="0"/>
          <w:divBdr>
            <w:top w:val="none" w:sz="0" w:space="0" w:color="auto"/>
            <w:left w:val="none" w:sz="0" w:space="0" w:color="auto"/>
            <w:bottom w:val="none" w:sz="0" w:space="0" w:color="auto"/>
            <w:right w:val="none" w:sz="0" w:space="0" w:color="auto"/>
          </w:divBdr>
        </w:div>
        <w:div w:id="2106337807">
          <w:marLeft w:val="640"/>
          <w:marRight w:val="0"/>
          <w:marTop w:val="0"/>
          <w:marBottom w:val="0"/>
          <w:divBdr>
            <w:top w:val="none" w:sz="0" w:space="0" w:color="auto"/>
            <w:left w:val="none" w:sz="0" w:space="0" w:color="auto"/>
            <w:bottom w:val="none" w:sz="0" w:space="0" w:color="auto"/>
            <w:right w:val="none" w:sz="0" w:space="0" w:color="auto"/>
          </w:divBdr>
        </w:div>
        <w:div w:id="1099258890">
          <w:marLeft w:val="640"/>
          <w:marRight w:val="0"/>
          <w:marTop w:val="0"/>
          <w:marBottom w:val="0"/>
          <w:divBdr>
            <w:top w:val="none" w:sz="0" w:space="0" w:color="auto"/>
            <w:left w:val="none" w:sz="0" w:space="0" w:color="auto"/>
            <w:bottom w:val="none" w:sz="0" w:space="0" w:color="auto"/>
            <w:right w:val="none" w:sz="0" w:space="0" w:color="auto"/>
          </w:divBdr>
        </w:div>
        <w:div w:id="775557472">
          <w:marLeft w:val="640"/>
          <w:marRight w:val="0"/>
          <w:marTop w:val="0"/>
          <w:marBottom w:val="0"/>
          <w:divBdr>
            <w:top w:val="none" w:sz="0" w:space="0" w:color="auto"/>
            <w:left w:val="none" w:sz="0" w:space="0" w:color="auto"/>
            <w:bottom w:val="none" w:sz="0" w:space="0" w:color="auto"/>
            <w:right w:val="none" w:sz="0" w:space="0" w:color="auto"/>
          </w:divBdr>
        </w:div>
        <w:div w:id="2123185503">
          <w:marLeft w:val="640"/>
          <w:marRight w:val="0"/>
          <w:marTop w:val="0"/>
          <w:marBottom w:val="0"/>
          <w:divBdr>
            <w:top w:val="none" w:sz="0" w:space="0" w:color="auto"/>
            <w:left w:val="none" w:sz="0" w:space="0" w:color="auto"/>
            <w:bottom w:val="none" w:sz="0" w:space="0" w:color="auto"/>
            <w:right w:val="none" w:sz="0" w:space="0" w:color="auto"/>
          </w:divBdr>
        </w:div>
        <w:div w:id="880746580">
          <w:marLeft w:val="640"/>
          <w:marRight w:val="0"/>
          <w:marTop w:val="0"/>
          <w:marBottom w:val="0"/>
          <w:divBdr>
            <w:top w:val="none" w:sz="0" w:space="0" w:color="auto"/>
            <w:left w:val="none" w:sz="0" w:space="0" w:color="auto"/>
            <w:bottom w:val="none" w:sz="0" w:space="0" w:color="auto"/>
            <w:right w:val="none" w:sz="0" w:space="0" w:color="auto"/>
          </w:divBdr>
        </w:div>
        <w:div w:id="84230826">
          <w:marLeft w:val="640"/>
          <w:marRight w:val="0"/>
          <w:marTop w:val="0"/>
          <w:marBottom w:val="0"/>
          <w:divBdr>
            <w:top w:val="none" w:sz="0" w:space="0" w:color="auto"/>
            <w:left w:val="none" w:sz="0" w:space="0" w:color="auto"/>
            <w:bottom w:val="none" w:sz="0" w:space="0" w:color="auto"/>
            <w:right w:val="none" w:sz="0" w:space="0" w:color="auto"/>
          </w:divBdr>
        </w:div>
        <w:div w:id="2023968818">
          <w:marLeft w:val="640"/>
          <w:marRight w:val="0"/>
          <w:marTop w:val="0"/>
          <w:marBottom w:val="0"/>
          <w:divBdr>
            <w:top w:val="none" w:sz="0" w:space="0" w:color="auto"/>
            <w:left w:val="none" w:sz="0" w:space="0" w:color="auto"/>
            <w:bottom w:val="none" w:sz="0" w:space="0" w:color="auto"/>
            <w:right w:val="none" w:sz="0" w:space="0" w:color="auto"/>
          </w:divBdr>
        </w:div>
        <w:div w:id="801191970">
          <w:marLeft w:val="640"/>
          <w:marRight w:val="0"/>
          <w:marTop w:val="0"/>
          <w:marBottom w:val="0"/>
          <w:divBdr>
            <w:top w:val="none" w:sz="0" w:space="0" w:color="auto"/>
            <w:left w:val="none" w:sz="0" w:space="0" w:color="auto"/>
            <w:bottom w:val="none" w:sz="0" w:space="0" w:color="auto"/>
            <w:right w:val="none" w:sz="0" w:space="0" w:color="auto"/>
          </w:divBdr>
        </w:div>
        <w:div w:id="549541122">
          <w:marLeft w:val="640"/>
          <w:marRight w:val="0"/>
          <w:marTop w:val="0"/>
          <w:marBottom w:val="0"/>
          <w:divBdr>
            <w:top w:val="none" w:sz="0" w:space="0" w:color="auto"/>
            <w:left w:val="none" w:sz="0" w:space="0" w:color="auto"/>
            <w:bottom w:val="none" w:sz="0" w:space="0" w:color="auto"/>
            <w:right w:val="none" w:sz="0" w:space="0" w:color="auto"/>
          </w:divBdr>
        </w:div>
        <w:div w:id="575633767">
          <w:marLeft w:val="640"/>
          <w:marRight w:val="0"/>
          <w:marTop w:val="0"/>
          <w:marBottom w:val="0"/>
          <w:divBdr>
            <w:top w:val="none" w:sz="0" w:space="0" w:color="auto"/>
            <w:left w:val="none" w:sz="0" w:space="0" w:color="auto"/>
            <w:bottom w:val="none" w:sz="0" w:space="0" w:color="auto"/>
            <w:right w:val="none" w:sz="0" w:space="0" w:color="auto"/>
          </w:divBdr>
        </w:div>
        <w:div w:id="1048919526">
          <w:marLeft w:val="640"/>
          <w:marRight w:val="0"/>
          <w:marTop w:val="0"/>
          <w:marBottom w:val="0"/>
          <w:divBdr>
            <w:top w:val="none" w:sz="0" w:space="0" w:color="auto"/>
            <w:left w:val="none" w:sz="0" w:space="0" w:color="auto"/>
            <w:bottom w:val="none" w:sz="0" w:space="0" w:color="auto"/>
            <w:right w:val="none" w:sz="0" w:space="0" w:color="auto"/>
          </w:divBdr>
        </w:div>
        <w:div w:id="910119876">
          <w:marLeft w:val="640"/>
          <w:marRight w:val="0"/>
          <w:marTop w:val="0"/>
          <w:marBottom w:val="0"/>
          <w:divBdr>
            <w:top w:val="none" w:sz="0" w:space="0" w:color="auto"/>
            <w:left w:val="none" w:sz="0" w:space="0" w:color="auto"/>
            <w:bottom w:val="none" w:sz="0" w:space="0" w:color="auto"/>
            <w:right w:val="none" w:sz="0" w:space="0" w:color="auto"/>
          </w:divBdr>
        </w:div>
        <w:div w:id="2005545560">
          <w:marLeft w:val="640"/>
          <w:marRight w:val="0"/>
          <w:marTop w:val="0"/>
          <w:marBottom w:val="0"/>
          <w:divBdr>
            <w:top w:val="none" w:sz="0" w:space="0" w:color="auto"/>
            <w:left w:val="none" w:sz="0" w:space="0" w:color="auto"/>
            <w:bottom w:val="none" w:sz="0" w:space="0" w:color="auto"/>
            <w:right w:val="none" w:sz="0" w:space="0" w:color="auto"/>
          </w:divBdr>
        </w:div>
        <w:div w:id="561332072">
          <w:marLeft w:val="640"/>
          <w:marRight w:val="0"/>
          <w:marTop w:val="0"/>
          <w:marBottom w:val="0"/>
          <w:divBdr>
            <w:top w:val="none" w:sz="0" w:space="0" w:color="auto"/>
            <w:left w:val="none" w:sz="0" w:space="0" w:color="auto"/>
            <w:bottom w:val="none" w:sz="0" w:space="0" w:color="auto"/>
            <w:right w:val="none" w:sz="0" w:space="0" w:color="auto"/>
          </w:divBdr>
        </w:div>
        <w:div w:id="1491216481">
          <w:marLeft w:val="640"/>
          <w:marRight w:val="0"/>
          <w:marTop w:val="0"/>
          <w:marBottom w:val="0"/>
          <w:divBdr>
            <w:top w:val="none" w:sz="0" w:space="0" w:color="auto"/>
            <w:left w:val="none" w:sz="0" w:space="0" w:color="auto"/>
            <w:bottom w:val="none" w:sz="0" w:space="0" w:color="auto"/>
            <w:right w:val="none" w:sz="0" w:space="0" w:color="auto"/>
          </w:divBdr>
        </w:div>
        <w:div w:id="266891539">
          <w:marLeft w:val="640"/>
          <w:marRight w:val="0"/>
          <w:marTop w:val="0"/>
          <w:marBottom w:val="0"/>
          <w:divBdr>
            <w:top w:val="none" w:sz="0" w:space="0" w:color="auto"/>
            <w:left w:val="none" w:sz="0" w:space="0" w:color="auto"/>
            <w:bottom w:val="none" w:sz="0" w:space="0" w:color="auto"/>
            <w:right w:val="none" w:sz="0" w:space="0" w:color="auto"/>
          </w:divBdr>
        </w:div>
        <w:div w:id="1851991085">
          <w:marLeft w:val="640"/>
          <w:marRight w:val="0"/>
          <w:marTop w:val="0"/>
          <w:marBottom w:val="0"/>
          <w:divBdr>
            <w:top w:val="none" w:sz="0" w:space="0" w:color="auto"/>
            <w:left w:val="none" w:sz="0" w:space="0" w:color="auto"/>
            <w:bottom w:val="none" w:sz="0" w:space="0" w:color="auto"/>
            <w:right w:val="none" w:sz="0" w:space="0" w:color="auto"/>
          </w:divBdr>
        </w:div>
        <w:div w:id="1351761929">
          <w:marLeft w:val="640"/>
          <w:marRight w:val="0"/>
          <w:marTop w:val="0"/>
          <w:marBottom w:val="0"/>
          <w:divBdr>
            <w:top w:val="none" w:sz="0" w:space="0" w:color="auto"/>
            <w:left w:val="none" w:sz="0" w:space="0" w:color="auto"/>
            <w:bottom w:val="none" w:sz="0" w:space="0" w:color="auto"/>
            <w:right w:val="none" w:sz="0" w:space="0" w:color="auto"/>
          </w:divBdr>
        </w:div>
        <w:div w:id="284049265">
          <w:marLeft w:val="640"/>
          <w:marRight w:val="0"/>
          <w:marTop w:val="0"/>
          <w:marBottom w:val="0"/>
          <w:divBdr>
            <w:top w:val="none" w:sz="0" w:space="0" w:color="auto"/>
            <w:left w:val="none" w:sz="0" w:space="0" w:color="auto"/>
            <w:bottom w:val="none" w:sz="0" w:space="0" w:color="auto"/>
            <w:right w:val="none" w:sz="0" w:space="0" w:color="auto"/>
          </w:divBdr>
        </w:div>
        <w:div w:id="728917370">
          <w:marLeft w:val="640"/>
          <w:marRight w:val="0"/>
          <w:marTop w:val="0"/>
          <w:marBottom w:val="0"/>
          <w:divBdr>
            <w:top w:val="none" w:sz="0" w:space="0" w:color="auto"/>
            <w:left w:val="none" w:sz="0" w:space="0" w:color="auto"/>
            <w:bottom w:val="none" w:sz="0" w:space="0" w:color="auto"/>
            <w:right w:val="none" w:sz="0" w:space="0" w:color="auto"/>
          </w:divBdr>
        </w:div>
        <w:div w:id="1083530729">
          <w:marLeft w:val="640"/>
          <w:marRight w:val="0"/>
          <w:marTop w:val="0"/>
          <w:marBottom w:val="0"/>
          <w:divBdr>
            <w:top w:val="none" w:sz="0" w:space="0" w:color="auto"/>
            <w:left w:val="none" w:sz="0" w:space="0" w:color="auto"/>
            <w:bottom w:val="none" w:sz="0" w:space="0" w:color="auto"/>
            <w:right w:val="none" w:sz="0" w:space="0" w:color="auto"/>
          </w:divBdr>
        </w:div>
        <w:div w:id="1450978722">
          <w:marLeft w:val="640"/>
          <w:marRight w:val="0"/>
          <w:marTop w:val="0"/>
          <w:marBottom w:val="0"/>
          <w:divBdr>
            <w:top w:val="none" w:sz="0" w:space="0" w:color="auto"/>
            <w:left w:val="none" w:sz="0" w:space="0" w:color="auto"/>
            <w:bottom w:val="none" w:sz="0" w:space="0" w:color="auto"/>
            <w:right w:val="none" w:sz="0" w:space="0" w:color="auto"/>
          </w:divBdr>
        </w:div>
        <w:div w:id="1377897310">
          <w:marLeft w:val="640"/>
          <w:marRight w:val="0"/>
          <w:marTop w:val="0"/>
          <w:marBottom w:val="0"/>
          <w:divBdr>
            <w:top w:val="none" w:sz="0" w:space="0" w:color="auto"/>
            <w:left w:val="none" w:sz="0" w:space="0" w:color="auto"/>
            <w:bottom w:val="none" w:sz="0" w:space="0" w:color="auto"/>
            <w:right w:val="none" w:sz="0" w:space="0" w:color="auto"/>
          </w:divBdr>
        </w:div>
        <w:div w:id="1592006265">
          <w:marLeft w:val="640"/>
          <w:marRight w:val="0"/>
          <w:marTop w:val="0"/>
          <w:marBottom w:val="0"/>
          <w:divBdr>
            <w:top w:val="none" w:sz="0" w:space="0" w:color="auto"/>
            <w:left w:val="none" w:sz="0" w:space="0" w:color="auto"/>
            <w:bottom w:val="none" w:sz="0" w:space="0" w:color="auto"/>
            <w:right w:val="none" w:sz="0" w:space="0" w:color="auto"/>
          </w:divBdr>
        </w:div>
        <w:div w:id="972059094">
          <w:marLeft w:val="640"/>
          <w:marRight w:val="0"/>
          <w:marTop w:val="0"/>
          <w:marBottom w:val="0"/>
          <w:divBdr>
            <w:top w:val="none" w:sz="0" w:space="0" w:color="auto"/>
            <w:left w:val="none" w:sz="0" w:space="0" w:color="auto"/>
            <w:bottom w:val="none" w:sz="0" w:space="0" w:color="auto"/>
            <w:right w:val="none" w:sz="0" w:space="0" w:color="auto"/>
          </w:divBdr>
        </w:div>
        <w:div w:id="1199203996">
          <w:marLeft w:val="640"/>
          <w:marRight w:val="0"/>
          <w:marTop w:val="0"/>
          <w:marBottom w:val="0"/>
          <w:divBdr>
            <w:top w:val="none" w:sz="0" w:space="0" w:color="auto"/>
            <w:left w:val="none" w:sz="0" w:space="0" w:color="auto"/>
            <w:bottom w:val="none" w:sz="0" w:space="0" w:color="auto"/>
            <w:right w:val="none" w:sz="0" w:space="0" w:color="auto"/>
          </w:divBdr>
        </w:div>
        <w:div w:id="766846530">
          <w:marLeft w:val="640"/>
          <w:marRight w:val="0"/>
          <w:marTop w:val="0"/>
          <w:marBottom w:val="0"/>
          <w:divBdr>
            <w:top w:val="none" w:sz="0" w:space="0" w:color="auto"/>
            <w:left w:val="none" w:sz="0" w:space="0" w:color="auto"/>
            <w:bottom w:val="none" w:sz="0" w:space="0" w:color="auto"/>
            <w:right w:val="none" w:sz="0" w:space="0" w:color="auto"/>
          </w:divBdr>
        </w:div>
        <w:div w:id="643506091">
          <w:marLeft w:val="640"/>
          <w:marRight w:val="0"/>
          <w:marTop w:val="0"/>
          <w:marBottom w:val="0"/>
          <w:divBdr>
            <w:top w:val="none" w:sz="0" w:space="0" w:color="auto"/>
            <w:left w:val="none" w:sz="0" w:space="0" w:color="auto"/>
            <w:bottom w:val="none" w:sz="0" w:space="0" w:color="auto"/>
            <w:right w:val="none" w:sz="0" w:space="0" w:color="auto"/>
          </w:divBdr>
        </w:div>
        <w:div w:id="1182357840">
          <w:marLeft w:val="640"/>
          <w:marRight w:val="0"/>
          <w:marTop w:val="0"/>
          <w:marBottom w:val="0"/>
          <w:divBdr>
            <w:top w:val="none" w:sz="0" w:space="0" w:color="auto"/>
            <w:left w:val="none" w:sz="0" w:space="0" w:color="auto"/>
            <w:bottom w:val="none" w:sz="0" w:space="0" w:color="auto"/>
            <w:right w:val="none" w:sz="0" w:space="0" w:color="auto"/>
          </w:divBdr>
        </w:div>
        <w:div w:id="751584704">
          <w:marLeft w:val="640"/>
          <w:marRight w:val="0"/>
          <w:marTop w:val="0"/>
          <w:marBottom w:val="0"/>
          <w:divBdr>
            <w:top w:val="none" w:sz="0" w:space="0" w:color="auto"/>
            <w:left w:val="none" w:sz="0" w:space="0" w:color="auto"/>
            <w:bottom w:val="none" w:sz="0" w:space="0" w:color="auto"/>
            <w:right w:val="none" w:sz="0" w:space="0" w:color="auto"/>
          </w:divBdr>
        </w:div>
        <w:div w:id="1806389913">
          <w:marLeft w:val="640"/>
          <w:marRight w:val="0"/>
          <w:marTop w:val="0"/>
          <w:marBottom w:val="0"/>
          <w:divBdr>
            <w:top w:val="none" w:sz="0" w:space="0" w:color="auto"/>
            <w:left w:val="none" w:sz="0" w:space="0" w:color="auto"/>
            <w:bottom w:val="none" w:sz="0" w:space="0" w:color="auto"/>
            <w:right w:val="none" w:sz="0" w:space="0" w:color="auto"/>
          </w:divBdr>
        </w:div>
        <w:div w:id="1514412420">
          <w:marLeft w:val="640"/>
          <w:marRight w:val="0"/>
          <w:marTop w:val="0"/>
          <w:marBottom w:val="0"/>
          <w:divBdr>
            <w:top w:val="none" w:sz="0" w:space="0" w:color="auto"/>
            <w:left w:val="none" w:sz="0" w:space="0" w:color="auto"/>
            <w:bottom w:val="none" w:sz="0" w:space="0" w:color="auto"/>
            <w:right w:val="none" w:sz="0" w:space="0" w:color="auto"/>
          </w:divBdr>
        </w:div>
        <w:div w:id="1292711699">
          <w:marLeft w:val="640"/>
          <w:marRight w:val="0"/>
          <w:marTop w:val="0"/>
          <w:marBottom w:val="0"/>
          <w:divBdr>
            <w:top w:val="none" w:sz="0" w:space="0" w:color="auto"/>
            <w:left w:val="none" w:sz="0" w:space="0" w:color="auto"/>
            <w:bottom w:val="none" w:sz="0" w:space="0" w:color="auto"/>
            <w:right w:val="none" w:sz="0" w:space="0" w:color="auto"/>
          </w:divBdr>
        </w:div>
        <w:div w:id="2030525254">
          <w:marLeft w:val="640"/>
          <w:marRight w:val="0"/>
          <w:marTop w:val="0"/>
          <w:marBottom w:val="0"/>
          <w:divBdr>
            <w:top w:val="none" w:sz="0" w:space="0" w:color="auto"/>
            <w:left w:val="none" w:sz="0" w:space="0" w:color="auto"/>
            <w:bottom w:val="none" w:sz="0" w:space="0" w:color="auto"/>
            <w:right w:val="none" w:sz="0" w:space="0" w:color="auto"/>
          </w:divBdr>
        </w:div>
        <w:div w:id="1562406231">
          <w:marLeft w:val="640"/>
          <w:marRight w:val="0"/>
          <w:marTop w:val="0"/>
          <w:marBottom w:val="0"/>
          <w:divBdr>
            <w:top w:val="none" w:sz="0" w:space="0" w:color="auto"/>
            <w:left w:val="none" w:sz="0" w:space="0" w:color="auto"/>
            <w:bottom w:val="none" w:sz="0" w:space="0" w:color="auto"/>
            <w:right w:val="none" w:sz="0" w:space="0" w:color="auto"/>
          </w:divBdr>
        </w:div>
        <w:div w:id="1062555427">
          <w:marLeft w:val="640"/>
          <w:marRight w:val="0"/>
          <w:marTop w:val="0"/>
          <w:marBottom w:val="0"/>
          <w:divBdr>
            <w:top w:val="none" w:sz="0" w:space="0" w:color="auto"/>
            <w:left w:val="none" w:sz="0" w:space="0" w:color="auto"/>
            <w:bottom w:val="none" w:sz="0" w:space="0" w:color="auto"/>
            <w:right w:val="none" w:sz="0" w:space="0" w:color="auto"/>
          </w:divBdr>
        </w:div>
        <w:div w:id="1494644944">
          <w:marLeft w:val="640"/>
          <w:marRight w:val="0"/>
          <w:marTop w:val="0"/>
          <w:marBottom w:val="0"/>
          <w:divBdr>
            <w:top w:val="none" w:sz="0" w:space="0" w:color="auto"/>
            <w:left w:val="none" w:sz="0" w:space="0" w:color="auto"/>
            <w:bottom w:val="none" w:sz="0" w:space="0" w:color="auto"/>
            <w:right w:val="none" w:sz="0" w:space="0" w:color="auto"/>
          </w:divBdr>
        </w:div>
        <w:div w:id="52899868">
          <w:marLeft w:val="640"/>
          <w:marRight w:val="0"/>
          <w:marTop w:val="0"/>
          <w:marBottom w:val="0"/>
          <w:divBdr>
            <w:top w:val="none" w:sz="0" w:space="0" w:color="auto"/>
            <w:left w:val="none" w:sz="0" w:space="0" w:color="auto"/>
            <w:bottom w:val="none" w:sz="0" w:space="0" w:color="auto"/>
            <w:right w:val="none" w:sz="0" w:space="0" w:color="auto"/>
          </w:divBdr>
        </w:div>
        <w:div w:id="146560468">
          <w:marLeft w:val="640"/>
          <w:marRight w:val="0"/>
          <w:marTop w:val="0"/>
          <w:marBottom w:val="0"/>
          <w:divBdr>
            <w:top w:val="none" w:sz="0" w:space="0" w:color="auto"/>
            <w:left w:val="none" w:sz="0" w:space="0" w:color="auto"/>
            <w:bottom w:val="none" w:sz="0" w:space="0" w:color="auto"/>
            <w:right w:val="none" w:sz="0" w:space="0" w:color="auto"/>
          </w:divBdr>
        </w:div>
        <w:div w:id="751008201">
          <w:marLeft w:val="640"/>
          <w:marRight w:val="0"/>
          <w:marTop w:val="0"/>
          <w:marBottom w:val="0"/>
          <w:divBdr>
            <w:top w:val="none" w:sz="0" w:space="0" w:color="auto"/>
            <w:left w:val="none" w:sz="0" w:space="0" w:color="auto"/>
            <w:bottom w:val="none" w:sz="0" w:space="0" w:color="auto"/>
            <w:right w:val="none" w:sz="0" w:space="0" w:color="auto"/>
          </w:divBdr>
        </w:div>
        <w:div w:id="1890452420">
          <w:marLeft w:val="640"/>
          <w:marRight w:val="0"/>
          <w:marTop w:val="0"/>
          <w:marBottom w:val="0"/>
          <w:divBdr>
            <w:top w:val="none" w:sz="0" w:space="0" w:color="auto"/>
            <w:left w:val="none" w:sz="0" w:space="0" w:color="auto"/>
            <w:bottom w:val="none" w:sz="0" w:space="0" w:color="auto"/>
            <w:right w:val="none" w:sz="0" w:space="0" w:color="auto"/>
          </w:divBdr>
        </w:div>
        <w:div w:id="635598738">
          <w:marLeft w:val="640"/>
          <w:marRight w:val="0"/>
          <w:marTop w:val="0"/>
          <w:marBottom w:val="0"/>
          <w:divBdr>
            <w:top w:val="none" w:sz="0" w:space="0" w:color="auto"/>
            <w:left w:val="none" w:sz="0" w:space="0" w:color="auto"/>
            <w:bottom w:val="none" w:sz="0" w:space="0" w:color="auto"/>
            <w:right w:val="none" w:sz="0" w:space="0" w:color="auto"/>
          </w:divBdr>
        </w:div>
        <w:div w:id="1248491450">
          <w:marLeft w:val="640"/>
          <w:marRight w:val="0"/>
          <w:marTop w:val="0"/>
          <w:marBottom w:val="0"/>
          <w:divBdr>
            <w:top w:val="none" w:sz="0" w:space="0" w:color="auto"/>
            <w:left w:val="none" w:sz="0" w:space="0" w:color="auto"/>
            <w:bottom w:val="none" w:sz="0" w:space="0" w:color="auto"/>
            <w:right w:val="none" w:sz="0" w:space="0" w:color="auto"/>
          </w:divBdr>
        </w:div>
        <w:div w:id="1947155580">
          <w:marLeft w:val="640"/>
          <w:marRight w:val="0"/>
          <w:marTop w:val="0"/>
          <w:marBottom w:val="0"/>
          <w:divBdr>
            <w:top w:val="none" w:sz="0" w:space="0" w:color="auto"/>
            <w:left w:val="none" w:sz="0" w:space="0" w:color="auto"/>
            <w:bottom w:val="none" w:sz="0" w:space="0" w:color="auto"/>
            <w:right w:val="none" w:sz="0" w:space="0" w:color="auto"/>
          </w:divBdr>
        </w:div>
        <w:div w:id="48113991">
          <w:marLeft w:val="640"/>
          <w:marRight w:val="0"/>
          <w:marTop w:val="0"/>
          <w:marBottom w:val="0"/>
          <w:divBdr>
            <w:top w:val="none" w:sz="0" w:space="0" w:color="auto"/>
            <w:left w:val="none" w:sz="0" w:space="0" w:color="auto"/>
            <w:bottom w:val="none" w:sz="0" w:space="0" w:color="auto"/>
            <w:right w:val="none" w:sz="0" w:space="0" w:color="auto"/>
          </w:divBdr>
        </w:div>
      </w:divsChild>
    </w:div>
    <w:div w:id="392431448">
      <w:bodyDiv w:val="1"/>
      <w:marLeft w:val="0"/>
      <w:marRight w:val="0"/>
      <w:marTop w:val="0"/>
      <w:marBottom w:val="0"/>
      <w:divBdr>
        <w:top w:val="none" w:sz="0" w:space="0" w:color="auto"/>
        <w:left w:val="none" w:sz="0" w:space="0" w:color="auto"/>
        <w:bottom w:val="none" w:sz="0" w:space="0" w:color="auto"/>
        <w:right w:val="none" w:sz="0" w:space="0" w:color="auto"/>
      </w:divBdr>
      <w:divsChild>
        <w:div w:id="272901130">
          <w:marLeft w:val="640"/>
          <w:marRight w:val="0"/>
          <w:marTop w:val="0"/>
          <w:marBottom w:val="0"/>
          <w:divBdr>
            <w:top w:val="none" w:sz="0" w:space="0" w:color="auto"/>
            <w:left w:val="none" w:sz="0" w:space="0" w:color="auto"/>
            <w:bottom w:val="none" w:sz="0" w:space="0" w:color="auto"/>
            <w:right w:val="none" w:sz="0" w:space="0" w:color="auto"/>
          </w:divBdr>
        </w:div>
        <w:div w:id="1921451624">
          <w:marLeft w:val="640"/>
          <w:marRight w:val="0"/>
          <w:marTop w:val="0"/>
          <w:marBottom w:val="0"/>
          <w:divBdr>
            <w:top w:val="none" w:sz="0" w:space="0" w:color="auto"/>
            <w:left w:val="none" w:sz="0" w:space="0" w:color="auto"/>
            <w:bottom w:val="none" w:sz="0" w:space="0" w:color="auto"/>
            <w:right w:val="none" w:sz="0" w:space="0" w:color="auto"/>
          </w:divBdr>
        </w:div>
        <w:div w:id="1968312080">
          <w:marLeft w:val="640"/>
          <w:marRight w:val="0"/>
          <w:marTop w:val="0"/>
          <w:marBottom w:val="0"/>
          <w:divBdr>
            <w:top w:val="none" w:sz="0" w:space="0" w:color="auto"/>
            <w:left w:val="none" w:sz="0" w:space="0" w:color="auto"/>
            <w:bottom w:val="none" w:sz="0" w:space="0" w:color="auto"/>
            <w:right w:val="none" w:sz="0" w:space="0" w:color="auto"/>
          </w:divBdr>
        </w:div>
        <w:div w:id="762261534">
          <w:marLeft w:val="640"/>
          <w:marRight w:val="0"/>
          <w:marTop w:val="0"/>
          <w:marBottom w:val="0"/>
          <w:divBdr>
            <w:top w:val="none" w:sz="0" w:space="0" w:color="auto"/>
            <w:left w:val="none" w:sz="0" w:space="0" w:color="auto"/>
            <w:bottom w:val="none" w:sz="0" w:space="0" w:color="auto"/>
            <w:right w:val="none" w:sz="0" w:space="0" w:color="auto"/>
          </w:divBdr>
        </w:div>
        <w:div w:id="1492789361">
          <w:marLeft w:val="640"/>
          <w:marRight w:val="0"/>
          <w:marTop w:val="0"/>
          <w:marBottom w:val="0"/>
          <w:divBdr>
            <w:top w:val="none" w:sz="0" w:space="0" w:color="auto"/>
            <w:left w:val="none" w:sz="0" w:space="0" w:color="auto"/>
            <w:bottom w:val="none" w:sz="0" w:space="0" w:color="auto"/>
            <w:right w:val="none" w:sz="0" w:space="0" w:color="auto"/>
          </w:divBdr>
        </w:div>
        <w:div w:id="259489050">
          <w:marLeft w:val="640"/>
          <w:marRight w:val="0"/>
          <w:marTop w:val="0"/>
          <w:marBottom w:val="0"/>
          <w:divBdr>
            <w:top w:val="none" w:sz="0" w:space="0" w:color="auto"/>
            <w:left w:val="none" w:sz="0" w:space="0" w:color="auto"/>
            <w:bottom w:val="none" w:sz="0" w:space="0" w:color="auto"/>
            <w:right w:val="none" w:sz="0" w:space="0" w:color="auto"/>
          </w:divBdr>
        </w:div>
        <w:div w:id="316350103">
          <w:marLeft w:val="640"/>
          <w:marRight w:val="0"/>
          <w:marTop w:val="0"/>
          <w:marBottom w:val="0"/>
          <w:divBdr>
            <w:top w:val="none" w:sz="0" w:space="0" w:color="auto"/>
            <w:left w:val="none" w:sz="0" w:space="0" w:color="auto"/>
            <w:bottom w:val="none" w:sz="0" w:space="0" w:color="auto"/>
            <w:right w:val="none" w:sz="0" w:space="0" w:color="auto"/>
          </w:divBdr>
        </w:div>
        <w:div w:id="1239055501">
          <w:marLeft w:val="640"/>
          <w:marRight w:val="0"/>
          <w:marTop w:val="0"/>
          <w:marBottom w:val="0"/>
          <w:divBdr>
            <w:top w:val="none" w:sz="0" w:space="0" w:color="auto"/>
            <w:left w:val="none" w:sz="0" w:space="0" w:color="auto"/>
            <w:bottom w:val="none" w:sz="0" w:space="0" w:color="auto"/>
            <w:right w:val="none" w:sz="0" w:space="0" w:color="auto"/>
          </w:divBdr>
        </w:div>
        <w:div w:id="1761953089">
          <w:marLeft w:val="640"/>
          <w:marRight w:val="0"/>
          <w:marTop w:val="0"/>
          <w:marBottom w:val="0"/>
          <w:divBdr>
            <w:top w:val="none" w:sz="0" w:space="0" w:color="auto"/>
            <w:left w:val="none" w:sz="0" w:space="0" w:color="auto"/>
            <w:bottom w:val="none" w:sz="0" w:space="0" w:color="auto"/>
            <w:right w:val="none" w:sz="0" w:space="0" w:color="auto"/>
          </w:divBdr>
        </w:div>
        <w:div w:id="992029839">
          <w:marLeft w:val="640"/>
          <w:marRight w:val="0"/>
          <w:marTop w:val="0"/>
          <w:marBottom w:val="0"/>
          <w:divBdr>
            <w:top w:val="none" w:sz="0" w:space="0" w:color="auto"/>
            <w:left w:val="none" w:sz="0" w:space="0" w:color="auto"/>
            <w:bottom w:val="none" w:sz="0" w:space="0" w:color="auto"/>
            <w:right w:val="none" w:sz="0" w:space="0" w:color="auto"/>
          </w:divBdr>
        </w:div>
        <w:div w:id="1424763970">
          <w:marLeft w:val="640"/>
          <w:marRight w:val="0"/>
          <w:marTop w:val="0"/>
          <w:marBottom w:val="0"/>
          <w:divBdr>
            <w:top w:val="none" w:sz="0" w:space="0" w:color="auto"/>
            <w:left w:val="none" w:sz="0" w:space="0" w:color="auto"/>
            <w:bottom w:val="none" w:sz="0" w:space="0" w:color="auto"/>
            <w:right w:val="none" w:sz="0" w:space="0" w:color="auto"/>
          </w:divBdr>
        </w:div>
        <w:div w:id="1518806918">
          <w:marLeft w:val="640"/>
          <w:marRight w:val="0"/>
          <w:marTop w:val="0"/>
          <w:marBottom w:val="0"/>
          <w:divBdr>
            <w:top w:val="none" w:sz="0" w:space="0" w:color="auto"/>
            <w:left w:val="none" w:sz="0" w:space="0" w:color="auto"/>
            <w:bottom w:val="none" w:sz="0" w:space="0" w:color="auto"/>
            <w:right w:val="none" w:sz="0" w:space="0" w:color="auto"/>
          </w:divBdr>
        </w:div>
        <w:div w:id="341903436">
          <w:marLeft w:val="640"/>
          <w:marRight w:val="0"/>
          <w:marTop w:val="0"/>
          <w:marBottom w:val="0"/>
          <w:divBdr>
            <w:top w:val="none" w:sz="0" w:space="0" w:color="auto"/>
            <w:left w:val="none" w:sz="0" w:space="0" w:color="auto"/>
            <w:bottom w:val="none" w:sz="0" w:space="0" w:color="auto"/>
            <w:right w:val="none" w:sz="0" w:space="0" w:color="auto"/>
          </w:divBdr>
        </w:div>
        <w:div w:id="1557080625">
          <w:marLeft w:val="640"/>
          <w:marRight w:val="0"/>
          <w:marTop w:val="0"/>
          <w:marBottom w:val="0"/>
          <w:divBdr>
            <w:top w:val="none" w:sz="0" w:space="0" w:color="auto"/>
            <w:left w:val="none" w:sz="0" w:space="0" w:color="auto"/>
            <w:bottom w:val="none" w:sz="0" w:space="0" w:color="auto"/>
            <w:right w:val="none" w:sz="0" w:space="0" w:color="auto"/>
          </w:divBdr>
        </w:div>
        <w:div w:id="1240675110">
          <w:marLeft w:val="640"/>
          <w:marRight w:val="0"/>
          <w:marTop w:val="0"/>
          <w:marBottom w:val="0"/>
          <w:divBdr>
            <w:top w:val="none" w:sz="0" w:space="0" w:color="auto"/>
            <w:left w:val="none" w:sz="0" w:space="0" w:color="auto"/>
            <w:bottom w:val="none" w:sz="0" w:space="0" w:color="auto"/>
            <w:right w:val="none" w:sz="0" w:space="0" w:color="auto"/>
          </w:divBdr>
        </w:div>
        <w:div w:id="475071418">
          <w:marLeft w:val="640"/>
          <w:marRight w:val="0"/>
          <w:marTop w:val="0"/>
          <w:marBottom w:val="0"/>
          <w:divBdr>
            <w:top w:val="none" w:sz="0" w:space="0" w:color="auto"/>
            <w:left w:val="none" w:sz="0" w:space="0" w:color="auto"/>
            <w:bottom w:val="none" w:sz="0" w:space="0" w:color="auto"/>
            <w:right w:val="none" w:sz="0" w:space="0" w:color="auto"/>
          </w:divBdr>
        </w:div>
        <w:div w:id="2000498997">
          <w:marLeft w:val="640"/>
          <w:marRight w:val="0"/>
          <w:marTop w:val="0"/>
          <w:marBottom w:val="0"/>
          <w:divBdr>
            <w:top w:val="none" w:sz="0" w:space="0" w:color="auto"/>
            <w:left w:val="none" w:sz="0" w:space="0" w:color="auto"/>
            <w:bottom w:val="none" w:sz="0" w:space="0" w:color="auto"/>
            <w:right w:val="none" w:sz="0" w:space="0" w:color="auto"/>
          </w:divBdr>
        </w:div>
        <w:div w:id="1567257714">
          <w:marLeft w:val="640"/>
          <w:marRight w:val="0"/>
          <w:marTop w:val="0"/>
          <w:marBottom w:val="0"/>
          <w:divBdr>
            <w:top w:val="none" w:sz="0" w:space="0" w:color="auto"/>
            <w:left w:val="none" w:sz="0" w:space="0" w:color="auto"/>
            <w:bottom w:val="none" w:sz="0" w:space="0" w:color="auto"/>
            <w:right w:val="none" w:sz="0" w:space="0" w:color="auto"/>
          </w:divBdr>
        </w:div>
        <w:div w:id="1806388044">
          <w:marLeft w:val="640"/>
          <w:marRight w:val="0"/>
          <w:marTop w:val="0"/>
          <w:marBottom w:val="0"/>
          <w:divBdr>
            <w:top w:val="none" w:sz="0" w:space="0" w:color="auto"/>
            <w:left w:val="none" w:sz="0" w:space="0" w:color="auto"/>
            <w:bottom w:val="none" w:sz="0" w:space="0" w:color="auto"/>
            <w:right w:val="none" w:sz="0" w:space="0" w:color="auto"/>
          </w:divBdr>
        </w:div>
        <w:div w:id="630598485">
          <w:marLeft w:val="640"/>
          <w:marRight w:val="0"/>
          <w:marTop w:val="0"/>
          <w:marBottom w:val="0"/>
          <w:divBdr>
            <w:top w:val="none" w:sz="0" w:space="0" w:color="auto"/>
            <w:left w:val="none" w:sz="0" w:space="0" w:color="auto"/>
            <w:bottom w:val="none" w:sz="0" w:space="0" w:color="auto"/>
            <w:right w:val="none" w:sz="0" w:space="0" w:color="auto"/>
          </w:divBdr>
        </w:div>
        <w:div w:id="1118529777">
          <w:marLeft w:val="640"/>
          <w:marRight w:val="0"/>
          <w:marTop w:val="0"/>
          <w:marBottom w:val="0"/>
          <w:divBdr>
            <w:top w:val="none" w:sz="0" w:space="0" w:color="auto"/>
            <w:left w:val="none" w:sz="0" w:space="0" w:color="auto"/>
            <w:bottom w:val="none" w:sz="0" w:space="0" w:color="auto"/>
            <w:right w:val="none" w:sz="0" w:space="0" w:color="auto"/>
          </w:divBdr>
        </w:div>
        <w:div w:id="757100705">
          <w:marLeft w:val="640"/>
          <w:marRight w:val="0"/>
          <w:marTop w:val="0"/>
          <w:marBottom w:val="0"/>
          <w:divBdr>
            <w:top w:val="none" w:sz="0" w:space="0" w:color="auto"/>
            <w:left w:val="none" w:sz="0" w:space="0" w:color="auto"/>
            <w:bottom w:val="none" w:sz="0" w:space="0" w:color="auto"/>
            <w:right w:val="none" w:sz="0" w:space="0" w:color="auto"/>
          </w:divBdr>
        </w:div>
        <w:div w:id="1601327637">
          <w:marLeft w:val="640"/>
          <w:marRight w:val="0"/>
          <w:marTop w:val="0"/>
          <w:marBottom w:val="0"/>
          <w:divBdr>
            <w:top w:val="none" w:sz="0" w:space="0" w:color="auto"/>
            <w:left w:val="none" w:sz="0" w:space="0" w:color="auto"/>
            <w:bottom w:val="none" w:sz="0" w:space="0" w:color="auto"/>
            <w:right w:val="none" w:sz="0" w:space="0" w:color="auto"/>
          </w:divBdr>
        </w:div>
        <w:div w:id="329482028">
          <w:marLeft w:val="640"/>
          <w:marRight w:val="0"/>
          <w:marTop w:val="0"/>
          <w:marBottom w:val="0"/>
          <w:divBdr>
            <w:top w:val="none" w:sz="0" w:space="0" w:color="auto"/>
            <w:left w:val="none" w:sz="0" w:space="0" w:color="auto"/>
            <w:bottom w:val="none" w:sz="0" w:space="0" w:color="auto"/>
            <w:right w:val="none" w:sz="0" w:space="0" w:color="auto"/>
          </w:divBdr>
        </w:div>
        <w:div w:id="492574951">
          <w:marLeft w:val="640"/>
          <w:marRight w:val="0"/>
          <w:marTop w:val="0"/>
          <w:marBottom w:val="0"/>
          <w:divBdr>
            <w:top w:val="none" w:sz="0" w:space="0" w:color="auto"/>
            <w:left w:val="none" w:sz="0" w:space="0" w:color="auto"/>
            <w:bottom w:val="none" w:sz="0" w:space="0" w:color="auto"/>
            <w:right w:val="none" w:sz="0" w:space="0" w:color="auto"/>
          </w:divBdr>
        </w:div>
        <w:div w:id="2010057737">
          <w:marLeft w:val="640"/>
          <w:marRight w:val="0"/>
          <w:marTop w:val="0"/>
          <w:marBottom w:val="0"/>
          <w:divBdr>
            <w:top w:val="none" w:sz="0" w:space="0" w:color="auto"/>
            <w:left w:val="none" w:sz="0" w:space="0" w:color="auto"/>
            <w:bottom w:val="none" w:sz="0" w:space="0" w:color="auto"/>
            <w:right w:val="none" w:sz="0" w:space="0" w:color="auto"/>
          </w:divBdr>
        </w:div>
        <w:div w:id="577712252">
          <w:marLeft w:val="640"/>
          <w:marRight w:val="0"/>
          <w:marTop w:val="0"/>
          <w:marBottom w:val="0"/>
          <w:divBdr>
            <w:top w:val="none" w:sz="0" w:space="0" w:color="auto"/>
            <w:left w:val="none" w:sz="0" w:space="0" w:color="auto"/>
            <w:bottom w:val="none" w:sz="0" w:space="0" w:color="auto"/>
            <w:right w:val="none" w:sz="0" w:space="0" w:color="auto"/>
          </w:divBdr>
        </w:div>
        <w:div w:id="1056510907">
          <w:marLeft w:val="640"/>
          <w:marRight w:val="0"/>
          <w:marTop w:val="0"/>
          <w:marBottom w:val="0"/>
          <w:divBdr>
            <w:top w:val="none" w:sz="0" w:space="0" w:color="auto"/>
            <w:left w:val="none" w:sz="0" w:space="0" w:color="auto"/>
            <w:bottom w:val="none" w:sz="0" w:space="0" w:color="auto"/>
            <w:right w:val="none" w:sz="0" w:space="0" w:color="auto"/>
          </w:divBdr>
        </w:div>
        <w:div w:id="86075889">
          <w:marLeft w:val="640"/>
          <w:marRight w:val="0"/>
          <w:marTop w:val="0"/>
          <w:marBottom w:val="0"/>
          <w:divBdr>
            <w:top w:val="none" w:sz="0" w:space="0" w:color="auto"/>
            <w:left w:val="none" w:sz="0" w:space="0" w:color="auto"/>
            <w:bottom w:val="none" w:sz="0" w:space="0" w:color="auto"/>
            <w:right w:val="none" w:sz="0" w:space="0" w:color="auto"/>
          </w:divBdr>
        </w:div>
        <w:div w:id="1533421311">
          <w:marLeft w:val="640"/>
          <w:marRight w:val="0"/>
          <w:marTop w:val="0"/>
          <w:marBottom w:val="0"/>
          <w:divBdr>
            <w:top w:val="none" w:sz="0" w:space="0" w:color="auto"/>
            <w:left w:val="none" w:sz="0" w:space="0" w:color="auto"/>
            <w:bottom w:val="none" w:sz="0" w:space="0" w:color="auto"/>
            <w:right w:val="none" w:sz="0" w:space="0" w:color="auto"/>
          </w:divBdr>
        </w:div>
        <w:div w:id="770856694">
          <w:marLeft w:val="640"/>
          <w:marRight w:val="0"/>
          <w:marTop w:val="0"/>
          <w:marBottom w:val="0"/>
          <w:divBdr>
            <w:top w:val="none" w:sz="0" w:space="0" w:color="auto"/>
            <w:left w:val="none" w:sz="0" w:space="0" w:color="auto"/>
            <w:bottom w:val="none" w:sz="0" w:space="0" w:color="auto"/>
            <w:right w:val="none" w:sz="0" w:space="0" w:color="auto"/>
          </w:divBdr>
        </w:div>
        <w:div w:id="336153846">
          <w:marLeft w:val="640"/>
          <w:marRight w:val="0"/>
          <w:marTop w:val="0"/>
          <w:marBottom w:val="0"/>
          <w:divBdr>
            <w:top w:val="none" w:sz="0" w:space="0" w:color="auto"/>
            <w:left w:val="none" w:sz="0" w:space="0" w:color="auto"/>
            <w:bottom w:val="none" w:sz="0" w:space="0" w:color="auto"/>
            <w:right w:val="none" w:sz="0" w:space="0" w:color="auto"/>
          </w:divBdr>
        </w:div>
        <w:div w:id="1283927744">
          <w:marLeft w:val="640"/>
          <w:marRight w:val="0"/>
          <w:marTop w:val="0"/>
          <w:marBottom w:val="0"/>
          <w:divBdr>
            <w:top w:val="none" w:sz="0" w:space="0" w:color="auto"/>
            <w:left w:val="none" w:sz="0" w:space="0" w:color="auto"/>
            <w:bottom w:val="none" w:sz="0" w:space="0" w:color="auto"/>
            <w:right w:val="none" w:sz="0" w:space="0" w:color="auto"/>
          </w:divBdr>
        </w:div>
        <w:div w:id="1924099732">
          <w:marLeft w:val="640"/>
          <w:marRight w:val="0"/>
          <w:marTop w:val="0"/>
          <w:marBottom w:val="0"/>
          <w:divBdr>
            <w:top w:val="none" w:sz="0" w:space="0" w:color="auto"/>
            <w:left w:val="none" w:sz="0" w:space="0" w:color="auto"/>
            <w:bottom w:val="none" w:sz="0" w:space="0" w:color="auto"/>
            <w:right w:val="none" w:sz="0" w:space="0" w:color="auto"/>
          </w:divBdr>
        </w:div>
        <w:div w:id="1412122022">
          <w:marLeft w:val="640"/>
          <w:marRight w:val="0"/>
          <w:marTop w:val="0"/>
          <w:marBottom w:val="0"/>
          <w:divBdr>
            <w:top w:val="none" w:sz="0" w:space="0" w:color="auto"/>
            <w:left w:val="none" w:sz="0" w:space="0" w:color="auto"/>
            <w:bottom w:val="none" w:sz="0" w:space="0" w:color="auto"/>
            <w:right w:val="none" w:sz="0" w:space="0" w:color="auto"/>
          </w:divBdr>
        </w:div>
        <w:div w:id="415246253">
          <w:marLeft w:val="640"/>
          <w:marRight w:val="0"/>
          <w:marTop w:val="0"/>
          <w:marBottom w:val="0"/>
          <w:divBdr>
            <w:top w:val="none" w:sz="0" w:space="0" w:color="auto"/>
            <w:left w:val="none" w:sz="0" w:space="0" w:color="auto"/>
            <w:bottom w:val="none" w:sz="0" w:space="0" w:color="auto"/>
            <w:right w:val="none" w:sz="0" w:space="0" w:color="auto"/>
          </w:divBdr>
        </w:div>
        <w:div w:id="932978503">
          <w:marLeft w:val="640"/>
          <w:marRight w:val="0"/>
          <w:marTop w:val="0"/>
          <w:marBottom w:val="0"/>
          <w:divBdr>
            <w:top w:val="none" w:sz="0" w:space="0" w:color="auto"/>
            <w:left w:val="none" w:sz="0" w:space="0" w:color="auto"/>
            <w:bottom w:val="none" w:sz="0" w:space="0" w:color="auto"/>
            <w:right w:val="none" w:sz="0" w:space="0" w:color="auto"/>
          </w:divBdr>
        </w:div>
        <w:div w:id="644622838">
          <w:marLeft w:val="640"/>
          <w:marRight w:val="0"/>
          <w:marTop w:val="0"/>
          <w:marBottom w:val="0"/>
          <w:divBdr>
            <w:top w:val="none" w:sz="0" w:space="0" w:color="auto"/>
            <w:left w:val="none" w:sz="0" w:space="0" w:color="auto"/>
            <w:bottom w:val="none" w:sz="0" w:space="0" w:color="auto"/>
            <w:right w:val="none" w:sz="0" w:space="0" w:color="auto"/>
          </w:divBdr>
        </w:div>
        <w:div w:id="1256599334">
          <w:marLeft w:val="640"/>
          <w:marRight w:val="0"/>
          <w:marTop w:val="0"/>
          <w:marBottom w:val="0"/>
          <w:divBdr>
            <w:top w:val="none" w:sz="0" w:space="0" w:color="auto"/>
            <w:left w:val="none" w:sz="0" w:space="0" w:color="auto"/>
            <w:bottom w:val="none" w:sz="0" w:space="0" w:color="auto"/>
            <w:right w:val="none" w:sz="0" w:space="0" w:color="auto"/>
          </w:divBdr>
        </w:div>
        <w:div w:id="1721785936">
          <w:marLeft w:val="640"/>
          <w:marRight w:val="0"/>
          <w:marTop w:val="0"/>
          <w:marBottom w:val="0"/>
          <w:divBdr>
            <w:top w:val="none" w:sz="0" w:space="0" w:color="auto"/>
            <w:left w:val="none" w:sz="0" w:space="0" w:color="auto"/>
            <w:bottom w:val="none" w:sz="0" w:space="0" w:color="auto"/>
            <w:right w:val="none" w:sz="0" w:space="0" w:color="auto"/>
          </w:divBdr>
        </w:div>
        <w:div w:id="817189328">
          <w:marLeft w:val="640"/>
          <w:marRight w:val="0"/>
          <w:marTop w:val="0"/>
          <w:marBottom w:val="0"/>
          <w:divBdr>
            <w:top w:val="none" w:sz="0" w:space="0" w:color="auto"/>
            <w:left w:val="none" w:sz="0" w:space="0" w:color="auto"/>
            <w:bottom w:val="none" w:sz="0" w:space="0" w:color="auto"/>
            <w:right w:val="none" w:sz="0" w:space="0" w:color="auto"/>
          </w:divBdr>
        </w:div>
        <w:div w:id="14037995">
          <w:marLeft w:val="640"/>
          <w:marRight w:val="0"/>
          <w:marTop w:val="0"/>
          <w:marBottom w:val="0"/>
          <w:divBdr>
            <w:top w:val="none" w:sz="0" w:space="0" w:color="auto"/>
            <w:left w:val="none" w:sz="0" w:space="0" w:color="auto"/>
            <w:bottom w:val="none" w:sz="0" w:space="0" w:color="auto"/>
            <w:right w:val="none" w:sz="0" w:space="0" w:color="auto"/>
          </w:divBdr>
        </w:div>
        <w:div w:id="602342902">
          <w:marLeft w:val="640"/>
          <w:marRight w:val="0"/>
          <w:marTop w:val="0"/>
          <w:marBottom w:val="0"/>
          <w:divBdr>
            <w:top w:val="none" w:sz="0" w:space="0" w:color="auto"/>
            <w:left w:val="none" w:sz="0" w:space="0" w:color="auto"/>
            <w:bottom w:val="none" w:sz="0" w:space="0" w:color="auto"/>
            <w:right w:val="none" w:sz="0" w:space="0" w:color="auto"/>
          </w:divBdr>
        </w:div>
        <w:div w:id="200094571">
          <w:marLeft w:val="640"/>
          <w:marRight w:val="0"/>
          <w:marTop w:val="0"/>
          <w:marBottom w:val="0"/>
          <w:divBdr>
            <w:top w:val="none" w:sz="0" w:space="0" w:color="auto"/>
            <w:left w:val="none" w:sz="0" w:space="0" w:color="auto"/>
            <w:bottom w:val="none" w:sz="0" w:space="0" w:color="auto"/>
            <w:right w:val="none" w:sz="0" w:space="0" w:color="auto"/>
          </w:divBdr>
        </w:div>
        <w:div w:id="2126342127">
          <w:marLeft w:val="640"/>
          <w:marRight w:val="0"/>
          <w:marTop w:val="0"/>
          <w:marBottom w:val="0"/>
          <w:divBdr>
            <w:top w:val="none" w:sz="0" w:space="0" w:color="auto"/>
            <w:left w:val="none" w:sz="0" w:space="0" w:color="auto"/>
            <w:bottom w:val="none" w:sz="0" w:space="0" w:color="auto"/>
            <w:right w:val="none" w:sz="0" w:space="0" w:color="auto"/>
          </w:divBdr>
        </w:div>
        <w:div w:id="929892683">
          <w:marLeft w:val="640"/>
          <w:marRight w:val="0"/>
          <w:marTop w:val="0"/>
          <w:marBottom w:val="0"/>
          <w:divBdr>
            <w:top w:val="none" w:sz="0" w:space="0" w:color="auto"/>
            <w:left w:val="none" w:sz="0" w:space="0" w:color="auto"/>
            <w:bottom w:val="none" w:sz="0" w:space="0" w:color="auto"/>
            <w:right w:val="none" w:sz="0" w:space="0" w:color="auto"/>
          </w:divBdr>
        </w:div>
        <w:div w:id="2045444764">
          <w:marLeft w:val="640"/>
          <w:marRight w:val="0"/>
          <w:marTop w:val="0"/>
          <w:marBottom w:val="0"/>
          <w:divBdr>
            <w:top w:val="none" w:sz="0" w:space="0" w:color="auto"/>
            <w:left w:val="none" w:sz="0" w:space="0" w:color="auto"/>
            <w:bottom w:val="none" w:sz="0" w:space="0" w:color="auto"/>
            <w:right w:val="none" w:sz="0" w:space="0" w:color="auto"/>
          </w:divBdr>
        </w:div>
        <w:div w:id="354355793">
          <w:marLeft w:val="640"/>
          <w:marRight w:val="0"/>
          <w:marTop w:val="0"/>
          <w:marBottom w:val="0"/>
          <w:divBdr>
            <w:top w:val="none" w:sz="0" w:space="0" w:color="auto"/>
            <w:left w:val="none" w:sz="0" w:space="0" w:color="auto"/>
            <w:bottom w:val="none" w:sz="0" w:space="0" w:color="auto"/>
            <w:right w:val="none" w:sz="0" w:space="0" w:color="auto"/>
          </w:divBdr>
        </w:div>
        <w:div w:id="897394897">
          <w:marLeft w:val="640"/>
          <w:marRight w:val="0"/>
          <w:marTop w:val="0"/>
          <w:marBottom w:val="0"/>
          <w:divBdr>
            <w:top w:val="none" w:sz="0" w:space="0" w:color="auto"/>
            <w:left w:val="none" w:sz="0" w:space="0" w:color="auto"/>
            <w:bottom w:val="none" w:sz="0" w:space="0" w:color="auto"/>
            <w:right w:val="none" w:sz="0" w:space="0" w:color="auto"/>
          </w:divBdr>
        </w:div>
        <w:div w:id="2045598823">
          <w:marLeft w:val="640"/>
          <w:marRight w:val="0"/>
          <w:marTop w:val="0"/>
          <w:marBottom w:val="0"/>
          <w:divBdr>
            <w:top w:val="none" w:sz="0" w:space="0" w:color="auto"/>
            <w:left w:val="none" w:sz="0" w:space="0" w:color="auto"/>
            <w:bottom w:val="none" w:sz="0" w:space="0" w:color="auto"/>
            <w:right w:val="none" w:sz="0" w:space="0" w:color="auto"/>
          </w:divBdr>
        </w:div>
        <w:div w:id="925918475">
          <w:marLeft w:val="640"/>
          <w:marRight w:val="0"/>
          <w:marTop w:val="0"/>
          <w:marBottom w:val="0"/>
          <w:divBdr>
            <w:top w:val="none" w:sz="0" w:space="0" w:color="auto"/>
            <w:left w:val="none" w:sz="0" w:space="0" w:color="auto"/>
            <w:bottom w:val="none" w:sz="0" w:space="0" w:color="auto"/>
            <w:right w:val="none" w:sz="0" w:space="0" w:color="auto"/>
          </w:divBdr>
        </w:div>
        <w:div w:id="1900358242">
          <w:marLeft w:val="640"/>
          <w:marRight w:val="0"/>
          <w:marTop w:val="0"/>
          <w:marBottom w:val="0"/>
          <w:divBdr>
            <w:top w:val="none" w:sz="0" w:space="0" w:color="auto"/>
            <w:left w:val="none" w:sz="0" w:space="0" w:color="auto"/>
            <w:bottom w:val="none" w:sz="0" w:space="0" w:color="auto"/>
            <w:right w:val="none" w:sz="0" w:space="0" w:color="auto"/>
          </w:divBdr>
        </w:div>
        <w:div w:id="962461954">
          <w:marLeft w:val="640"/>
          <w:marRight w:val="0"/>
          <w:marTop w:val="0"/>
          <w:marBottom w:val="0"/>
          <w:divBdr>
            <w:top w:val="none" w:sz="0" w:space="0" w:color="auto"/>
            <w:left w:val="none" w:sz="0" w:space="0" w:color="auto"/>
            <w:bottom w:val="none" w:sz="0" w:space="0" w:color="auto"/>
            <w:right w:val="none" w:sz="0" w:space="0" w:color="auto"/>
          </w:divBdr>
        </w:div>
        <w:div w:id="413666302">
          <w:marLeft w:val="640"/>
          <w:marRight w:val="0"/>
          <w:marTop w:val="0"/>
          <w:marBottom w:val="0"/>
          <w:divBdr>
            <w:top w:val="none" w:sz="0" w:space="0" w:color="auto"/>
            <w:left w:val="none" w:sz="0" w:space="0" w:color="auto"/>
            <w:bottom w:val="none" w:sz="0" w:space="0" w:color="auto"/>
            <w:right w:val="none" w:sz="0" w:space="0" w:color="auto"/>
          </w:divBdr>
        </w:div>
        <w:div w:id="328876413">
          <w:marLeft w:val="640"/>
          <w:marRight w:val="0"/>
          <w:marTop w:val="0"/>
          <w:marBottom w:val="0"/>
          <w:divBdr>
            <w:top w:val="none" w:sz="0" w:space="0" w:color="auto"/>
            <w:left w:val="none" w:sz="0" w:space="0" w:color="auto"/>
            <w:bottom w:val="none" w:sz="0" w:space="0" w:color="auto"/>
            <w:right w:val="none" w:sz="0" w:space="0" w:color="auto"/>
          </w:divBdr>
        </w:div>
        <w:div w:id="436682645">
          <w:marLeft w:val="640"/>
          <w:marRight w:val="0"/>
          <w:marTop w:val="0"/>
          <w:marBottom w:val="0"/>
          <w:divBdr>
            <w:top w:val="none" w:sz="0" w:space="0" w:color="auto"/>
            <w:left w:val="none" w:sz="0" w:space="0" w:color="auto"/>
            <w:bottom w:val="none" w:sz="0" w:space="0" w:color="auto"/>
            <w:right w:val="none" w:sz="0" w:space="0" w:color="auto"/>
          </w:divBdr>
        </w:div>
        <w:div w:id="2088265272">
          <w:marLeft w:val="640"/>
          <w:marRight w:val="0"/>
          <w:marTop w:val="0"/>
          <w:marBottom w:val="0"/>
          <w:divBdr>
            <w:top w:val="none" w:sz="0" w:space="0" w:color="auto"/>
            <w:left w:val="none" w:sz="0" w:space="0" w:color="auto"/>
            <w:bottom w:val="none" w:sz="0" w:space="0" w:color="auto"/>
            <w:right w:val="none" w:sz="0" w:space="0" w:color="auto"/>
          </w:divBdr>
        </w:div>
        <w:div w:id="6447595">
          <w:marLeft w:val="640"/>
          <w:marRight w:val="0"/>
          <w:marTop w:val="0"/>
          <w:marBottom w:val="0"/>
          <w:divBdr>
            <w:top w:val="none" w:sz="0" w:space="0" w:color="auto"/>
            <w:left w:val="none" w:sz="0" w:space="0" w:color="auto"/>
            <w:bottom w:val="none" w:sz="0" w:space="0" w:color="auto"/>
            <w:right w:val="none" w:sz="0" w:space="0" w:color="auto"/>
          </w:divBdr>
        </w:div>
        <w:div w:id="1599869310">
          <w:marLeft w:val="640"/>
          <w:marRight w:val="0"/>
          <w:marTop w:val="0"/>
          <w:marBottom w:val="0"/>
          <w:divBdr>
            <w:top w:val="none" w:sz="0" w:space="0" w:color="auto"/>
            <w:left w:val="none" w:sz="0" w:space="0" w:color="auto"/>
            <w:bottom w:val="none" w:sz="0" w:space="0" w:color="auto"/>
            <w:right w:val="none" w:sz="0" w:space="0" w:color="auto"/>
          </w:divBdr>
        </w:div>
        <w:div w:id="445853914">
          <w:marLeft w:val="640"/>
          <w:marRight w:val="0"/>
          <w:marTop w:val="0"/>
          <w:marBottom w:val="0"/>
          <w:divBdr>
            <w:top w:val="none" w:sz="0" w:space="0" w:color="auto"/>
            <w:left w:val="none" w:sz="0" w:space="0" w:color="auto"/>
            <w:bottom w:val="none" w:sz="0" w:space="0" w:color="auto"/>
            <w:right w:val="none" w:sz="0" w:space="0" w:color="auto"/>
          </w:divBdr>
        </w:div>
        <w:div w:id="196160486">
          <w:marLeft w:val="640"/>
          <w:marRight w:val="0"/>
          <w:marTop w:val="0"/>
          <w:marBottom w:val="0"/>
          <w:divBdr>
            <w:top w:val="none" w:sz="0" w:space="0" w:color="auto"/>
            <w:left w:val="none" w:sz="0" w:space="0" w:color="auto"/>
            <w:bottom w:val="none" w:sz="0" w:space="0" w:color="auto"/>
            <w:right w:val="none" w:sz="0" w:space="0" w:color="auto"/>
          </w:divBdr>
        </w:div>
        <w:div w:id="931859877">
          <w:marLeft w:val="640"/>
          <w:marRight w:val="0"/>
          <w:marTop w:val="0"/>
          <w:marBottom w:val="0"/>
          <w:divBdr>
            <w:top w:val="none" w:sz="0" w:space="0" w:color="auto"/>
            <w:left w:val="none" w:sz="0" w:space="0" w:color="auto"/>
            <w:bottom w:val="none" w:sz="0" w:space="0" w:color="auto"/>
            <w:right w:val="none" w:sz="0" w:space="0" w:color="auto"/>
          </w:divBdr>
        </w:div>
        <w:div w:id="1981227673">
          <w:marLeft w:val="640"/>
          <w:marRight w:val="0"/>
          <w:marTop w:val="0"/>
          <w:marBottom w:val="0"/>
          <w:divBdr>
            <w:top w:val="none" w:sz="0" w:space="0" w:color="auto"/>
            <w:left w:val="none" w:sz="0" w:space="0" w:color="auto"/>
            <w:bottom w:val="none" w:sz="0" w:space="0" w:color="auto"/>
            <w:right w:val="none" w:sz="0" w:space="0" w:color="auto"/>
          </w:divBdr>
        </w:div>
        <w:div w:id="1790204868">
          <w:marLeft w:val="640"/>
          <w:marRight w:val="0"/>
          <w:marTop w:val="0"/>
          <w:marBottom w:val="0"/>
          <w:divBdr>
            <w:top w:val="none" w:sz="0" w:space="0" w:color="auto"/>
            <w:left w:val="none" w:sz="0" w:space="0" w:color="auto"/>
            <w:bottom w:val="none" w:sz="0" w:space="0" w:color="auto"/>
            <w:right w:val="none" w:sz="0" w:space="0" w:color="auto"/>
          </w:divBdr>
        </w:div>
        <w:div w:id="31270954">
          <w:marLeft w:val="640"/>
          <w:marRight w:val="0"/>
          <w:marTop w:val="0"/>
          <w:marBottom w:val="0"/>
          <w:divBdr>
            <w:top w:val="none" w:sz="0" w:space="0" w:color="auto"/>
            <w:left w:val="none" w:sz="0" w:space="0" w:color="auto"/>
            <w:bottom w:val="none" w:sz="0" w:space="0" w:color="auto"/>
            <w:right w:val="none" w:sz="0" w:space="0" w:color="auto"/>
          </w:divBdr>
        </w:div>
        <w:div w:id="506751683">
          <w:marLeft w:val="640"/>
          <w:marRight w:val="0"/>
          <w:marTop w:val="0"/>
          <w:marBottom w:val="0"/>
          <w:divBdr>
            <w:top w:val="none" w:sz="0" w:space="0" w:color="auto"/>
            <w:left w:val="none" w:sz="0" w:space="0" w:color="auto"/>
            <w:bottom w:val="none" w:sz="0" w:space="0" w:color="auto"/>
            <w:right w:val="none" w:sz="0" w:space="0" w:color="auto"/>
          </w:divBdr>
        </w:div>
        <w:div w:id="1785688648">
          <w:marLeft w:val="640"/>
          <w:marRight w:val="0"/>
          <w:marTop w:val="0"/>
          <w:marBottom w:val="0"/>
          <w:divBdr>
            <w:top w:val="none" w:sz="0" w:space="0" w:color="auto"/>
            <w:left w:val="none" w:sz="0" w:space="0" w:color="auto"/>
            <w:bottom w:val="none" w:sz="0" w:space="0" w:color="auto"/>
            <w:right w:val="none" w:sz="0" w:space="0" w:color="auto"/>
          </w:divBdr>
        </w:div>
        <w:div w:id="1783383315">
          <w:marLeft w:val="640"/>
          <w:marRight w:val="0"/>
          <w:marTop w:val="0"/>
          <w:marBottom w:val="0"/>
          <w:divBdr>
            <w:top w:val="none" w:sz="0" w:space="0" w:color="auto"/>
            <w:left w:val="none" w:sz="0" w:space="0" w:color="auto"/>
            <w:bottom w:val="none" w:sz="0" w:space="0" w:color="auto"/>
            <w:right w:val="none" w:sz="0" w:space="0" w:color="auto"/>
          </w:divBdr>
        </w:div>
        <w:div w:id="1264999740">
          <w:marLeft w:val="640"/>
          <w:marRight w:val="0"/>
          <w:marTop w:val="0"/>
          <w:marBottom w:val="0"/>
          <w:divBdr>
            <w:top w:val="none" w:sz="0" w:space="0" w:color="auto"/>
            <w:left w:val="none" w:sz="0" w:space="0" w:color="auto"/>
            <w:bottom w:val="none" w:sz="0" w:space="0" w:color="auto"/>
            <w:right w:val="none" w:sz="0" w:space="0" w:color="auto"/>
          </w:divBdr>
        </w:div>
        <w:div w:id="1336036862">
          <w:marLeft w:val="640"/>
          <w:marRight w:val="0"/>
          <w:marTop w:val="0"/>
          <w:marBottom w:val="0"/>
          <w:divBdr>
            <w:top w:val="none" w:sz="0" w:space="0" w:color="auto"/>
            <w:left w:val="none" w:sz="0" w:space="0" w:color="auto"/>
            <w:bottom w:val="none" w:sz="0" w:space="0" w:color="auto"/>
            <w:right w:val="none" w:sz="0" w:space="0" w:color="auto"/>
          </w:divBdr>
        </w:div>
        <w:div w:id="1368725856">
          <w:marLeft w:val="640"/>
          <w:marRight w:val="0"/>
          <w:marTop w:val="0"/>
          <w:marBottom w:val="0"/>
          <w:divBdr>
            <w:top w:val="none" w:sz="0" w:space="0" w:color="auto"/>
            <w:left w:val="none" w:sz="0" w:space="0" w:color="auto"/>
            <w:bottom w:val="none" w:sz="0" w:space="0" w:color="auto"/>
            <w:right w:val="none" w:sz="0" w:space="0" w:color="auto"/>
          </w:divBdr>
        </w:div>
        <w:div w:id="676927730">
          <w:marLeft w:val="640"/>
          <w:marRight w:val="0"/>
          <w:marTop w:val="0"/>
          <w:marBottom w:val="0"/>
          <w:divBdr>
            <w:top w:val="none" w:sz="0" w:space="0" w:color="auto"/>
            <w:left w:val="none" w:sz="0" w:space="0" w:color="auto"/>
            <w:bottom w:val="none" w:sz="0" w:space="0" w:color="auto"/>
            <w:right w:val="none" w:sz="0" w:space="0" w:color="auto"/>
          </w:divBdr>
        </w:div>
        <w:div w:id="328486342">
          <w:marLeft w:val="640"/>
          <w:marRight w:val="0"/>
          <w:marTop w:val="0"/>
          <w:marBottom w:val="0"/>
          <w:divBdr>
            <w:top w:val="none" w:sz="0" w:space="0" w:color="auto"/>
            <w:left w:val="none" w:sz="0" w:space="0" w:color="auto"/>
            <w:bottom w:val="none" w:sz="0" w:space="0" w:color="auto"/>
            <w:right w:val="none" w:sz="0" w:space="0" w:color="auto"/>
          </w:divBdr>
        </w:div>
      </w:divsChild>
    </w:div>
    <w:div w:id="412095568">
      <w:bodyDiv w:val="1"/>
      <w:marLeft w:val="0"/>
      <w:marRight w:val="0"/>
      <w:marTop w:val="0"/>
      <w:marBottom w:val="0"/>
      <w:divBdr>
        <w:top w:val="none" w:sz="0" w:space="0" w:color="auto"/>
        <w:left w:val="none" w:sz="0" w:space="0" w:color="auto"/>
        <w:bottom w:val="none" w:sz="0" w:space="0" w:color="auto"/>
        <w:right w:val="none" w:sz="0" w:space="0" w:color="auto"/>
      </w:divBdr>
      <w:divsChild>
        <w:div w:id="1723478878">
          <w:marLeft w:val="640"/>
          <w:marRight w:val="0"/>
          <w:marTop w:val="0"/>
          <w:marBottom w:val="0"/>
          <w:divBdr>
            <w:top w:val="none" w:sz="0" w:space="0" w:color="auto"/>
            <w:left w:val="none" w:sz="0" w:space="0" w:color="auto"/>
            <w:bottom w:val="none" w:sz="0" w:space="0" w:color="auto"/>
            <w:right w:val="none" w:sz="0" w:space="0" w:color="auto"/>
          </w:divBdr>
        </w:div>
        <w:div w:id="267742413">
          <w:marLeft w:val="640"/>
          <w:marRight w:val="0"/>
          <w:marTop w:val="0"/>
          <w:marBottom w:val="0"/>
          <w:divBdr>
            <w:top w:val="none" w:sz="0" w:space="0" w:color="auto"/>
            <w:left w:val="none" w:sz="0" w:space="0" w:color="auto"/>
            <w:bottom w:val="none" w:sz="0" w:space="0" w:color="auto"/>
            <w:right w:val="none" w:sz="0" w:space="0" w:color="auto"/>
          </w:divBdr>
        </w:div>
        <w:div w:id="470708055">
          <w:marLeft w:val="640"/>
          <w:marRight w:val="0"/>
          <w:marTop w:val="0"/>
          <w:marBottom w:val="0"/>
          <w:divBdr>
            <w:top w:val="none" w:sz="0" w:space="0" w:color="auto"/>
            <w:left w:val="none" w:sz="0" w:space="0" w:color="auto"/>
            <w:bottom w:val="none" w:sz="0" w:space="0" w:color="auto"/>
            <w:right w:val="none" w:sz="0" w:space="0" w:color="auto"/>
          </w:divBdr>
        </w:div>
        <w:div w:id="2062753870">
          <w:marLeft w:val="640"/>
          <w:marRight w:val="0"/>
          <w:marTop w:val="0"/>
          <w:marBottom w:val="0"/>
          <w:divBdr>
            <w:top w:val="none" w:sz="0" w:space="0" w:color="auto"/>
            <w:left w:val="none" w:sz="0" w:space="0" w:color="auto"/>
            <w:bottom w:val="none" w:sz="0" w:space="0" w:color="auto"/>
            <w:right w:val="none" w:sz="0" w:space="0" w:color="auto"/>
          </w:divBdr>
        </w:div>
        <w:div w:id="785926066">
          <w:marLeft w:val="640"/>
          <w:marRight w:val="0"/>
          <w:marTop w:val="0"/>
          <w:marBottom w:val="0"/>
          <w:divBdr>
            <w:top w:val="none" w:sz="0" w:space="0" w:color="auto"/>
            <w:left w:val="none" w:sz="0" w:space="0" w:color="auto"/>
            <w:bottom w:val="none" w:sz="0" w:space="0" w:color="auto"/>
            <w:right w:val="none" w:sz="0" w:space="0" w:color="auto"/>
          </w:divBdr>
        </w:div>
        <w:div w:id="1285040723">
          <w:marLeft w:val="640"/>
          <w:marRight w:val="0"/>
          <w:marTop w:val="0"/>
          <w:marBottom w:val="0"/>
          <w:divBdr>
            <w:top w:val="none" w:sz="0" w:space="0" w:color="auto"/>
            <w:left w:val="none" w:sz="0" w:space="0" w:color="auto"/>
            <w:bottom w:val="none" w:sz="0" w:space="0" w:color="auto"/>
            <w:right w:val="none" w:sz="0" w:space="0" w:color="auto"/>
          </w:divBdr>
        </w:div>
        <w:div w:id="846797226">
          <w:marLeft w:val="640"/>
          <w:marRight w:val="0"/>
          <w:marTop w:val="0"/>
          <w:marBottom w:val="0"/>
          <w:divBdr>
            <w:top w:val="none" w:sz="0" w:space="0" w:color="auto"/>
            <w:left w:val="none" w:sz="0" w:space="0" w:color="auto"/>
            <w:bottom w:val="none" w:sz="0" w:space="0" w:color="auto"/>
            <w:right w:val="none" w:sz="0" w:space="0" w:color="auto"/>
          </w:divBdr>
        </w:div>
        <w:div w:id="1126511814">
          <w:marLeft w:val="640"/>
          <w:marRight w:val="0"/>
          <w:marTop w:val="0"/>
          <w:marBottom w:val="0"/>
          <w:divBdr>
            <w:top w:val="none" w:sz="0" w:space="0" w:color="auto"/>
            <w:left w:val="none" w:sz="0" w:space="0" w:color="auto"/>
            <w:bottom w:val="none" w:sz="0" w:space="0" w:color="auto"/>
            <w:right w:val="none" w:sz="0" w:space="0" w:color="auto"/>
          </w:divBdr>
        </w:div>
        <w:div w:id="757599373">
          <w:marLeft w:val="640"/>
          <w:marRight w:val="0"/>
          <w:marTop w:val="0"/>
          <w:marBottom w:val="0"/>
          <w:divBdr>
            <w:top w:val="none" w:sz="0" w:space="0" w:color="auto"/>
            <w:left w:val="none" w:sz="0" w:space="0" w:color="auto"/>
            <w:bottom w:val="none" w:sz="0" w:space="0" w:color="auto"/>
            <w:right w:val="none" w:sz="0" w:space="0" w:color="auto"/>
          </w:divBdr>
        </w:div>
        <w:div w:id="1036007279">
          <w:marLeft w:val="640"/>
          <w:marRight w:val="0"/>
          <w:marTop w:val="0"/>
          <w:marBottom w:val="0"/>
          <w:divBdr>
            <w:top w:val="none" w:sz="0" w:space="0" w:color="auto"/>
            <w:left w:val="none" w:sz="0" w:space="0" w:color="auto"/>
            <w:bottom w:val="none" w:sz="0" w:space="0" w:color="auto"/>
            <w:right w:val="none" w:sz="0" w:space="0" w:color="auto"/>
          </w:divBdr>
        </w:div>
        <w:div w:id="1537693800">
          <w:marLeft w:val="640"/>
          <w:marRight w:val="0"/>
          <w:marTop w:val="0"/>
          <w:marBottom w:val="0"/>
          <w:divBdr>
            <w:top w:val="none" w:sz="0" w:space="0" w:color="auto"/>
            <w:left w:val="none" w:sz="0" w:space="0" w:color="auto"/>
            <w:bottom w:val="none" w:sz="0" w:space="0" w:color="auto"/>
            <w:right w:val="none" w:sz="0" w:space="0" w:color="auto"/>
          </w:divBdr>
        </w:div>
        <w:div w:id="1362516245">
          <w:marLeft w:val="640"/>
          <w:marRight w:val="0"/>
          <w:marTop w:val="0"/>
          <w:marBottom w:val="0"/>
          <w:divBdr>
            <w:top w:val="none" w:sz="0" w:space="0" w:color="auto"/>
            <w:left w:val="none" w:sz="0" w:space="0" w:color="auto"/>
            <w:bottom w:val="none" w:sz="0" w:space="0" w:color="auto"/>
            <w:right w:val="none" w:sz="0" w:space="0" w:color="auto"/>
          </w:divBdr>
        </w:div>
        <w:div w:id="1955087291">
          <w:marLeft w:val="640"/>
          <w:marRight w:val="0"/>
          <w:marTop w:val="0"/>
          <w:marBottom w:val="0"/>
          <w:divBdr>
            <w:top w:val="none" w:sz="0" w:space="0" w:color="auto"/>
            <w:left w:val="none" w:sz="0" w:space="0" w:color="auto"/>
            <w:bottom w:val="none" w:sz="0" w:space="0" w:color="auto"/>
            <w:right w:val="none" w:sz="0" w:space="0" w:color="auto"/>
          </w:divBdr>
        </w:div>
        <w:div w:id="624121831">
          <w:marLeft w:val="640"/>
          <w:marRight w:val="0"/>
          <w:marTop w:val="0"/>
          <w:marBottom w:val="0"/>
          <w:divBdr>
            <w:top w:val="none" w:sz="0" w:space="0" w:color="auto"/>
            <w:left w:val="none" w:sz="0" w:space="0" w:color="auto"/>
            <w:bottom w:val="none" w:sz="0" w:space="0" w:color="auto"/>
            <w:right w:val="none" w:sz="0" w:space="0" w:color="auto"/>
          </w:divBdr>
        </w:div>
        <w:div w:id="1617715109">
          <w:marLeft w:val="640"/>
          <w:marRight w:val="0"/>
          <w:marTop w:val="0"/>
          <w:marBottom w:val="0"/>
          <w:divBdr>
            <w:top w:val="none" w:sz="0" w:space="0" w:color="auto"/>
            <w:left w:val="none" w:sz="0" w:space="0" w:color="auto"/>
            <w:bottom w:val="none" w:sz="0" w:space="0" w:color="auto"/>
            <w:right w:val="none" w:sz="0" w:space="0" w:color="auto"/>
          </w:divBdr>
        </w:div>
        <w:div w:id="1000960684">
          <w:marLeft w:val="640"/>
          <w:marRight w:val="0"/>
          <w:marTop w:val="0"/>
          <w:marBottom w:val="0"/>
          <w:divBdr>
            <w:top w:val="none" w:sz="0" w:space="0" w:color="auto"/>
            <w:left w:val="none" w:sz="0" w:space="0" w:color="auto"/>
            <w:bottom w:val="none" w:sz="0" w:space="0" w:color="auto"/>
            <w:right w:val="none" w:sz="0" w:space="0" w:color="auto"/>
          </w:divBdr>
        </w:div>
        <w:div w:id="59787365">
          <w:marLeft w:val="640"/>
          <w:marRight w:val="0"/>
          <w:marTop w:val="0"/>
          <w:marBottom w:val="0"/>
          <w:divBdr>
            <w:top w:val="none" w:sz="0" w:space="0" w:color="auto"/>
            <w:left w:val="none" w:sz="0" w:space="0" w:color="auto"/>
            <w:bottom w:val="none" w:sz="0" w:space="0" w:color="auto"/>
            <w:right w:val="none" w:sz="0" w:space="0" w:color="auto"/>
          </w:divBdr>
        </w:div>
        <w:div w:id="599028850">
          <w:marLeft w:val="640"/>
          <w:marRight w:val="0"/>
          <w:marTop w:val="0"/>
          <w:marBottom w:val="0"/>
          <w:divBdr>
            <w:top w:val="none" w:sz="0" w:space="0" w:color="auto"/>
            <w:left w:val="none" w:sz="0" w:space="0" w:color="auto"/>
            <w:bottom w:val="none" w:sz="0" w:space="0" w:color="auto"/>
            <w:right w:val="none" w:sz="0" w:space="0" w:color="auto"/>
          </w:divBdr>
        </w:div>
        <w:div w:id="1743988027">
          <w:marLeft w:val="640"/>
          <w:marRight w:val="0"/>
          <w:marTop w:val="0"/>
          <w:marBottom w:val="0"/>
          <w:divBdr>
            <w:top w:val="none" w:sz="0" w:space="0" w:color="auto"/>
            <w:left w:val="none" w:sz="0" w:space="0" w:color="auto"/>
            <w:bottom w:val="none" w:sz="0" w:space="0" w:color="auto"/>
            <w:right w:val="none" w:sz="0" w:space="0" w:color="auto"/>
          </w:divBdr>
        </w:div>
        <w:div w:id="758865759">
          <w:marLeft w:val="640"/>
          <w:marRight w:val="0"/>
          <w:marTop w:val="0"/>
          <w:marBottom w:val="0"/>
          <w:divBdr>
            <w:top w:val="none" w:sz="0" w:space="0" w:color="auto"/>
            <w:left w:val="none" w:sz="0" w:space="0" w:color="auto"/>
            <w:bottom w:val="none" w:sz="0" w:space="0" w:color="auto"/>
            <w:right w:val="none" w:sz="0" w:space="0" w:color="auto"/>
          </w:divBdr>
        </w:div>
        <w:div w:id="60448527">
          <w:marLeft w:val="640"/>
          <w:marRight w:val="0"/>
          <w:marTop w:val="0"/>
          <w:marBottom w:val="0"/>
          <w:divBdr>
            <w:top w:val="none" w:sz="0" w:space="0" w:color="auto"/>
            <w:left w:val="none" w:sz="0" w:space="0" w:color="auto"/>
            <w:bottom w:val="none" w:sz="0" w:space="0" w:color="auto"/>
            <w:right w:val="none" w:sz="0" w:space="0" w:color="auto"/>
          </w:divBdr>
        </w:div>
        <w:div w:id="569392016">
          <w:marLeft w:val="640"/>
          <w:marRight w:val="0"/>
          <w:marTop w:val="0"/>
          <w:marBottom w:val="0"/>
          <w:divBdr>
            <w:top w:val="none" w:sz="0" w:space="0" w:color="auto"/>
            <w:left w:val="none" w:sz="0" w:space="0" w:color="auto"/>
            <w:bottom w:val="none" w:sz="0" w:space="0" w:color="auto"/>
            <w:right w:val="none" w:sz="0" w:space="0" w:color="auto"/>
          </w:divBdr>
        </w:div>
        <w:div w:id="257106650">
          <w:marLeft w:val="640"/>
          <w:marRight w:val="0"/>
          <w:marTop w:val="0"/>
          <w:marBottom w:val="0"/>
          <w:divBdr>
            <w:top w:val="none" w:sz="0" w:space="0" w:color="auto"/>
            <w:left w:val="none" w:sz="0" w:space="0" w:color="auto"/>
            <w:bottom w:val="none" w:sz="0" w:space="0" w:color="auto"/>
            <w:right w:val="none" w:sz="0" w:space="0" w:color="auto"/>
          </w:divBdr>
        </w:div>
        <w:div w:id="1012073480">
          <w:marLeft w:val="640"/>
          <w:marRight w:val="0"/>
          <w:marTop w:val="0"/>
          <w:marBottom w:val="0"/>
          <w:divBdr>
            <w:top w:val="none" w:sz="0" w:space="0" w:color="auto"/>
            <w:left w:val="none" w:sz="0" w:space="0" w:color="auto"/>
            <w:bottom w:val="none" w:sz="0" w:space="0" w:color="auto"/>
            <w:right w:val="none" w:sz="0" w:space="0" w:color="auto"/>
          </w:divBdr>
        </w:div>
        <w:div w:id="528563316">
          <w:marLeft w:val="640"/>
          <w:marRight w:val="0"/>
          <w:marTop w:val="0"/>
          <w:marBottom w:val="0"/>
          <w:divBdr>
            <w:top w:val="none" w:sz="0" w:space="0" w:color="auto"/>
            <w:left w:val="none" w:sz="0" w:space="0" w:color="auto"/>
            <w:bottom w:val="none" w:sz="0" w:space="0" w:color="auto"/>
            <w:right w:val="none" w:sz="0" w:space="0" w:color="auto"/>
          </w:divBdr>
        </w:div>
        <w:div w:id="461654545">
          <w:marLeft w:val="640"/>
          <w:marRight w:val="0"/>
          <w:marTop w:val="0"/>
          <w:marBottom w:val="0"/>
          <w:divBdr>
            <w:top w:val="none" w:sz="0" w:space="0" w:color="auto"/>
            <w:left w:val="none" w:sz="0" w:space="0" w:color="auto"/>
            <w:bottom w:val="none" w:sz="0" w:space="0" w:color="auto"/>
            <w:right w:val="none" w:sz="0" w:space="0" w:color="auto"/>
          </w:divBdr>
        </w:div>
        <w:div w:id="1288781083">
          <w:marLeft w:val="640"/>
          <w:marRight w:val="0"/>
          <w:marTop w:val="0"/>
          <w:marBottom w:val="0"/>
          <w:divBdr>
            <w:top w:val="none" w:sz="0" w:space="0" w:color="auto"/>
            <w:left w:val="none" w:sz="0" w:space="0" w:color="auto"/>
            <w:bottom w:val="none" w:sz="0" w:space="0" w:color="auto"/>
            <w:right w:val="none" w:sz="0" w:space="0" w:color="auto"/>
          </w:divBdr>
        </w:div>
        <w:div w:id="1115057700">
          <w:marLeft w:val="640"/>
          <w:marRight w:val="0"/>
          <w:marTop w:val="0"/>
          <w:marBottom w:val="0"/>
          <w:divBdr>
            <w:top w:val="none" w:sz="0" w:space="0" w:color="auto"/>
            <w:left w:val="none" w:sz="0" w:space="0" w:color="auto"/>
            <w:bottom w:val="none" w:sz="0" w:space="0" w:color="auto"/>
            <w:right w:val="none" w:sz="0" w:space="0" w:color="auto"/>
          </w:divBdr>
        </w:div>
        <w:div w:id="792485372">
          <w:marLeft w:val="640"/>
          <w:marRight w:val="0"/>
          <w:marTop w:val="0"/>
          <w:marBottom w:val="0"/>
          <w:divBdr>
            <w:top w:val="none" w:sz="0" w:space="0" w:color="auto"/>
            <w:left w:val="none" w:sz="0" w:space="0" w:color="auto"/>
            <w:bottom w:val="none" w:sz="0" w:space="0" w:color="auto"/>
            <w:right w:val="none" w:sz="0" w:space="0" w:color="auto"/>
          </w:divBdr>
        </w:div>
        <w:div w:id="8651371">
          <w:marLeft w:val="640"/>
          <w:marRight w:val="0"/>
          <w:marTop w:val="0"/>
          <w:marBottom w:val="0"/>
          <w:divBdr>
            <w:top w:val="none" w:sz="0" w:space="0" w:color="auto"/>
            <w:left w:val="none" w:sz="0" w:space="0" w:color="auto"/>
            <w:bottom w:val="none" w:sz="0" w:space="0" w:color="auto"/>
            <w:right w:val="none" w:sz="0" w:space="0" w:color="auto"/>
          </w:divBdr>
        </w:div>
        <w:div w:id="532885549">
          <w:marLeft w:val="640"/>
          <w:marRight w:val="0"/>
          <w:marTop w:val="0"/>
          <w:marBottom w:val="0"/>
          <w:divBdr>
            <w:top w:val="none" w:sz="0" w:space="0" w:color="auto"/>
            <w:left w:val="none" w:sz="0" w:space="0" w:color="auto"/>
            <w:bottom w:val="none" w:sz="0" w:space="0" w:color="auto"/>
            <w:right w:val="none" w:sz="0" w:space="0" w:color="auto"/>
          </w:divBdr>
        </w:div>
        <w:div w:id="282152266">
          <w:marLeft w:val="640"/>
          <w:marRight w:val="0"/>
          <w:marTop w:val="0"/>
          <w:marBottom w:val="0"/>
          <w:divBdr>
            <w:top w:val="none" w:sz="0" w:space="0" w:color="auto"/>
            <w:left w:val="none" w:sz="0" w:space="0" w:color="auto"/>
            <w:bottom w:val="none" w:sz="0" w:space="0" w:color="auto"/>
            <w:right w:val="none" w:sz="0" w:space="0" w:color="auto"/>
          </w:divBdr>
        </w:div>
        <w:div w:id="317147731">
          <w:marLeft w:val="640"/>
          <w:marRight w:val="0"/>
          <w:marTop w:val="0"/>
          <w:marBottom w:val="0"/>
          <w:divBdr>
            <w:top w:val="none" w:sz="0" w:space="0" w:color="auto"/>
            <w:left w:val="none" w:sz="0" w:space="0" w:color="auto"/>
            <w:bottom w:val="none" w:sz="0" w:space="0" w:color="auto"/>
            <w:right w:val="none" w:sz="0" w:space="0" w:color="auto"/>
          </w:divBdr>
        </w:div>
        <w:div w:id="1045716170">
          <w:marLeft w:val="640"/>
          <w:marRight w:val="0"/>
          <w:marTop w:val="0"/>
          <w:marBottom w:val="0"/>
          <w:divBdr>
            <w:top w:val="none" w:sz="0" w:space="0" w:color="auto"/>
            <w:left w:val="none" w:sz="0" w:space="0" w:color="auto"/>
            <w:bottom w:val="none" w:sz="0" w:space="0" w:color="auto"/>
            <w:right w:val="none" w:sz="0" w:space="0" w:color="auto"/>
          </w:divBdr>
        </w:div>
        <w:div w:id="971329203">
          <w:marLeft w:val="640"/>
          <w:marRight w:val="0"/>
          <w:marTop w:val="0"/>
          <w:marBottom w:val="0"/>
          <w:divBdr>
            <w:top w:val="none" w:sz="0" w:space="0" w:color="auto"/>
            <w:left w:val="none" w:sz="0" w:space="0" w:color="auto"/>
            <w:bottom w:val="none" w:sz="0" w:space="0" w:color="auto"/>
            <w:right w:val="none" w:sz="0" w:space="0" w:color="auto"/>
          </w:divBdr>
        </w:div>
        <w:div w:id="1115097841">
          <w:marLeft w:val="640"/>
          <w:marRight w:val="0"/>
          <w:marTop w:val="0"/>
          <w:marBottom w:val="0"/>
          <w:divBdr>
            <w:top w:val="none" w:sz="0" w:space="0" w:color="auto"/>
            <w:left w:val="none" w:sz="0" w:space="0" w:color="auto"/>
            <w:bottom w:val="none" w:sz="0" w:space="0" w:color="auto"/>
            <w:right w:val="none" w:sz="0" w:space="0" w:color="auto"/>
          </w:divBdr>
        </w:div>
        <w:div w:id="1760249360">
          <w:marLeft w:val="640"/>
          <w:marRight w:val="0"/>
          <w:marTop w:val="0"/>
          <w:marBottom w:val="0"/>
          <w:divBdr>
            <w:top w:val="none" w:sz="0" w:space="0" w:color="auto"/>
            <w:left w:val="none" w:sz="0" w:space="0" w:color="auto"/>
            <w:bottom w:val="none" w:sz="0" w:space="0" w:color="auto"/>
            <w:right w:val="none" w:sz="0" w:space="0" w:color="auto"/>
          </w:divBdr>
        </w:div>
        <w:div w:id="264659924">
          <w:marLeft w:val="640"/>
          <w:marRight w:val="0"/>
          <w:marTop w:val="0"/>
          <w:marBottom w:val="0"/>
          <w:divBdr>
            <w:top w:val="none" w:sz="0" w:space="0" w:color="auto"/>
            <w:left w:val="none" w:sz="0" w:space="0" w:color="auto"/>
            <w:bottom w:val="none" w:sz="0" w:space="0" w:color="auto"/>
            <w:right w:val="none" w:sz="0" w:space="0" w:color="auto"/>
          </w:divBdr>
        </w:div>
        <w:div w:id="1333022431">
          <w:marLeft w:val="640"/>
          <w:marRight w:val="0"/>
          <w:marTop w:val="0"/>
          <w:marBottom w:val="0"/>
          <w:divBdr>
            <w:top w:val="none" w:sz="0" w:space="0" w:color="auto"/>
            <w:left w:val="none" w:sz="0" w:space="0" w:color="auto"/>
            <w:bottom w:val="none" w:sz="0" w:space="0" w:color="auto"/>
            <w:right w:val="none" w:sz="0" w:space="0" w:color="auto"/>
          </w:divBdr>
        </w:div>
        <w:div w:id="956637456">
          <w:marLeft w:val="640"/>
          <w:marRight w:val="0"/>
          <w:marTop w:val="0"/>
          <w:marBottom w:val="0"/>
          <w:divBdr>
            <w:top w:val="none" w:sz="0" w:space="0" w:color="auto"/>
            <w:left w:val="none" w:sz="0" w:space="0" w:color="auto"/>
            <w:bottom w:val="none" w:sz="0" w:space="0" w:color="auto"/>
            <w:right w:val="none" w:sz="0" w:space="0" w:color="auto"/>
          </w:divBdr>
        </w:div>
        <w:div w:id="742141443">
          <w:marLeft w:val="640"/>
          <w:marRight w:val="0"/>
          <w:marTop w:val="0"/>
          <w:marBottom w:val="0"/>
          <w:divBdr>
            <w:top w:val="none" w:sz="0" w:space="0" w:color="auto"/>
            <w:left w:val="none" w:sz="0" w:space="0" w:color="auto"/>
            <w:bottom w:val="none" w:sz="0" w:space="0" w:color="auto"/>
            <w:right w:val="none" w:sz="0" w:space="0" w:color="auto"/>
          </w:divBdr>
        </w:div>
        <w:div w:id="1744402205">
          <w:marLeft w:val="640"/>
          <w:marRight w:val="0"/>
          <w:marTop w:val="0"/>
          <w:marBottom w:val="0"/>
          <w:divBdr>
            <w:top w:val="none" w:sz="0" w:space="0" w:color="auto"/>
            <w:left w:val="none" w:sz="0" w:space="0" w:color="auto"/>
            <w:bottom w:val="none" w:sz="0" w:space="0" w:color="auto"/>
            <w:right w:val="none" w:sz="0" w:space="0" w:color="auto"/>
          </w:divBdr>
        </w:div>
        <w:div w:id="769087583">
          <w:marLeft w:val="640"/>
          <w:marRight w:val="0"/>
          <w:marTop w:val="0"/>
          <w:marBottom w:val="0"/>
          <w:divBdr>
            <w:top w:val="none" w:sz="0" w:space="0" w:color="auto"/>
            <w:left w:val="none" w:sz="0" w:space="0" w:color="auto"/>
            <w:bottom w:val="none" w:sz="0" w:space="0" w:color="auto"/>
            <w:right w:val="none" w:sz="0" w:space="0" w:color="auto"/>
          </w:divBdr>
        </w:div>
        <w:div w:id="2105300808">
          <w:marLeft w:val="640"/>
          <w:marRight w:val="0"/>
          <w:marTop w:val="0"/>
          <w:marBottom w:val="0"/>
          <w:divBdr>
            <w:top w:val="none" w:sz="0" w:space="0" w:color="auto"/>
            <w:left w:val="none" w:sz="0" w:space="0" w:color="auto"/>
            <w:bottom w:val="none" w:sz="0" w:space="0" w:color="auto"/>
            <w:right w:val="none" w:sz="0" w:space="0" w:color="auto"/>
          </w:divBdr>
        </w:div>
        <w:div w:id="1978292280">
          <w:marLeft w:val="640"/>
          <w:marRight w:val="0"/>
          <w:marTop w:val="0"/>
          <w:marBottom w:val="0"/>
          <w:divBdr>
            <w:top w:val="none" w:sz="0" w:space="0" w:color="auto"/>
            <w:left w:val="none" w:sz="0" w:space="0" w:color="auto"/>
            <w:bottom w:val="none" w:sz="0" w:space="0" w:color="auto"/>
            <w:right w:val="none" w:sz="0" w:space="0" w:color="auto"/>
          </w:divBdr>
        </w:div>
        <w:div w:id="1392728327">
          <w:marLeft w:val="640"/>
          <w:marRight w:val="0"/>
          <w:marTop w:val="0"/>
          <w:marBottom w:val="0"/>
          <w:divBdr>
            <w:top w:val="none" w:sz="0" w:space="0" w:color="auto"/>
            <w:left w:val="none" w:sz="0" w:space="0" w:color="auto"/>
            <w:bottom w:val="none" w:sz="0" w:space="0" w:color="auto"/>
            <w:right w:val="none" w:sz="0" w:space="0" w:color="auto"/>
          </w:divBdr>
        </w:div>
        <w:div w:id="461726095">
          <w:marLeft w:val="640"/>
          <w:marRight w:val="0"/>
          <w:marTop w:val="0"/>
          <w:marBottom w:val="0"/>
          <w:divBdr>
            <w:top w:val="none" w:sz="0" w:space="0" w:color="auto"/>
            <w:left w:val="none" w:sz="0" w:space="0" w:color="auto"/>
            <w:bottom w:val="none" w:sz="0" w:space="0" w:color="auto"/>
            <w:right w:val="none" w:sz="0" w:space="0" w:color="auto"/>
          </w:divBdr>
        </w:div>
        <w:div w:id="672029885">
          <w:marLeft w:val="640"/>
          <w:marRight w:val="0"/>
          <w:marTop w:val="0"/>
          <w:marBottom w:val="0"/>
          <w:divBdr>
            <w:top w:val="none" w:sz="0" w:space="0" w:color="auto"/>
            <w:left w:val="none" w:sz="0" w:space="0" w:color="auto"/>
            <w:bottom w:val="none" w:sz="0" w:space="0" w:color="auto"/>
            <w:right w:val="none" w:sz="0" w:space="0" w:color="auto"/>
          </w:divBdr>
        </w:div>
        <w:div w:id="2029284712">
          <w:marLeft w:val="640"/>
          <w:marRight w:val="0"/>
          <w:marTop w:val="0"/>
          <w:marBottom w:val="0"/>
          <w:divBdr>
            <w:top w:val="none" w:sz="0" w:space="0" w:color="auto"/>
            <w:left w:val="none" w:sz="0" w:space="0" w:color="auto"/>
            <w:bottom w:val="none" w:sz="0" w:space="0" w:color="auto"/>
            <w:right w:val="none" w:sz="0" w:space="0" w:color="auto"/>
          </w:divBdr>
        </w:div>
        <w:div w:id="2013560674">
          <w:marLeft w:val="640"/>
          <w:marRight w:val="0"/>
          <w:marTop w:val="0"/>
          <w:marBottom w:val="0"/>
          <w:divBdr>
            <w:top w:val="none" w:sz="0" w:space="0" w:color="auto"/>
            <w:left w:val="none" w:sz="0" w:space="0" w:color="auto"/>
            <w:bottom w:val="none" w:sz="0" w:space="0" w:color="auto"/>
            <w:right w:val="none" w:sz="0" w:space="0" w:color="auto"/>
          </w:divBdr>
        </w:div>
        <w:div w:id="466245316">
          <w:marLeft w:val="640"/>
          <w:marRight w:val="0"/>
          <w:marTop w:val="0"/>
          <w:marBottom w:val="0"/>
          <w:divBdr>
            <w:top w:val="none" w:sz="0" w:space="0" w:color="auto"/>
            <w:left w:val="none" w:sz="0" w:space="0" w:color="auto"/>
            <w:bottom w:val="none" w:sz="0" w:space="0" w:color="auto"/>
            <w:right w:val="none" w:sz="0" w:space="0" w:color="auto"/>
          </w:divBdr>
        </w:div>
        <w:div w:id="416556727">
          <w:marLeft w:val="640"/>
          <w:marRight w:val="0"/>
          <w:marTop w:val="0"/>
          <w:marBottom w:val="0"/>
          <w:divBdr>
            <w:top w:val="none" w:sz="0" w:space="0" w:color="auto"/>
            <w:left w:val="none" w:sz="0" w:space="0" w:color="auto"/>
            <w:bottom w:val="none" w:sz="0" w:space="0" w:color="auto"/>
            <w:right w:val="none" w:sz="0" w:space="0" w:color="auto"/>
          </w:divBdr>
        </w:div>
        <w:div w:id="713041198">
          <w:marLeft w:val="640"/>
          <w:marRight w:val="0"/>
          <w:marTop w:val="0"/>
          <w:marBottom w:val="0"/>
          <w:divBdr>
            <w:top w:val="none" w:sz="0" w:space="0" w:color="auto"/>
            <w:left w:val="none" w:sz="0" w:space="0" w:color="auto"/>
            <w:bottom w:val="none" w:sz="0" w:space="0" w:color="auto"/>
            <w:right w:val="none" w:sz="0" w:space="0" w:color="auto"/>
          </w:divBdr>
        </w:div>
        <w:div w:id="171382082">
          <w:marLeft w:val="640"/>
          <w:marRight w:val="0"/>
          <w:marTop w:val="0"/>
          <w:marBottom w:val="0"/>
          <w:divBdr>
            <w:top w:val="none" w:sz="0" w:space="0" w:color="auto"/>
            <w:left w:val="none" w:sz="0" w:space="0" w:color="auto"/>
            <w:bottom w:val="none" w:sz="0" w:space="0" w:color="auto"/>
            <w:right w:val="none" w:sz="0" w:space="0" w:color="auto"/>
          </w:divBdr>
        </w:div>
        <w:div w:id="802311386">
          <w:marLeft w:val="640"/>
          <w:marRight w:val="0"/>
          <w:marTop w:val="0"/>
          <w:marBottom w:val="0"/>
          <w:divBdr>
            <w:top w:val="none" w:sz="0" w:space="0" w:color="auto"/>
            <w:left w:val="none" w:sz="0" w:space="0" w:color="auto"/>
            <w:bottom w:val="none" w:sz="0" w:space="0" w:color="auto"/>
            <w:right w:val="none" w:sz="0" w:space="0" w:color="auto"/>
          </w:divBdr>
        </w:div>
        <w:div w:id="1767725778">
          <w:marLeft w:val="640"/>
          <w:marRight w:val="0"/>
          <w:marTop w:val="0"/>
          <w:marBottom w:val="0"/>
          <w:divBdr>
            <w:top w:val="none" w:sz="0" w:space="0" w:color="auto"/>
            <w:left w:val="none" w:sz="0" w:space="0" w:color="auto"/>
            <w:bottom w:val="none" w:sz="0" w:space="0" w:color="auto"/>
            <w:right w:val="none" w:sz="0" w:space="0" w:color="auto"/>
          </w:divBdr>
        </w:div>
        <w:div w:id="53702220">
          <w:marLeft w:val="640"/>
          <w:marRight w:val="0"/>
          <w:marTop w:val="0"/>
          <w:marBottom w:val="0"/>
          <w:divBdr>
            <w:top w:val="none" w:sz="0" w:space="0" w:color="auto"/>
            <w:left w:val="none" w:sz="0" w:space="0" w:color="auto"/>
            <w:bottom w:val="none" w:sz="0" w:space="0" w:color="auto"/>
            <w:right w:val="none" w:sz="0" w:space="0" w:color="auto"/>
          </w:divBdr>
        </w:div>
        <w:div w:id="1485773949">
          <w:marLeft w:val="640"/>
          <w:marRight w:val="0"/>
          <w:marTop w:val="0"/>
          <w:marBottom w:val="0"/>
          <w:divBdr>
            <w:top w:val="none" w:sz="0" w:space="0" w:color="auto"/>
            <w:left w:val="none" w:sz="0" w:space="0" w:color="auto"/>
            <w:bottom w:val="none" w:sz="0" w:space="0" w:color="auto"/>
            <w:right w:val="none" w:sz="0" w:space="0" w:color="auto"/>
          </w:divBdr>
        </w:div>
        <w:div w:id="286009436">
          <w:marLeft w:val="640"/>
          <w:marRight w:val="0"/>
          <w:marTop w:val="0"/>
          <w:marBottom w:val="0"/>
          <w:divBdr>
            <w:top w:val="none" w:sz="0" w:space="0" w:color="auto"/>
            <w:left w:val="none" w:sz="0" w:space="0" w:color="auto"/>
            <w:bottom w:val="none" w:sz="0" w:space="0" w:color="auto"/>
            <w:right w:val="none" w:sz="0" w:space="0" w:color="auto"/>
          </w:divBdr>
        </w:div>
        <w:div w:id="1638411327">
          <w:marLeft w:val="640"/>
          <w:marRight w:val="0"/>
          <w:marTop w:val="0"/>
          <w:marBottom w:val="0"/>
          <w:divBdr>
            <w:top w:val="none" w:sz="0" w:space="0" w:color="auto"/>
            <w:left w:val="none" w:sz="0" w:space="0" w:color="auto"/>
            <w:bottom w:val="none" w:sz="0" w:space="0" w:color="auto"/>
            <w:right w:val="none" w:sz="0" w:space="0" w:color="auto"/>
          </w:divBdr>
        </w:div>
        <w:div w:id="2108695697">
          <w:marLeft w:val="640"/>
          <w:marRight w:val="0"/>
          <w:marTop w:val="0"/>
          <w:marBottom w:val="0"/>
          <w:divBdr>
            <w:top w:val="none" w:sz="0" w:space="0" w:color="auto"/>
            <w:left w:val="none" w:sz="0" w:space="0" w:color="auto"/>
            <w:bottom w:val="none" w:sz="0" w:space="0" w:color="auto"/>
            <w:right w:val="none" w:sz="0" w:space="0" w:color="auto"/>
          </w:divBdr>
        </w:div>
        <w:div w:id="2012171612">
          <w:marLeft w:val="640"/>
          <w:marRight w:val="0"/>
          <w:marTop w:val="0"/>
          <w:marBottom w:val="0"/>
          <w:divBdr>
            <w:top w:val="none" w:sz="0" w:space="0" w:color="auto"/>
            <w:left w:val="none" w:sz="0" w:space="0" w:color="auto"/>
            <w:bottom w:val="none" w:sz="0" w:space="0" w:color="auto"/>
            <w:right w:val="none" w:sz="0" w:space="0" w:color="auto"/>
          </w:divBdr>
        </w:div>
        <w:div w:id="875965654">
          <w:marLeft w:val="640"/>
          <w:marRight w:val="0"/>
          <w:marTop w:val="0"/>
          <w:marBottom w:val="0"/>
          <w:divBdr>
            <w:top w:val="none" w:sz="0" w:space="0" w:color="auto"/>
            <w:left w:val="none" w:sz="0" w:space="0" w:color="auto"/>
            <w:bottom w:val="none" w:sz="0" w:space="0" w:color="auto"/>
            <w:right w:val="none" w:sz="0" w:space="0" w:color="auto"/>
          </w:divBdr>
        </w:div>
        <w:div w:id="160630342">
          <w:marLeft w:val="640"/>
          <w:marRight w:val="0"/>
          <w:marTop w:val="0"/>
          <w:marBottom w:val="0"/>
          <w:divBdr>
            <w:top w:val="none" w:sz="0" w:space="0" w:color="auto"/>
            <w:left w:val="none" w:sz="0" w:space="0" w:color="auto"/>
            <w:bottom w:val="none" w:sz="0" w:space="0" w:color="auto"/>
            <w:right w:val="none" w:sz="0" w:space="0" w:color="auto"/>
          </w:divBdr>
        </w:div>
        <w:div w:id="278072301">
          <w:marLeft w:val="640"/>
          <w:marRight w:val="0"/>
          <w:marTop w:val="0"/>
          <w:marBottom w:val="0"/>
          <w:divBdr>
            <w:top w:val="none" w:sz="0" w:space="0" w:color="auto"/>
            <w:left w:val="none" w:sz="0" w:space="0" w:color="auto"/>
            <w:bottom w:val="none" w:sz="0" w:space="0" w:color="auto"/>
            <w:right w:val="none" w:sz="0" w:space="0" w:color="auto"/>
          </w:divBdr>
        </w:div>
        <w:div w:id="555050943">
          <w:marLeft w:val="640"/>
          <w:marRight w:val="0"/>
          <w:marTop w:val="0"/>
          <w:marBottom w:val="0"/>
          <w:divBdr>
            <w:top w:val="none" w:sz="0" w:space="0" w:color="auto"/>
            <w:left w:val="none" w:sz="0" w:space="0" w:color="auto"/>
            <w:bottom w:val="none" w:sz="0" w:space="0" w:color="auto"/>
            <w:right w:val="none" w:sz="0" w:space="0" w:color="auto"/>
          </w:divBdr>
        </w:div>
        <w:div w:id="811754992">
          <w:marLeft w:val="640"/>
          <w:marRight w:val="0"/>
          <w:marTop w:val="0"/>
          <w:marBottom w:val="0"/>
          <w:divBdr>
            <w:top w:val="none" w:sz="0" w:space="0" w:color="auto"/>
            <w:left w:val="none" w:sz="0" w:space="0" w:color="auto"/>
            <w:bottom w:val="none" w:sz="0" w:space="0" w:color="auto"/>
            <w:right w:val="none" w:sz="0" w:space="0" w:color="auto"/>
          </w:divBdr>
        </w:div>
        <w:div w:id="813644652">
          <w:marLeft w:val="640"/>
          <w:marRight w:val="0"/>
          <w:marTop w:val="0"/>
          <w:marBottom w:val="0"/>
          <w:divBdr>
            <w:top w:val="none" w:sz="0" w:space="0" w:color="auto"/>
            <w:left w:val="none" w:sz="0" w:space="0" w:color="auto"/>
            <w:bottom w:val="none" w:sz="0" w:space="0" w:color="auto"/>
            <w:right w:val="none" w:sz="0" w:space="0" w:color="auto"/>
          </w:divBdr>
        </w:div>
      </w:divsChild>
    </w:div>
    <w:div w:id="413360554">
      <w:bodyDiv w:val="1"/>
      <w:marLeft w:val="0"/>
      <w:marRight w:val="0"/>
      <w:marTop w:val="0"/>
      <w:marBottom w:val="0"/>
      <w:divBdr>
        <w:top w:val="none" w:sz="0" w:space="0" w:color="auto"/>
        <w:left w:val="none" w:sz="0" w:space="0" w:color="auto"/>
        <w:bottom w:val="none" w:sz="0" w:space="0" w:color="auto"/>
        <w:right w:val="none" w:sz="0" w:space="0" w:color="auto"/>
      </w:divBdr>
      <w:divsChild>
        <w:div w:id="1724720740">
          <w:marLeft w:val="640"/>
          <w:marRight w:val="0"/>
          <w:marTop w:val="0"/>
          <w:marBottom w:val="0"/>
          <w:divBdr>
            <w:top w:val="none" w:sz="0" w:space="0" w:color="auto"/>
            <w:left w:val="none" w:sz="0" w:space="0" w:color="auto"/>
            <w:bottom w:val="none" w:sz="0" w:space="0" w:color="auto"/>
            <w:right w:val="none" w:sz="0" w:space="0" w:color="auto"/>
          </w:divBdr>
        </w:div>
        <w:div w:id="634334561">
          <w:marLeft w:val="640"/>
          <w:marRight w:val="0"/>
          <w:marTop w:val="0"/>
          <w:marBottom w:val="0"/>
          <w:divBdr>
            <w:top w:val="none" w:sz="0" w:space="0" w:color="auto"/>
            <w:left w:val="none" w:sz="0" w:space="0" w:color="auto"/>
            <w:bottom w:val="none" w:sz="0" w:space="0" w:color="auto"/>
            <w:right w:val="none" w:sz="0" w:space="0" w:color="auto"/>
          </w:divBdr>
        </w:div>
        <w:div w:id="589777019">
          <w:marLeft w:val="640"/>
          <w:marRight w:val="0"/>
          <w:marTop w:val="0"/>
          <w:marBottom w:val="0"/>
          <w:divBdr>
            <w:top w:val="none" w:sz="0" w:space="0" w:color="auto"/>
            <w:left w:val="none" w:sz="0" w:space="0" w:color="auto"/>
            <w:bottom w:val="none" w:sz="0" w:space="0" w:color="auto"/>
            <w:right w:val="none" w:sz="0" w:space="0" w:color="auto"/>
          </w:divBdr>
        </w:div>
        <w:div w:id="255402066">
          <w:marLeft w:val="640"/>
          <w:marRight w:val="0"/>
          <w:marTop w:val="0"/>
          <w:marBottom w:val="0"/>
          <w:divBdr>
            <w:top w:val="none" w:sz="0" w:space="0" w:color="auto"/>
            <w:left w:val="none" w:sz="0" w:space="0" w:color="auto"/>
            <w:bottom w:val="none" w:sz="0" w:space="0" w:color="auto"/>
            <w:right w:val="none" w:sz="0" w:space="0" w:color="auto"/>
          </w:divBdr>
        </w:div>
        <w:div w:id="1308586053">
          <w:marLeft w:val="640"/>
          <w:marRight w:val="0"/>
          <w:marTop w:val="0"/>
          <w:marBottom w:val="0"/>
          <w:divBdr>
            <w:top w:val="none" w:sz="0" w:space="0" w:color="auto"/>
            <w:left w:val="none" w:sz="0" w:space="0" w:color="auto"/>
            <w:bottom w:val="none" w:sz="0" w:space="0" w:color="auto"/>
            <w:right w:val="none" w:sz="0" w:space="0" w:color="auto"/>
          </w:divBdr>
        </w:div>
        <w:div w:id="969436521">
          <w:marLeft w:val="640"/>
          <w:marRight w:val="0"/>
          <w:marTop w:val="0"/>
          <w:marBottom w:val="0"/>
          <w:divBdr>
            <w:top w:val="none" w:sz="0" w:space="0" w:color="auto"/>
            <w:left w:val="none" w:sz="0" w:space="0" w:color="auto"/>
            <w:bottom w:val="none" w:sz="0" w:space="0" w:color="auto"/>
            <w:right w:val="none" w:sz="0" w:space="0" w:color="auto"/>
          </w:divBdr>
        </w:div>
        <w:div w:id="202790236">
          <w:marLeft w:val="640"/>
          <w:marRight w:val="0"/>
          <w:marTop w:val="0"/>
          <w:marBottom w:val="0"/>
          <w:divBdr>
            <w:top w:val="none" w:sz="0" w:space="0" w:color="auto"/>
            <w:left w:val="none" w:sz="0" w:space="0" w:color="auto"/>
            <w:bottom w:val="none" w:sz="0" w:space="0" w:color="auto"/>
            <w:right w:val="none" w:sz="0" w:space="0" w:color="auto"/>
          </w:divBdr>
        </w:div>
        <w:div w:id="1515220185">
          <w:marLeft w:val="640"/>
          <w:marRight w:val="0"/>
          <w:marTop w:val="0"/>
          <w:marBottom w:val="0"/>
          <w:divBdr>
            <w:top w:val="none" w:sz="0" w:space="0" w:color="auto"/>
            <w:left w:val="none" w:sz="0" w:space="0" w:color="auto"/>
            <w:bottom w:val="none" w:sz="0" w:space="0" w:color="auto"/>
            <w:right w:val="none" w:sz="0" w:space="0" w:color="auto"/>
          </w:divBdr>
        </w:div>
        <w:div w:id="754131917">
          <w:marLeft w:val="640"/>
          <w:marRight w:val="0"/>
          <w:marTop w:val="0"/>
          <w:marBottom w:val="0"/>
          <w:divBdr>
            <w:top w:val="none" w:sz="0" w:space="0" w:color="auto"/>
            <w:left w:val="none" w:sz="0" w:space="0" w:color="auto"/>
            <w:bottom w:val="none" w:sz="0" w:space="0" w:color="auto"/>
            <w:right w:val="none" w:sz="0" w:space="0" w:color="auto"/>
          </w:divBdr>
        </w:div>
        <w:div w:id="1791510676">
          <w:marLeft w:val="640"/>
          <w:marRight w:val="0"/>
          <w:marTop w:val="0"/>
          <w:marBottom w:val="0"/>
          <w:divBdr>
            <w:top w:val="none" w:sz="0" w:space="0" w:color="auto"/>
            <w:left w:val="none" w:sz="0" w:space="0" w:color="auto"/>
            <w:bottom w:val="none" w:sz="0" w:space="0" w:color="auto"/>
            <w:right w:val="none" w:sz="0" w:space="0" w:color="auto"/>
          </w:divBdr>
        </w:div>
        <w:div w:id="90774">
          <w:marLeft w:val="640"/>
          <w:marRight w:val="0"/>
          <w:marTop w:val="0"/>
          <w:marBottom w:val="0"/>
          <w:divBdr>
            <w:top w:val="none" w:sz="0" w:space="0" w:color="auto"/>
            <w:left w:val="none" w:sz="0" w:space="0" w:color="auto"/>
            <w:bottom w:val="none" w:sz="0" w:space="0" w:color="auto"/>
            <w:right w:val="none" w:sz="0" w:space="0" w:color="auto"/>
          </w:divBdr>
        </w:div>
        <w:div w:id="313338171">
          <w:marLeft w:val="640"/>
          <w:marRight w:val="0"/>
          <w:marTop w:val="0"/>
          <w:marBottom w:val="0"/>
          <w:divBdr>
            <w:top w:val="none" w:sz="0" w:space="0" w:color="auto"/>
            <w:left w:val="none" w:sz="0" w:space="0" w:color="auto"/>
            <w:bottom w:val="none" w:sz="0" w:space="0" w:color="auto"/>
            <w:right w:val="none" w:sz="0" w:space="0" w:color="auto"/>
          </w:divBdr>
        </w:div>
        <w:div w:id="250437009">
          <w:marLeft w:val="640"/>
          <w:marRight w:val="0"/>
          <w:marTop w:val="0"/>
          <w:marBottom w:val="0"/>
          <w:divBdr>
            <w:top w:val="none" w:sz="0" w:space="0" w:color="auto"/>
            <w:left w:val="none" w:sz="0" w:space="0" w:color="auto"/>
            <w:bottom w:val="none" w:sz="0" w:space="0" w:color="auto"/>
            <w:right w:val="none" w:sz="0" w:space="0" w:color="auto"/>
          </w:divBdr>
        </w:div>
        <w:div w:id="1159883859">
          <w:marLeft w:val="640"/>
          <w:marRight w:val="0"/>
          <w:marTop w:val="0"/>
          <w:marBottom w:val="0"/>
          <w:divBdr>
            <w:top w:val="none" w:sz="0" w:space="0" w:color="auto"/>
            <w:left w:val="none" w:sz="0" w:space="0" w:color="auto"/>
            <w:bottom w:val="none" w:sz="0" w:space="0" w:color="auto"/>
            <w:right w:val="none" w:sz="0" w:space="0" w:color="auto"/>
          </w:divBdr>
        </w:div>
        <w:div w:id="471794905">
          <w:marLeft w:val="640"/>
          <w:marRight w:val="0"/>
          <w:marTop w:val="0"/>
          <w:marBottom w:val="0"/>
          <w:divBdr>
            <w:top w:val="none" w:sz="0" w:space="0" w:color="auto"/>
            <w:left w:val="none" w:sz="0" w:space="0" w:color="auto"/>
            <w:bottom w:val="none" w:sz="0" w:space="0" w:color="auto"/>
            <w:right w:val="none" w:sz="0" w:space="0" w:color="auto"/>
          </w:divBdr>
        </w:div>
        <w:div w:id="2051108575">
          <w:marLeft w:val="640"/>
          <w:marRight w:val="0"/>
          <w:marTop w:val="0"/>
          <w:marBottom w:val="0"/>
          <w:divBdr>
            <w:top w:val="none" w:sz="0" w:space="0" w:color="auto"/>
            <w:left w:val="none" w:sz="0" w:space="0" w:color="auto"/>
            <w:bottom w:val="none" w:sz="0" w:space="0" w:color="auto"/>
            <w:right w:val="none" w:sz="0" w:space="0" w:color="auto"/>
          </w:divBdr>
        </w:div>
        <w:div w:id="1649170522">
          <w:marLeft w:val="640"/>
          <w:marRight w:val="0"/>
          <w:marTop w:val="0"/>
          <w:marBottom w:val="0"/>
          <w:divBdr>
            <w:top w:val="none" w:sz="0" w:space="0" w:color="auto"/>
            <w:left w:val="none" w:sz="0" w:space="0" w:color="auto"/>
            <w:bottom w:val="none" w:sz="0" w:space="0" w:color="auto"/>
            <w:right w:val="none" w:sz="0" w:space="0" w:color="auto"/>
          </w:divBdr>
        </w:div>
        <w:div w:id="2013332485">
          <w:marLeft w:val="640"/>
          <w:marRight w:val="0"/>
          <w:marTop w:val="0"/>
          <w:marBottom w:val="0"/>
          <w:divBdr>
            <w:top w:val="none" w:sz="0" w:space="0" w:color="auto"/>
            <w:left w:val="none" w:sz="0" w:space="0" w:color="auto"/>
            <w:bottom w:val="none" w:sz="0" w:space="0" w:color="auto"/>
            <w:right w:val="none" w:sz="0" w:space="0" w:color="auto"/>
          </w:divBdr>
        </w:div>
        <w:div w:id="1461025861">
          <w:marLeft w:val="640"/>
          <w:marRight w:val="0"/>
          <w:marTop w:val="0"/>
          <w:marBottom w:val="0"/>
          <w:divBdr>
            <w:top w:val="none" w:sz="0" w:space="0" w:color="auto"/>
            <w:left w:val="none" w:sz="0" w:space="0" w:color="auto"/>
            <w:bottom w:val="none" w:sz="0" w:space="0" w:color="auto"/>
            <w:right w:val="none" w:sz="0" w:space="0" w:color="auto"/>
          </w:divBdr>
        </w:div>
        <w:div w:id="757602809">
          <w:marLeft w:val="640"/>
          <w:marRight w:val="0"/>
          <w:marTop w:val="0"/>
          <w:marBottom w:val="0"/>
          <w:divBdr>
            <w:top w:val="none" w:sz="0" w:space="0" w:color="auto"/>
            <w:left w:val="none" w:sz="0" w:space="0" w:color="auto"/>
            <w:bottom w:val="none" w:sz="0" w:space="0" w:color="auto"/>
            <w:right w:val="none" w:sz="0" w:space="0" w:color="auto"/>
          </w:divBdr>
        </w:div>
        <w:div w:id="1934121264">
          <w:marLeft w:val="640"/>
          <w:marRight w:val="0"/>
          <w:marTop w:val="0"/>
          <w:marBottom w:val="0"/>
          <w:divBdr>
            <w:top w:val="none" w:sz="0" w:space="0" w:color="auto"/>
            <w:left w:val="none" w:sz="0" w:space="0" w:color="auto"/>
            <w:bottom w:val="none" w:sz="0" w:space="0" w:color="auto"/>
            <w:right w:val="none" w:sz="0" w:space="0" w:color="auto"/>
          </w:divBdr>
        </w:div>
        <w:div w:id="1717774083">
          <w:marLeft w:val="640"/>
          <w:marRight w:val="0"/>
          <w:marTop w:val="0"/>
          <w:marBottom w:val="0"/>
          <w:divBdr>
            <w:top w:val="none" w:sz="0" w:space="0" w:color="auto"/>
            <w:left w:val="none" w:sz="0" w:space="0" w:color="auto"/>
            <w:bottom w:val="none" w:sz="0" w:space="0" w:color="auto"/>
            <w:right w:val="none" w:sz="0" w:space="0" w:color="auto"/>
          </w:divBdr>
        </w:div>
        <w:div w:id="2022124494">
          <w:marLeft w:val="640"/>
          <w:marRight w:val="0"/>
          <w:marTop w:val="0"/>
          <w:marBottom w:val="0"/>
          <w:divBdr>
            <w:top w:val="none" w:sz="0" w:space="0" w:color="auto"/>
            <w:left w:val="none" w:sz="0" w:space="0" w:color="auto"/>
            <w:bottom w:val="none" w:sz="0" w:space="0" w:color="auto"/>
            <w:right w:val="none" w:sz="0" w:space="0" w:color="auto"/>
          </w:divBdr>
        </w:div>
        <w:div w:id="1583486557">
          <w:marLeft w:val="640"/>
          <w:marRight w:val="0"/>
          <w:marTop w:val="0"/>
          <w:marBottom w:val="0"/>
          <w:divBdr>
            <w:top w:val="none" w:sz="0" w:space="0" w:color="auto"/>
            <w:left w:val="none" w:sz="0" w:space="0" w:color="auto"/>
            <w:bottom w:val="none" w:sz="0" w:space="0" w:color="auto"/>
            <w:right w:val="none" w:sz="0" w:space="0" w:color="auto"/>
          </w:divBdr>
        </w:div>
        <w:div w:id="162360981">
          <w:marLeft w:val="640"/>
          <w:marRight w:val="0"/>
          <w:marTop w:val="0"/>
          <w:marBottom w:val="0"/>
          <w:divBdr>
            <w:top w:val="none" w:sz="0" w:space="0" w:color="auto"/>
            <w:left w:val="none" w:sz="0" w:space="0" w:color="auto"/>
            <w:bottom w:val="none" w:sz="0" w:space="0" w:color="auto"/>
            <w:right w:val="none" w:sz="0" w:space="0" w:color="auto"/>
          </w:divBdr>
        </w:div>
        <w:div w:id="1115909419">
          <w:marLeft w:val="640"/>
          <w:marRight w:val="0"/>
          <w:marTop w:val="0"/>
          <w:marBottom w:val="0"/>
          <w:divBdr>
            <w:top w:val="none" w:sz="0" w:space="0" w:color="auto"/>
            <w:left w:val="none" w:sz="0" w:space="0" w:color="auto"/>
            <w:bottom w:val="none" w:sz="0" w:space="0" w:color="auto"/>
            <w:right w:val="none" w:sz="0" w:space="0" w:color="auto"/>
          </w:divBdr>
        </w:div>
        <w:div w:id="1430351506">
          <w:marLeft w:val="640"/>
          <w:marRight w:val="0"/>
          <w:marTop w:val="0"/>
          <w:marBottom w:val="0"/>
          <w:divBdr>
            <w:top w:val="none" w:sz="0" w:space="0" w:color="auto"/>
            <w:left w:val="none" w:sz="0" w:space="0" w:color="auto"/>
            <w:bottom w:val="none" w:sz="0" w:space="0" w:color="auto"/>
            <w:right w:val="none" w:sz="0" w:space="0" w:color="auto"/>
          </w:divBdr>
        </w:div>
        <w:div w:id="633028287">
          <w:marLeft w:val="640"/>
          <w:marRight w:val="0"/>
          <w:marTop w:val="0"/>
          <w:marBottom w:val="0"/>
          <w:divBdr>
            <w:top w:val="none" w:sz="0" w:space="0" w:color="auto"/>
            <w:left w:val="none" w:sz="0" w:space="0" w:color="auto"/>
            <w:bottom w:val="none" w:sz="0" w:space="0" w:color="auto"/>
            <w:right w:val="none" w:sz="0" w:space="0" w:color="auto"/>
          </w:divBdr>
        </w:div>
        <w:div w:id="733626582">
          <w:marLeft w:val="640"/>
          <w:marRight w:val="0"/>
          <w:marTop w:val="0"/>
          <w:marBottom w:val="0"/>
          <w:divBdr>
            <w:top w:val="none" w:sz="0" w:space="0" w:color="auto"/>
            <w:left w:val="none" w:sz="0" w:space="0" w:color="auto"/>
            <w:bottom w:val="none" w:sz="0" w:space="0" w:color="auto"/>
            <w:right w:val="none" w:sz="0" w:space="0" w:color="auto"/>
          </w:divBdr>
        </w:div>
        <w:div w:id="1539588367">
          <w:marLeft w:val="640"/>
          <w:marRight w:val="0"/>
          <w:marTop w:val="0"/>
          <w:marBottom w:val="0"/>
          <w:divBdr>
            <w:top w:val="none" w:sz="0" w:space="0" w:color="auto"/>
            <w:left w:val="none" w:sz="0" w:space="0" w:color="auto"/>
            <w:bottom w:val="none" w:sz="0" w:space="0" w:color="auto"/>
            <w:right w:val="none" w:sz="0" w:space="0" w:color="auto"/>
          </w:divBdr>
        </w:div>
        <w:div w:id="722366197">
          <w:marLeft w:val="640"/>
          <w:marRight w:val="0"/>
          <w:marTop w:val="0"/>
          <w:marBottom w:val="0"/>
          <w:divBdr>
            <w:top w:val="none" w:sz="0" w:space="0" w:color="auto"/>
            <w:left w:val="none" w:sz="0" w:space="0" w:color="auto"/>
            <w:bottom w:val="none" w:sz="0" w:space="0" w:color="auto"/>
            <w:right w:val="none" w:sz="0" w:space="0" w:color="auto"/>
          </w:divBdr>
        </w:div>
        <w:div w:id="291405129">
          <w:marLeft w:val="640"/>
          <w:marRight w:val="0"/>
          <w:marTop w:val="0"/>
          <w:marBottom w:val="0"/>
          <w:divBdr>
            <w:top w:val="none" w:sz="0" w:space="0" w:color="auto"/>
            <w:left w:val="none" w:sz="0" w:space="0" w:color="auto"/>
            <w:bottom w:val="none" w:sz="0" w:space="0" w:color="auto"/>
            <w:right w:val="none" w:sz="0" w:space="0" w:color="auto"/>
          </w:divBdr>
        </w:div>
        <w:div w:id="236870125">
          <w:marLeft w:val="640"/>
          <w:marRight w:val="0"/>
          <w:marTop w:val="0"/>
          <w:marBottom w:val="0"/>
          <w:divBdr>
            <w:top w:val="none" w:sz="0" w:space="0" w:color="auto"/>
            <w:left w:val="none" w:sz="0" w:space="0" w:color="auto"/>
            <w:bottom w:val="none" w:sz="0" w:space="0" w:color="auto"/>
            <w:right w:val="none" w:sz="0" w:space="0" w:color="auto"/>
          </w:divBdr>
        </w:div>
        <w:div w:id="1618104697">
          <w:marLeft w:val="640"/>
          <w:marRight w:val="0"/>
          <w:marTop w:val="0"/>
          <w:marBottom w:val="0"/>
          <w:divBdr>
            <w:top w:val="none" w:sz="0" w:space="0" w:color="auto"/>
            <w:left w:val="none" w:sz="0" w:space="0" w:color="auto"/>
            <w:bottom w:val="none" w:sz="0" w:space="0" w:color="auto"/>
            <w:right w:val="none" w:sz="0" w:space="0" w:color="auto"/>
          </w:divBdr>
        </w:div>
        <w:div w:id="1701472214">
          <w:marLeft w:val="640"/>
          <w:marRight w:val="0"/>
          <w:marTop w:val="0"/>
          <w:marBottom w:val="0"/>
          <w:divBdr>
            <w:top w:val="none" w:sz="0" w:space="0" w:color="auto"/>
            <w:left w:val="none" w:sz="0" w:space="0" w:color="auto"/>
            <w:bottom w:val="none" w:sz="0" w:space="0" w:color="auto"/>
            <w:right w:val="none" w:sz="0" w:space="0" w:color="auto"/>
          </w:divBdr>
        </w:div>
        <w:div w:id="1459298267">
          <w:marLeft w:val="640"/>
          <w:marRight w:val="0"/>
          <w:marTop w:val="0"/>
          <w:marBottom w:val="0"/>
          <w:divBdr>
            <w:top w:val="none" w:sz="0" w:space="0" w:color="auto"/>
            <w:left w:val="none" w:sz="0" w:space="0" w:color="auto"/>
            <w:bottom w:val="none" w:sz="0" w:space="0" w:color="auto"/>
            <w:right w:val="none" w:sz="0" w:space="0" w:color="auto"/>
          </w:divBdr>
        </w:div>
        <w:div w:id="1252858821">
          <w:marLeft w:val="640"/>
          <w:marRight w:val="0"/>
          <w:marTop w:val="0"/>
          <w:marBottom w:val="0"/>
          <w:divBdr>
            <w:top w:val="none" w:sz="0" w:space="0" w:color="auto"/>
            <w:left w:val="none" w:sz="0" w:space="0" w:color="auto"/>
            <w:bottom w:val="none" w:sz="0" w:space="0" w:color="auto"/>
            <w:right w:val="none" w:sz="0" w:space="0" w:color="auto"/>
          </w:divBdr>
        </w:div>
        <w:div w:id="1341003592">
          <w:marLeft w:val="640"/>
          <w:marRight w:val="0"/>
          <w:marTop w:val="0"/>
          <w:marBottom w:val="0"/>
          <w:divBdr>
            <w:top w:val="none" w:sz="0" w:space="0" w:color="auto"/>
            <w:left w:val="none" w:sz="0" w:space="0" w:color="auto"/>
            <w:bottom w:val="none" w:sz="0" w:space="0" w:color="auto"/>
            <w:right w:val="none" w:sz="0" w:space="0" w:color="auto"/>
          </w:divBdr>
        </w:div>
        <w:div w:id="843319769">
          <w:marLeft w:val="640"/>
          <w:marRight w:val="0"/>
          <w:marTop w:val="0"/>
          <w:marBottom w:val="0"/>
          <w:divBdr>
            <w:top w:val="none" w:sz="0" w:space="0" w:color="auto"/>
            <w:left w:val="none" w:sz="0" w:space="0" w:color="auto"/>
            <w:bottom w:val="none" w:sz="0" w:space="0" w:color="auto"/>
            <w:right w:val="none" w:sz="0" w:space="0" w:color="auto"/>
          </w:divBdr>
        </w:div>
        <w:div w:id="1196582434">
          <w:marLeft w:val="640"/>
          <w:marRight w:val="0"/>
          <w:marTop w:val="0"/>
          <w:marBottom w:val="0"/>
          <w:divBdr>
            <w:top w:val="none" w:sz="0" w:space="0" w:color="auto"/>
            <w:left w:val="none" w:sz="0" w:space="0" w:color="auto"/>
            <w:bottom w:val="none" w:sz="0" w:space="0" w:color="auto"/>
            <w:right w:val="none" w:sz="0" w:space="0" w:color="auto"/>
          </w:divBdr>
        </w:div>
        <w:div w:id="994650484">
          <w:marLeft w:val="640"/>
          <w:marRight w:val="0"/>
          <w:marTop w:val="0"/>
          <w:marBottom w:val="0"/>
          <w:divBdr>
            <w:top w:val="none" w:sz="0" w:space="0" w:color="auto"/>
            <w:left w:val="none" w:sz="0" w:space="0" w:color="auto"/>
            <w:bottom w:val="none" w:sz="0" w:space="0" w:color="auto"/>
            <w:right w:val="none" w:sz="0" w:space="0" w:color="auto"/>
          </w:divBdr>
        </w:div>
        <w:div w:id="1840582214">
          <w:marLeft w:val="640"/>
          <w:marRight w:val="0"/>
          <w:marTop w:val="0"/>
          <w:marBottom w:val="0"/>
          <w:divBdr>
            <w:top w:val="none" w:sz="0" w:space="0" w:color="auto"/>
            <w:left w:val="none" w:sz="0" w:space="0" w:color="auto"/>
            <w:bottom w:val="none" w:sz="0" w:space="0" w:color="auto"/>
            <w:right w:val="none" w:sz="0" w:space="0" w:color="auto"/>
          </w:divBdr>
        </w:div>
        <w:div w:id="1088500391">
          <w:marLeft w:val="640"/>
          <w:marRight w:val="0"/>
          <w:marTop w:val="0"/>
          <w:marBottom w:val="0"/>
          <w:divBdr>
            <w:top w:val="none" w:sz="0" w:space="0" w:color="auto"/>
            <w:left w:val="none" w:sz="0" w:space="0" w:color="auto"/>
            <w:bottom w:val="none" w:sz="0" w:space="0" w:color="auto"/>
            <w:right w:val="none" w:sz="0" w:space="0" w:color="auto"/>
          </w:divBdr>
        </w:div>
        <w:div w:id="1872064632">
          <w:marLeft w:val="640"/>
          <w:marRight w:val="0"/>
          <w:marTop w:val="0"/>
          <w:marBottom w:val="0"/>
          <w:divBdr>
            <w:top w:val="none" w:sz="0" w:space="0" w:color="auto"/>
            <w:left w:val="none" w:sz="0" w:space="0" w:color="auto"/>
            <w:bottom w:val="none" w:sz="0" w:space="0" w:color="auto"/>
            <w:right w:val="none" w:sz="0" w:space="0" w:color="auto"/>
          </w:divBdr>
        </w:div>
        <w:div w:id="1820997654">
          <w:marLeft w:val="640"/>
          <w:marRight w:val="0"/>
          <w:marTop w:val="0"/>
          <w:marBottom w:val="0"/>
          <w:divBdr>
            <w:top w:val="none" w:sz="0" w:space="0" w:color="auto"/>
            <w:left w:val="none" w:sz="0" w:space="0" w:color="auto"/>
            <w:bottom w:val="none" w:sz="0" w:space="0" w:color="auto"/>
            <w:right w:val="none" w:sz="0" w:space="0" w:color="auto"/>
          </w:divBdr>
        </w:div>
        <w:div w:id="2130583186">
          <w:marLeft w:val="640"/>
          <w:marRight w:val="0"/>
          <w:marTop w:val="0"/>
          <w:marBottom w:val="0"/>
          <w:divBdr>
            <w:top w:val="none" w:sz="0" w:space="0" w:color="auto"/>
            <w:left w:val="none" w:sz="0" w:space="0" w:color="auto"/>
            <w:bottom w:val="none" w:sz="0" w:space="0" w:color="auto"/>
            <w:right w:val="none" w:sz="0" w:space="0" w:color="auto"/>
          </w:divBdr>
        </w:div>
        <w:div w:id="1063724024">
          <w:marLeft w:val="640"/>
          <w:marRight w:val="0"/>
          <w:marTop w:val="0"/>
          <w:marBottom w:val="0"/>
          <w:divBdr>
            <w:top w:val="none" w:sz="0" w:space="0" w:color="auto"/>
            <w:left w:val="none" w:sz="0" w:space="0" w:color="auto"/>
            <w:bottom w:val="none" w:sz="0" w:space="0" w:color="auto"/>
            <w:right w:val="none" w:sz="0" w:space="0" w:color="auto"/>
          </w:divBdr>
        </w:div>
        <w:div w:id="1868517795">
          <w:marLeft w:val="640"/>
          <w:marRight w:val="0"/>
          <w:marTop w:val="0"/>
          <w:marBottom w:val="0"/>
          <w:divBdr>
            <w:top w:val="none" w:sz="0" w:space="0" w:color="auto"/>
            <w:left w:val="none" w:sz="0" w:space="0" w:color="auto"/>
            <w:bottom w:val="none" w:sz="0" w:space="0" w:color="auto"/>
            <w:right w:val="none" w:sz="0" w:space="0" w:color="auto"/>
          </w:divBdr>
        </w:div>
        <w:div w:id="638192075">
          <w:marLeft w:val="640"/>
          <w:marRight w:val="0"/>
          <w:marTop w:val="0"/>
          <w:marBottom w:val="0"/>
          <w:divBdr>
            <w:top w:val="none" w:sz="0" w:space="0" w:color="auto"/>
            <w:left w:val="none" w:sz="0" w:space="0" w:color="auto"/>
            <w:bottom w:val="none" w:sz="0" w:space="0" w:color="auto"/>
            <w:right w:val="none" w:sz="0" w:space="0" w:color="auto"/>
          </w:divBdr>
        </w:div>
        <w:div w:id="1881433123">
          <w:marLeft w:val="640"/>
          <w:marRight w:val="0"/>
          <w:marTop w:val="0"/>
          <w:marBottom w:val="0"/>
          <w:divBdr>
            <w:top w:val="none" w:sz="0" w:space="0" w:color="auto"/>
            <w:left w:val="none" w:sz="0" w:space="0" w:color="auto"/>
            <w:bottom w:val="none" w:sz="0" w:space="0" w:color="auto"/>
            <w:right w:val="none" w:sz="0" w:space="0" w:color="auto"/>
          </w:divBdr>
        </w:div>
        <w:div w:id="692650474">
          <w:marLeft w:val="640"/>
          <w:marRight w:val="0"/>
          <w:marTop w:val="0"/>
          <w:marBottom w:val="0"/>
          <w:divBdr>
            <w:top w:val="none" w:sz="0" w:space="0" w:color="auto"/>
            <w:left w:val="none" w:sz="0" w:space="0" w:color="auto"/>
            <w:bottom w:val="none" w:sz="0" w:space="0" w:color="auto"/>
            <w:right w:val="none" w:sz="0" w:space="0" w:color="auto"/>
          </w:divBdr>
        </w:div>
        <w:div w:id="1981955276">
          <w:marLeft w:val="640"/>
          <w:marRight w:val="0"/>
          <w:marTop w:val="0"/>
          <w:marBottom w:val="0"/>
          <w:divBdr>
            <w:top w:val="none" w:sz="0" w:space="0" w:color="auto"/>
            <w:left w:val="none" w:sz="0" w:space="0" w:color="auto"/>
            <w:bottom w:val="none" w:sz="0" w:space="0" w:color="auto"/>
            <w:right w:val="none" w:sz="0" w:space="0" w:color="auto"/>
          </w:divBdr>
        </w:div>
        <w:div w:id="1909144886">
          <w:marLeft w:val="640"/>
          <w:marRight w:val="0"/>
          <w:marTop w:val="0"/>
          <w:marBottom w:val="0"/>
          <w:divBdr>
            <w:top w:val="none" w:sz="0" w:space="0" w:color="auto"/>
            <w:left w:val="none" w:sz="0" w:space="0" w:color="auto"/>
            <w:bottom w:val="none" w:sz="0" w:space="0" w:color="auto"/>
            <w:right w:val="none" w:sz="0" w:space="0" w:color="auto"/>
          </w:divBdr>
        </w:div>
        <w:div w:id="1182158345">
          <w:marLeft w:val="640"/>
          <w:marRight w:val="0"/>
          <w:marTop w:val="0"/>
          <w:marBottom w:val="0"/>
          <w:divBdr>
            <w:top w:val="none" w:sz="0" w:space="0" w:color="auto"/>
            <w:left w:val="none" w:sz="0" w:space="0" w:color="auto"/>
            <w:bottom w:val="none" w:sz="0" w:space="0" w:color="auto"/>
            <w:right w:val="none" w:sz="0" w:space="0" w:color="auto"/>
          </w:divBdr>
        </w:div>
        <w:div w:id="1711803347">
          <w:marLeft w:val="640"/>
          <w:marRight w:val="0"/>
          <w:marTop w:val="0"/>
          <w:marBottom w:val="0"/>
          <w:divBdr>
            <w:top w:val="none" w:sz="0" w:space="0" w:color="auto"/>
            <w:left w:val="none" w:sz="0" w:space="0" w:color="auto"/>
            <w:bottom w:val="none" w:sz="0" w:space="0" w:color="auto"/>
            <w:right w:val="none" w:sz="0" w:space="0" w:color="auto"/>
          </w:divBdr>
        </w:div>
        <w:div w:id="1866287136">
          <w:marLeft w:val="640"/>
          <w:marRight w:val="0"/>
          <w:marTop w:val="0"/>
          <w:marBottom w:val="0"/>
          <w:divBdr>
            <w:top w:val="none" w:sz="0" w:space="0" w:color="auto"/>
            <w:left w:val="none" w:sz="0" w:space="0" w:color="auto"/>
            <w:bottom w:val="none" w:sz="0" w:space="0" w:color="auto"/>
            <w:right w:val="none" w:sz="0" w:space="0" w:color="auto"/>
          </w:divBdr>
        </w:div>
        <w:div w:id="838693183">
          <w:marLeft w:val="640"/>
          <w:marRight w:val="0"/>
          <w:marTop w:val="0"/>
          <w:marBottom w:val="0"/>
          <w:divBdr>
            <w:top w:val="none" w:sz="0" w:space="0" w:color="auto"/>
            <w:left w:val="none" w:sz="0" w:space="0" w:color="auto"/>
            <w:bottom w:val="none" w:sz="0" w:space="0" w:color="auto"/>
            <w:right w:val="none" w:sz="0" w:space="0" w:color="auto"/>
          </w:divBdr>
        </w:div>
        <w:div w:id="846334336">
          <w:marLeft w:val="640"/>
          <w:marRight w:val="0"/>
          <w:marTop w:val="0"/>
          <w:marBottom w:val="0"/>
          <w:divBdr>
            <w:top w:val="none" w:sz="0" w:space="0" w:color="auto"/>
            <w:left w:val="none" w:sz="0" w:space="0" w:color="auto"/>
            <w:bottom w:val="none" w:sz="0" w:space="0" w:color="auto"/>
            <w:right w:val="none" w:sz="0" w:space="0" w:color="auto"/>
          </w:divBdr>
        </w:div>
        <w:div w:id="1847552404">
          <w:marLeft w:val="640"/>
          <w:marRight w:val="0"/>
          <w:marTop w:val="0"/>
          <w:marBottom w:val="0"/>
          <w:divBdr>
            <w:top w:val="none" w:sz="0" w:space="0" w:color="auto"/>
            <w:left w:val="none" w:sz="0" w:space="0" w:color="auto"/>
            <w:bottom w:val="none" w:sz="0" w:space="0" w:color="auto"/>
            <w:right w:val="none" w:sz="0" w:space="0" w:color="auto"/>
          </w:divBdr>
        </w:div>
        <w:div w:id="980232701">
          <w:marLeft w:val="640"/>
          <w:marRight w:val="0"/>
          <w:marTop w:val="0"/>
          <w:marBottom w:val="0"/>
          <w:divBdr>
            <w:top w:val="none" w:sz="0" w:space="0" w:color="auto"/>
            <w:left w:val="none" w:sz="0" w:space="0" w:color="auto"/>
            <w:bottom w:val="none" w:sz="0" w:space="0" w:color="auto"/>
            <w:right w:val="none" w:sz="0" w:space="0" w:color="auto"/>
          </w:divBdr>
        </w:div>
        <w:div w:id="1263612876">
          <w:marLeft w:val="640"/>
          <w:marRight w:val="0"/>
          <w:marTop w:val="0"/>
          <w:marBottom w:val="0"/>
          <w:divBdr>
            <w:top w:val="none" w:sz="0" w:space="0" w:color="auto"/>
            <w:left w:val="none" w:sz="0" w:space="0" w:color="auto"/>
            <w:bottom w:val="none" w:sz="0" w:space="0" w:color="auto"/>
            <w:right w:val="none" w:sz="0" w:space="0" w:color="auto"/>
          </w:divBdr>
        </w:div>
        <w:div w:id="352343723">
          <w:marLeft w:val="640"/>
          <w:marRight w:val="0"/>
          <w:marTop w:val="0"/>
          <w:marBottom w:val="0"/>
          <w:divBdr>
            <w:top w:val="none" w:sz="0" w:space="0" w:color="auto"/>
            <w:left w:val="none" w:sz="0" w:space="0" w:color="auto"/>
            <w:bottom w:val="none" w:sz="0" w:space="0" w:color="auto"/>
            <w:right w:val="none" w:sz="0" w:space="0" w:color="auto"/>
          </w:divBdr>
        </w:div>
        <w:div w:id="1576890020">
          <w:marLeft w:val="640"/>
          <w:marRight w:val="0"/>
          <w:marTop w:val="0"/>
          <w:marBottom w:val="0"/>
          <w:divBdr>
            <w:top w:val="none" w:sz="0" w:space="0" w:color="auto"/>
            <w:left w:val="none" w:sz="0" w:space="0" w:color="auto"/>
            <w:bottom w:val="none" w:sz="0" w:space="0" w:color="auto"/>
            <w:right w:val="none" w:sz="0" w:space="0" w:color="auto"/>
          </w:divBdr>
        </w:div>
        <w:div w:id="996570410">
          <w:marLeft w:val="640"/>
          <w:marRight w:val="0"/>
          <w:marTop w:val="0"/>
          <w:marBottom w:val="0"/>
          <w:divBdr>
            <w:top w:val="none" w:sz="0" w:space="0" w:color="auto"/>
            <w:left w:val="none" w:sz="0" w:space="0" w:color="auto"/>
            <w:bottom w:val="none" w:sz="0" w:space="0" w:color="auto"/>
            <w:right w:val="none" w:sz="0" w:space="0" w:color="auto"/>
          </w:divBdr>
        </w:div>
        <w:div w:id="282079570">
          <w:marLeft w:val="640"/>
          <w:marRight w:val="0"/>
          <w:marTop w:val="0"/>
          <w:marBottom w:val="0"/>
          <w:divBdr>
            <w:top w:val="none" w:sz="0" w:space="0" w:color="auto"/>
            <w:left w:val="none" w:sz="0" w:space="0" w:color="auto"/>
            <w:bottom w:val="none" w:sz="0" w:space="0" w:color="auto"/>
            <w:right w:val="none" w:sz="0" w:space="0" w:color="auto"/>
          </w:divBdr>
        </w:div>
        <w:div w:id="210310562">
          <w:marLeft w:val="640"/>
          <w:marRight w:val="0"/>
          <w:marTop w:val="0"/>
          <w:marBottom w:val="0"/>
          <w:divBdr>
            <w:top w:val="none" w:sz="0" w:space="0" w:color="auto"/>
            <w:left w:val="none" w:sz="0" w:space="0" w:color="auto"/>
            <w:bottom w:val="none" w:sz="0" w:space="0" w:color="auto"/>
            <w:right w:val="none" w:sz="0" w:space="0" w:color="auto"/>
          </w:divBdr>
        </w:div>
        <w:div w:id="1384016579">
          <w:marLeft w:val="640"/>
          <w:marRight w:val="0"/>
          <w:marTop w:val="0"/>
          <w:marBottom w:val="0"/>
          <w:divBdr>
            <w:top w:val="none" w:sz="0" w:space="0" w:color="auto"/>
            <w:left w:val="none" w:sz="0" w:space="0" w:color="auto"/>
            <w:bottom w:val="none" w:sz="0" w:space="0" w:color="auto"/>
            <w:right w:val="none" w:sz="0" w:space="0" w:color="auto"/>
          </w:divBdr>
        </w:div>
        <w:div w:id="391275376">
          <w:marLeft w:val="640"/>
          <w:marRight w:val="0"/>
          <w:marTop w:val="0"/>
          <w:marBottom w:val="0"/>
          <w:divBdr>
            <w:top w:val="none" w:sz="0" w:space="0" w:color="auto"/>
            <w:left w:val="none" w:sz="0" w:space="0" w:color="auto"/>
            <w:bottom w:val="none" w:sz="0" w:space="0" w:color="auto"/>
            <w:right w:val="none" w:sz="0" w:space="0" w:color="auto"/>
          </w:divBdr>
        </w:div>
        <w:div w:id="15815613">
          <w:marLeft w:val="640"/>
          <w:marRight w:val="0"/>
          <w:marTop w:val="0"/>
          <w:marBottom w:val="0"/>
          <w:divBdr>
            <w:top w:val="none" w:sz="0" w:space="0" w:color="auto"/>
            <w:left w:val="none" w:sz="0" w:space="0" w:color="auto"/>
            <w:bottom w:val="none" w:sz="0" w:space="0" w:color="auto"/>
            <w:right w:val="none" w:sz="0" w:space="0" w:color="auto"/>
          </w:divBdr>
        </w:div>
        <w:div w:id="1196041361">
          <w:marLeft w:val="640"/>
          <w:marRight w:val="0"/>
          <w:marTop w:val="0"/>
          <w:marBottom w:val="0"/>
          <w:divBdr>
            <w:top w:val="none" w:sz="0" w:space="0" w:color="auto"/>
            <w:left w:val="none" w:sz="0" w:space="0" w:color="auto"/>
            <w:bottom w:val="none" w:sz="0" w:space="0" w:color="auto"/>
            <w:right w:val="none" w:sz="0" w:space="0" w:color="auto"/>
          </w:divBdr>
        </w:div>
        <w:div w:id="1195532872">
          <w:marLeft w:val="640"/>
          <w:marRight w:val="0"/>
          <w:marTop w:val="0"/>
          <w:marBottom w:val="0"/>
          <w:divBdr>
            <w:top w:val="none" w:sz="0" w:space="0" w:color="auto"/>
            <w:left w:val="none" w:sz="0" w:space="0" w:color="auto"/>
            <w:bottom w:val="none" w:sz="0" w:space="0" w:color="auto"/>
            <w:right w:val="none" w:sz="0" w:space="0" w:color="auto"/>
          </w:divBdr>
        </w:div>
        <w:div w:id="1398479622">
          <w:marLeft w:val="640"/>
          <w:marRight w:val="0"/>
          <w:marTop w:val="0"/>
          <w:marBottom w:val="0"/>
          <w:divBdr>
            <w:top w:val="none" w:sz="0" w:space="0" w:color="auto"/>
            <w:left w:val="none" w:sz="0" w:space="0" w:color="auto"/>
            <w:bottom w:val="none" w:sz="0" w:space="0" w:color="auto"/>
            <w:right w:val="none" w:sz="0" w:space="0" w:color="auto"/>
          </w:divBdr>
        </w:div>
        <w:div w:id="1406683940">
          <w:marLeft w:val="640"/>
          <w:marRight w:val="0"/>
          <w:marTop w:val="0"/>
          <w:marBottom w:val="0"/>
          <w:divBdr>
            <w:top w:val="none" w:sz="0" w:space="0" w:color="auto"/>
            <w:left w:val="none" w:sz="0" w:space="0" w:color="auto"/>
            <w:bottom w:val="none" w:sz="0" w:space="0" w:color="auto"/>
            <w:right w:val="none" w:sz="0" w:space="0" w:color="auto"/>
          </w:divBdr>
        </w:div>
      </w:divsChild>
    </w:div>
    <w:div w:id="431512818">
      <w:bodyDiv w:val="1"/>
      <w:marLeft w:val="0"/>
      <w:marRight w:val="0"/>
      <w:marTop w:val="0"/>
      <w:marBottom w:val="0"/>
      <w:divBdr>
        <w:top w:val="none" w:sz="0" w:space="0" w:color="auto"/>
        <w:left w:val="none" w:sz="0" w:space="0" w:color="auto"/>
        <w:bottom w:val="none" w:sz="0" w:space="0" w:color="auto"/>
        <w:right w:val="none" w:sz="0" w:space="0" w:color="auto"/>
      </w:divBdr>
      <w:divsChild>
        <w:div w:id="1765832763">
          <w:marLeft w:val="640"/>
          <w:marRight w:val="0"/>
          <w:marTop w:val="0"/>
          <w:marBottom w:val="0"/>
          <w:divBdr>
            <w:top w:val="none" w:sz="0" w:space="0" w:color="auto"/>
            <w:left w:val="none" w:sz="0" w:space="0" w:color="auto"/>
            <w:bottom w:val="none" w:sz="0" w:space="0" w:color="auto"/>
            <w:right w:val="none" w:sz="0" w:space="0" w:color="auto"/>
          </w:divBdr>
        </w:div>
        <w:div w:id="357851840">
          <w:marLeft w:val="640"/>
          <w:marRight w:val="0"/>
          <w:marTop w:val="0"/>
          <w:marBottom w:val="0"/>
          <w:divBdr>
            <w:top w:val="none" w:sz="0" w:space="0" w:color="auto"/>
            <w:left w:val="none" w:sz="0" w:space="0" w:color="auto"/>
            <w:bottom w:val="none" w:sz="0" w:space="0" w:color="auto"/>
            <w:right w:val="none" w:sz="0" w:space="0" w:color="auto"/>
          </w:divBdr>
        </w:div>
        <w:div w:id="11535152">
          <w:marLeft w:val="640"/>
          <w:marRight w:val="0"/>
          <w:marTop w:val="0"/>
          <w:marBottom w:val="0"/>
          <w:divBdr>
            <w:top w:val="none" w:sz="0" w:space="0" w:color="auto"/>
            <w:left w:val="none" w:sz="0" w:space="0" w:color="auto"/>
            <w:bottom w:val="none" w:sz="0" w:space="0" w:color="auto"/>
            <w:right w:val="none" w:sz="0" w:space="0" w:color="auto"/>
          </w:divBdr>
        </w:div>
        <w:div w:id="1325890927">
          <w:marLeft w:val="640"/>
          <w:marRight w:val="0"/>
          <w:marTop w:val="0"/>
          <w:marBottom w:val="0"/>
          <w:divBdr>
            <w:top w:val="none" w:sz="0" w:space="0" w:color="auto"/>
            <w:left w:val="none" w:sz="0" w:space="0" w:color="auto"/>
            <w:bottom w:val="none" w:sz="0" w:space="0" w:color="auto"/>
            <w:right w:val="none" w:sz="0" w:space="0" w:color="auto"/>
          </w:divBdr>
        </w:div>
        <w:div w:id="1676033638">
          <w:marLeft w:val="640"/>
          <w:marRight w:val="0"/>
          <w:marTop w:val="0"/>
          <w:marBottom w:val="0"/>
          <w:divBdr>
            <w:top w:val="none" w:sz="0" w:space="0" w:color="auto"/>
            <w:left w:val="none" w:sz="0" w:space="0" w:color="auto"/>
            <w:bottom w:val="none" w:sz="0" w:space="0" w:color="auto"/>
            <w:right w:val="none" w:sz="0" w:space="0" w:color="auto"/>
          </w:divBdr>
        </w:div>
        <w:div w:id="2041709896">
          <w:marLeft w:val="640"/>
          <w:marRight w:val="0"/>
          <w:marTop w:val="0"/>
          <w:marBottom w:val="0"/>
          <w:divBdr>
            <w:top w:val="none" w:sz="0" w:space="0" w:color="auto"/>
            <w:left w:val="none" w:sz="0" w:space="0" w:color="auto"/>
            <w:bottom w:val="none" w:sz="0" w:space="0" w:color="auto"/>
            <w:right w:val="none" w:sz="0" w:space="0" w:color="auto"/>
          </w:divBdr>
        </w:div>
        <w:div w:id="1463305304">
          <w:marLeft w:val="640"/>
          <w:marRight w:val="0"/>
          <w:marTop w:val="0"/>
          <w:marBottom w:val="0"/>
          <w:divBdr>
            <w:top w:val="none" w:sz="0" w:space="0" w:color="auto"/>
            <w:left w:val="none" w:sz="0" w:space="0" w:color="auto"/>
            <w:bottom w:val="none" w:sz="0" w:space="0" w:color="auto"/>
            <w:right w:val="none" w:sz="0" w:space="0" w:color="auto"/>
          </w:divBdr>
        </w:div>
        <w:div w:id="581179583">
          <w:marLeft w:val="640"/>
          <w:marRight w:val="0"/>
          <w:marTop w:val="0"/>
          <w:marBottom w:val="0"/>
          <w:divBdr>
            <w:top w:val="none" w:sz="0" w:space="0" w:color="auto"/>
            <w:left w:val="none" w:sz="0" w:space="0" w:color="auto"/>
            <w:bottom w:val="none" w:sz="0" w:space="0" w:color="auto"/>
            <w:right w:val="none" w:sz="0" w:space="0" w:color="auto"/>
          </w:divBdr>
        </w:div>
        <w:div w:id="922034827">
          <w:marLeft w:val="640"/>
          <w:marRight w:val="0"/>
          <w:marTop w:val="0"/>
          <w:marBottom w:val="0"/>
          <w:divBdr>
            <w:top w:val="none" w:sz="0" w:space="0" w:color="auto"/>
            <w:left w:val="none" w:sz="0" w:space="0" w:color="auto"/>
            <w:bottom w:val="none" w:sz="0" w:space="0" w:color="auto"/>
            <w:right w:val="none" w:sz="0" w:space="0" w:color="auto"/>
          </w:divBdr>
        </w:div>
        <w:div w:id="2145661594">
          <w:marLeft w:val="640"/>
          <w:marRight w:val="0"/>
          <w:marTop w:val="0"/>
          <w:marBottom w:val="0"/>
          <w:divBdr>
            <w:top w:val="none" w:sz="0" w:space="0" w:color="auto"/>
            <w:left w:val="none" w:sz="0" w:space="0" w:color="auto"/>
            <w:bottom w:val="none" w:sz="0" w:space="0" w:color="auto"/>
            <w:right w:val="none" w:sz="0" w:space="0" w:color="auto"/>
          </w:divBdr>
        </w:div>
        <w:div w:id="1124352573">
          <w:marLeft w:val="640"/>
          <w:marRight w:val="0"/>
          <w:marTop w:val="0"/>
          <w:marBottom w:val="0"/>
          <w:divBdr>
            <w:top w:val="none" w:sz="0" w:space="0" w:color="auto"/>
            <w:left w:val="none" w:sz="0" w:space="0" w:color="auto"/>
            <w:bottom w:val="none" w:sz="0" w:space="0" w:color="auto"/>
            <w:right w:val="none" w:sz="0" w:space="0" w:color="auto"/>
          </w:divBdr>
        </w:div>
        <w:div w:id="1852790275">
          <w:marLeft w:val="640"/>
          <w:marRight w:val="0"/>
          <w:marTop w:val="0"/>
          <w:marBottom w:val="0"/>
          <w:divBdr>
            <w:top w:val="none" w:sz="0" w:space="0" w:color="auto"/>
            <w:left w:val="none" w:sz="0" w:space="0" w:color="auto"/>
            <w:bottom w:val="none" w:sz="0" w:space="0" w:color="auto"/>
            <w:right w:val="none" w:sz="0" w:space="0" w:color="auto"/>
          </w:divBdr>
        </w:div>
        <w:div w:id="391275232">
          <w:marLeft w:val="640"/>
          <w:marRight w:val="0"/>
          <w:marTop w:val="0"/>
          <w:marBottom w:val="0"/>
          <w:divBdr>
            <w:top w:val="none" w:sz="0" w:space="0" w:color="auto"/>
            <w:left w:val="none" w:sz="0" w:space="0" w:color="auto"/>
            <w:bottom w:val="none" w:sz="0" w:space="0" w:color="auto"/>
            <w:right w:val="none" w:sz="0" w:space="0" w:color="auto"/>
          </w:divBdr>
        </w:div>
        <w:div w:id="1848707576">
          <w:marLeft w:val="640"/>
          <w:marRight w:val="0"/>
          <w:marTop w:val="0"/>
          <w:marBottom w:val="0"/>
          <w:divBdr>
            <w:top w:val="none" w:sz="0" w:space="0" w:color="auto"/>
            <w:left w:val="none" w:sz="0" w:space="0" w:color="auto"/>
            <w:bottom w:val="none" w:sz="0" w:space="0" w:color="auto"/>
            <w:right w:val="none" w:sz="0" w:space="0" w:color="auto"/>
          </w:divBdr>
        </w:div>
        <w:div w:id="1640577655">
          <w:marLeft w:val="640"/>
          <w:marRight w:val="0"/>
          <w:marTop w:val="0"/>
          <w:marBottom w:val="0"/>
          <w:divBdr>
            <w:top w:val="none" w:sz="0" w:space="0" w:color="auto"/>
            <w:left w:val="none" w:sz="0" w:space="0" w:color="auto"/>
            <w:bottom w:val="none" w:sz="0" w:space="0" w:color="auto"/>
            <w:right w:val="none" w:sz="0" w:space="0" w:color="auto"/>
          </w:divBdr>
        </w:div>
        <w:div w:id="1377660205">
          <w:marLeft w:val="640"/>
          <w:marRight w:val="0"/>
          <w:marTop w:val="0"/>
          <w:marBottom w:val="0"/>
          <w:divBdr>
            <w:top w:val="none" w:sz="0" w:space="0" w:color="auto"/>
            <w:left w:val="none" w:sz="0" w:space="0" w:color="auto"/>
            <w:bottom w:val="none" w:sz="0" w:space="0" w:color="auto"/>
            <w:right w:val="none" w:sz="0" w:space="0" w:color="auto"/>
          </w:divBdr>
        </w:div>
        <w:div w:id="1466973008">
          <w:marLeft w:val="640"/>
          <w:marRight w:val="0"/>
          <w:marTop w:val="0"/>
          <w:marBottom w:val="0"/>
          <w:divBdr>
            <w:top w:val="none" w:sz="0" w:space="0" w:color="auto"/>
            <w:left w:val="none" w:sz="0" w:space="0" w:color="auto"/>
            <w:bottom w:val="none" w:sz="0" w:space="0" w:color="auto"/>
            <w:right w:val="none" w:sz="0" w:space="0" w:color="auto"/>
          </w:divBdr>
        </w:div>
        <w:div w:id="595137916">
          <w:marLeft w:val="640"/>
          <w:marRight w:val="0"/>
          <w:marTop w:val="0"/>
          <w:marBottom w:val="0"/>
          <w:divBdr>
            <w:top w:val="none" w:sz="0" w:space="0" w:color="auto"/>
            <w:left w:val="none" w:sz="0" w:space="0" w:color="auto"/>
            <w:bottom w:val="none" w:sz="0" w:space="0" w:color="auto"/>
            <w:right w:val="none" w:sz="0" w:space="0" w:color="auto"/>
          </w:divBdr>
        </w:div>
        <w:div w:id="1426922828">
          <w:marLeft w:val="640"/>
          <w:marRight w:val="0"/>
          <w:marTop w:val="0"/>
          <w:marBottom w:val="0"/>
          <w:divBdr>
            <w:top w:val="none" w:sz="0" w:space="0" w:color="auto"/>
            <w:left w:val="none" w:sz="0" w:space="0" w:color="auto"/>
            <w:bottom w:val="none" w:sz="0" w:space="0" w:color="auto"/>
            <w:right w:val="none" w:sz="0" w:space="0" w:color="auto"/>
          </w:divBdr>
        </w:div>
        <w:div w:id="1937472666">
          <w:marLeft w:val="640"/>
          <w:marRight w:val="0"/>
          <w:marTop w:val="0"/>
          <w:marBottom w:val="0"/>
          <w:divBdr>
            <w:top w:val="none" w:sz="0" w:space="0" w:color="auto"/>
            <w:left w:val="none" w:sz="0" w:space="0" w:color="auto"/>
            <w:bottom w:val="none" w:sz="0" w:space="0" w:color="auto"/>
            <w:right w:val="none" w:sz="0" w:space="0" w:color="auto"/>
          </w:divBdr>
        </w:div>
        <w:div w:id="884295772">
          <w:marLeft w:val="640"/>
          <w:marRight w:val="0"/>
          <w:marTop w:val="0"/>
          <w:marBottom w:val="0"/>
          <w:divBdr>
            <w:top w:val="none" w:sz="0" w:space="0" w:color="auto"/>
            <w:left w:val="none" w:sz="0" w:space="0" w:color="auto"/>
            <w:bottom w:val="none" w:sz="0" w:space="0" w:color="auto"/>
            <w:right w:val="none" w:sz="0" w:space="0" w:color="auto"/>
          </w:divBdr>
        </w:div>
        <w:div w:id="1711225670">
          <w:marLeft w:val="640"/>
          <w:marRight w:val="0"/>
          <w:marTop w:val="0"/>
          <w:marBottom w:val="0"/>
          <w:divBdr>
            <w:top w:val="none" w:sz="0" w:space="0" w:color="auto"/>
            <w:left w:val="none" w:sz="0" w:space="0" w:color="auto"/>
            <w:bottom w:val="none" w:sz="0" w:space="0" w:color="auto"/>
            <w:right w:val="none" w:sz="0" w:space="0" w:color="auto"/>
          </w:divBdr>
        </w:div>
        <w:div w:id="721246394">
          <w:marLeft w:val="640"/>
          <w:marRight w:val="0"/>
          <w:marTop w:val="0"/>
          <w:marBottom w:val="0"/>
          <w:divBdr>
            <w:top w:val="none" w:sz="0" w:space="0" w:color="auto"/>
            <w:left w:val="none" w:sz="0" w:space="0" w:color="auto"/>
            <w:bottom w:val="none" w:sz="0" w:space="0" w:color="auto"/>
            <w:right w:val="none" w:sz="0" w:space="0" w:color="auto"/>
          </w:divBdr>
        </w:div>
        <w:div w:id="259990573">
          <w:marLeft w:val="640"/>
          <w:marRight w:val="0"/>
          <w:marTop w:val="0"/>
          <w:marBottom w:val="0"/>
          <w:divBdr>
            <w:top w:val="none" w:sz="0" w:space="0" w:color="auto"/>
            <w:left w:val="none" w:sz="0" w:space="0" w:color="auto"/>
            <w:bottom w:val="none" w:sz="0" w:space="0" w:color="auto"/>
            <w:right w:val="none" w:sz="0" w:space="0" w:color="auto"/>
          </w:divBdr>
        </w:div>
        <w:div w:id="759955599">
          <w:marLeft w:val="640"/>
          <w:marRight w:val="0"/>
          <w:marTop w:val="0"/>
          <w:marBottom w:val="0"/>
          <w:divBdr>
            <w:top w:val="none" w:sz="0" w:space="0" w:color="auto"/>
            <w:left w:val="none" w:sz="0" w:space="0" w:color="auto"/>
            <w:bottom w:val="none" w:sz="0" w:space="0" w:color="auto"/>
            <w:right w:val="none" w:sz="0" w:space="0" w:color="auto"/>
          </w:divBdr>
        </w:div>
        <w:div w:id="1642689157">
          <w:marLeft w:val="640"/>
          <w:marRight w:val="0"/>
          <w:marTop w:val="0"/>
          <w:marBottom w:val="0"/>
          <w:divBdr>
            <w:top w:val="none" w:sz="0" w:space="0" w:color="auto"/>
            <w:left w:val="none" w:sz="0" w:space="0" w:color="auto"/>
            <w:bottom w:val="none" w:sz="0" w:space="0" w:color="auto"/>
            <w:right w:val="none" w:sz="0" w:space="0" w:color="auto"/>
          </w:divBdr>
        </w:div>
        <w:div w:id="1349137827">
          <w:marLeft w:val="640"/>
          <w:marRight w:val="0"/>
          <w:marTop w:val="0"/>
          <w:marBottom w:val="0"/>
          <w:divBdr>
            <w:top w:val="none" w:sz="0" w:space="0" w:color="auto"/>
            <w:left w:val="none" w:sz="0" w:space="0" w:color="auto"/>
            <w:bottom w:val="none" w:sz="0" w:space="0" w:color="auto"/>
            <w:right w:val="none" w:sz="0" w:space="0" w:color="auto"/>
          </w:divBdr>
        </w:div>
        <w:div w:id="62218390">
          <w:marLeft w:val="640"/>
          <w:marRight w:val="0"/>
          <w:marTop w:val="0"/>
          <w:marBottom w:val="0"/>
          <w:divBdr>
            <w:top w:val="none" w:sz="0" w:space="0" w:color="auto"/>
            <w:left w:val="none" w:sz="0" w:space="0" w:color="auto"/>
            <w:bottom w:val="none" w:sz="0" w:space="0" w:color="auto"/>
            <w:right w:val="none" w:sz="0" w:space="0" w:color="auto"/>
          </w:divBdr>
        </w:div>
        <w:div w:id="633489163">
          <w:marLeft w:val="640"/>
          <w:marRight w:val="0"/>
          <w:marTop w:val="0"/>
          <w:marBottom w:val="0"/>
          <w:divBdr>
            <w:top w:val="none" w:sz="0" w:space="0" w:color="auto"/>
            <w:left w:val="none" w:sz="0" w:space="0" w:color="auto"/>
            <w:bottom w:val="none" w:sz="0" w:space="0" w:color="auto"/>
            <w:right w:val="none" w:sz="0" w:space="0" w:color="auto"/>
          </w:divBdr>
        </w:div>
        <w:div w:id="1132672963">
          <w:marLeft w:val="640"/>
          <w:marRight w:val="0"/>
          <w:marTop w:val="0"/>
          <w:marBottom w:val="0"/>
          <w:divBdr>
            <w:top w:val="none" w:sz="0" w:space="0" w:color="auto"/>
            <w:left w:val="none" w:sz="0" w:space="0" w:color="auto"/>
            <w:bottom w:val="none" w:sz="0" w:space="0" w:color="auto"/>
            <w:right w:val="none" w:sz="0" w:space="0" w:color="auto"/>
          </w:divBdr>
        </w:div>
        <w:div w:id="1777827420">
          <w:marLeft w:val="640"/>
          <w:marRight w:val="0"/>
          <w:marTop w:val="0"/>
          <w:marBottom w:val="0"/>
          <w:divBdr>
            <w:top w:val="none" w:sz="0" w:space="0" w:color="auto"/>
            <w:left w:val="none" w:sz="0" w:space="0" w:color="auto"/>
            <w:bottom w:val="none" w:sz="0" w:space="0" w:color="auto"/>
            <w:right w:val="none" w:sz="0" w:space="0" w:color="auto"/>
          </w:divBdr>
        </w:div>
        <w:div w:id="291325780">
          <w:marLeft w:val="640"/>
          <w:marRight w:val="0"/>
          <w:marTop w:val="0"/>
          <w:marBottom w:val="0"/>
          <w:divBdr>
            <w:top w:val="none" w:sz="0" w:space="0" w:color="auto"/>
            <w:left w:val="none" w:sz="0" w:space="0" w:color="auto"/>
            <w:bottom w:val="none" w:sz="0" w:space="0" w:color="auto"/>
            <w:right w:val="none" w:sz="0" w:space="0" w:color="auto"/>
          </w:divBdr>
        </w:div>
        <w:div w:id="688026511">
          <w:marLeft w:val="640"/>
          <w:marRight w:val="0"/>
          <w:marTop w:val="0"/>
          <w:marBottom w:val="0"/>
          <w:divBdr>
            <w:top w:val="none" w:sz="0" w:space="0" w:color="auto"/>
            <w:left w:val="none" w:sz="0" w:space="0" w:color="auto"/>
            <w:bottom w:val="none" w:sz="0" w:space="0" w:color="auto"/>
            <w:right w:val="none" w:sz="0" w:space="0" w:color="auto"/>
          </w:divBdr>
        </w:div>
        <w:div w:id="1060591649">
          <w:marLeft w:val="640"/>
          <w:marRight w:val="0"/>
          <w:marTop w:val="0"/>
          <w:marBottom w:val="0"/>
          <w:divBdr>
            <w:top w:val="none" w:sz="0" w:space="0" w:color="auto"/>
            <w:left w:val="none" w:sz="0" w:space="0" w:color="auto"/>
            <w:bottom w:val="none" w:sz="0" w:space="0" w:color="auto"/>
            <w:right w:val="none" w:sz="0" w:space="0" w:color="auto"/>
          </w:divBdr>
        </w:div>
        <w:div w:id="928854842">
          <w:marLeft w:val="640"/>
          <w:marRight w:val="0"/>
          <w:marTop w:val="0"/>
          <w:marBottom w:val="0"/>
          <w:divBdr>
            <w:top w:val="none" w:sz="0" w:space="0" w:color="auto"/>
            <w:left w:val="none" w:sz="0" w:space="0" w:color="auto"/>
            <w:bottom w:val="none" w:sz="0" w:space="0" w:color="auto"/>
            <w:right w:val="none" w:sz="0" w:space="0" w:color="auto"/>
          </w:divBdr>
        </w:div>
        <w:div w:id="1686442740">
          <w:marLeft w:val="640"/>
          <w:marRight w:val="0"/>
          <w:marTop w:val="0"/>
          <w:marBottom w:val="0"/>
          <w:divBdr>
            <w:top w:val="none" w:sz="0" w:space="0" w:color="auto"/>
            <w:left w:val="none" w:sz="0" w:space="0" w:color="auto"/>
            <w:bottom w:val="none" w:sz="0" w:space="0" w:color="auto"/>
            <w:right w:val="none" w:sz="0" w:space="0" w:color="auto"/>
          </w:divBdr>
        </w:div>
        <w:div w:id="2117824231">
          <w:marLeft w:val="640"/>
          <w:marRight w:val="0"/>
          <w:marTop w:val="0"/>
          <w:marBottom w:val="0"/>
          <w:divBdr>
            <w:top w:val="none" w:sz="0" w:space="0" w:color="auto"/>
            <w:left w:val="none" w:sz="0" w:space="0" w:color="auto"/>
            <w:bottom w:val="none" w:sz="0" w:space="0" w:color="auto"/>
            <w:right w:val="none" w:sz="0" w:space="0" w:color="auto"/>
          </w:divBdr>
        </w:div>
        <w:div w:id="558712313">
          <w:marLeft w:val="640"/>
          <w:marRight w:val="0"/>
          <w:marTop w:val="0"/>
          <w:marBottom w:val="0"/>
          <w:divBdr>
            <w:top w:val="none" w:sz="0" w:space="0" w:color="auto"/>
            <w:left w:val="none" w:sz="0" w:space="0" w:color="auto"/>
            <w:bottom w:val="none" w:sz="0" w:space="0" w:color="auto"/>
            <w:right w:val="none" w:sz="0" w:space="0" w:color="auto"/>
          </w:divBdr>
        </w:div>
        <w:div w:id="2022706312">
          <w:marLeft w:val="640"/>
          <w:marRight w:val="0"/>
          <w:marTop w:val="0"/>
          <w:marBottom w:val="0"/>
          <w:divBdr>
            <w:top w:val="none" w:sz="0" w:space="0" w:color="auto"/>
            <w:left w:val="none" w:sz="0" w:space="0" w:color="auto"/>
            <w:bottom w:val="none" w:sz="0" w:space="0" w:color="auto"/>
            <w:right w:val="none" w:sz="0" w:space="0" w:color="auto"/>
          </w:divBdr>
        </w:div>
        <w:div w:id="478378175">
          <w:marLeft w:val="640"/>
          <w:marRight w:val="0"/>
          <w:marTop w:val="0"/>
          <w:marBottom w:val="0"/>
          <w:divBdr>
            <w:top w:val="none" w:sz="0" w:space="0" w:color="auto"/>
            <w:left w:val="none" w:sz="0" w:space="0" w:color="auto"/>
            <w:bottom w:val="none" w:sz="0" w:space="0" w:color="auto"/>
            <w:right w:val="none" w:sz="0" w:space="0" w:color="auto"/>
          </w:divBdr>
        </w:div>
        <w:div w:id="411241459">
          <w:marLeft w:val="640"/>
          <w:marRight w:val="0"/>
          <w:marTop w:val="0"/>
          <w:marBottom w:val="0"/>
          <w:divBdr>
            <w:top w:val="none" w:sz="0" w:space="0" w:color="auto"/>
            <w:left w:val="none" w:sz="0" w:space="0" w:color="auto"/>
            <w:bottom w:val="none" w:sz="0" w:space="0" w:color="auto"/>
            <w:right w:val="none" w:sz="0" w:space="0" w:color="auto"/>
          </w:divBdr>
        </w:div>
        <w:div w:id="37171369">
          <w:marLeft w:val="640"/>
          <w:marRight w:val="0"/>
          <w:marTop w:val="0"/>
          <w:marBottom w:val="0"/>
          <w:divBdr>
            <w:top w:val="none" w:sz="0" w:space="0" w:color="auto"/>
            <w:left w:val="none" w:sz="0" w:space="0" w:color="auto"/>
            <w:bottom w:val="none" w:sz="0" w:space="0" w:color="auto"/>
            <w:right w:val="none" w:sz="0" w:space="0" w:color="auto"/>
          </w:divBdr>
        </w:div>
        <w:div w:id="260920413">
          <w:marLeft w:val="640"/>
          <w:marRight w:val="0"/>
          <w:marTop w:val="0"/>
          <w:marBottom w:val="0"/>
          <w:divBdr>
            <w:top w:val="none" w:sz="0" w:space="0" w:color="auto"/>
            <w:left w:val="none" w:sz="0" w:space="0" w:color="auto"/>
            <w:bottom w:val="none" w:sz="0" w:space="0" w:color="auto"/>
            <w:right w:val="none" w:sz="0" w:space="0" w:color="auto"/>
          </w:divBdr>
        </w:div>
        <w:div w:id="820080398">
          <w:marLeft w:val="640"/>
          <w:marRight w:val="0"/>
          <w:marTop w:val="0"/>
          <w:marBottom w:val="0"/>
          <w:divBdr>
            <w:top w:val="none" w:sz="0" w:space="0" w:color="auto"/>
            <w:left w:val="none" w:sz="0" w:space="0" w:color="auto"/>
            <w:bottom w:val="none" w:sz="0" w:space="0" w:color="auto"/>
            <w:right w:val="none" w:sz="0" w:space="0" w:color="auto"/>
          </w:divBdr>
        </w:div>
        <w:div w:id="1788230584">
          <w:marLeft w:val="640"/>
          <w:marRight w:val="0"/>
          <w:marTop w:val="0"/>
          <w:marBottom w:val="0"/>
          <w:divBdr>
            <w:top w:val="none" w:sz="0" w:space="0" w:color="auto"/>
            <w:left w:val="none" w:sz="0" w:space="0" w:color="auto"/>
            <w:bottom w:val="none" w:sz="0" w:space="0" w:color="auto"/>
            <w:right w:val="none" w:sz="0" w:space="0" w:color="auto"/>
          </w:divBdr>
        </w:div>
        <w:div w:id="830875729">
          <w:marLeft w:val="640"/>
          <w:marRight w:val="0"/>
          <w:marTop w:val="0"/>
          <w:marBottom w:val="0"/>
          <w:divBdr>
            <w:top w:val="none" w:sz="0" w:space="0" w:color="auto"/>
            <w:left w:val="none" w:sz="0" w:space="0" w:color="auto"/>
            <w:bottom w:val="none" w:sz="0" w:space="0" w:color="auto"/>
            <w:right w:val="none" w:sz="0" w:space="0" w:color="auto"/>
          </w:divBdr>
        </w:div>
        <w:div w:id="1455901782">
          <w:marLeft w:val="640"/>
          <w:marRight w:val="0"/>
          <w:marTop w:val="0"/>
          <w:marBottom w:val="0"/>
          <w:divBdr>
            <w:top w:val="none" w:sz="0" w:space="0" w:color="auto"/>
            <w:left w:val="none" w:sz="0" w:space="0" w:color="auto"/>
            <w:bottom w:val="none" w:sz="0" w:space="0" w:color="auto"/>
            <w:right w:val="none" w:sz="0" w:space="0" w:color="auto"/>
          </w:divBdr>
        </w:div>
        <w:div w:id="118650565">
          <w:marLeft w:val="640"/>
          <w:marRight w:val="0"/>
          <w:marTop w:val="0"/>
          <w:marBottom w:val="0"/>
          <w:divBdr>
            <w:top w:val="none" w:sz="0" w:space="0" w:color="auto"/>
            <w:left w:val="none" w:sz="0" w:space="0" w:color="auto"/>
            <w:bottom w:val="none" w:sz="0" w:space="0" w:color="auto"/>
            <w:right w:val="none" w:sz="0" w:space="0" w:color="auto"/>
          </w:divBdr>
        </w:div>
        <w:div w:id="89745753">
          <w:marLeft w:val="640"/>
          <w:marRight w:val="0"/>
          <w:marTop w:val="0"/>
          <w:marBottom w:val="0"/>
          <w:divBdr>
            <w:top w:val="none" w:sz="0" w:space="0" w:color="auto"/>
            <w:left w:val="none" w:sz="0" w:space="0" w:color="auto"/>
            <w:bottom w:val="none" w:sz="0" w:space="0" w:color="auto"/>
            <w:right w:val="none" w:sz="0" w:space="0" w:color="auto"/>
          </w:divBdr>
        </w:div>
        <w:div w:id="714813056">
          <w:marLeft w:val="640"/>
          <w:marRight w:val="0"/>
          <w:marTop w:val="0"/>
          <w:marBottom w:val="0"/>
          <w:divBdr>
            <w:top w:val="none" w:sz="0" w:space="0" w:color="auto"/>
            <w:left w:val="none" w:sz="0" w:space="0" w:color="auto"/>
            <w:bottom w:val="none" w:sz="0" w:space="0" w:color="auto"/>
            <w:right w:val="none" w:sz="0" w:space="0" w:color="auto"/>
          </w:divBdr>
        </w:div>
        <w:div w:id="700209850">
          <w:marLeft w:val="640"/>
          <w:marRight w:val="0"/>
          <w:marTop w:val="0"/>
          <w:marBottom w:val="0"/>
          <w:divBdr>
            <w:top w:val="none" w:sz="0" w:space="0" w:color="auto"/>
            <w:left w:val="none" w:sz="0" w:space="0" w:color="auto"/>
            <w:bottom w:val="none" w:sz="0" w:space="0" w:color="auto"/>
            <w:right w:val="none" w:sz="0" w:space="0" w:color="auto"/>
          </w:divBdr>
        </w:div>
        <w:div w:id="309871341">
          <w:marLeft w:val="640"/>
          <w:marRight w:val="0"/>
          <w:marTop w:val="0"/>
          <w:marBottom w:val="0"/>
          <w:divBdr>
            <w:top w:val="none" w:sz="0" w:space="0" w:color="auto"/>
            <w:left w:val="none" w:sz="0" w:space="0" w:color="auto"/>
            <w:bottom w:val="none" w:sz="0" w:space="0" w:color="auto"/>
            <w:right w:val="none" w:sz="0" w:space="0" w:color="auto"/>
          </w:divBdr>
        </w:div>
        <w:div w:id="1742287150">
          <w:marLeft w:val="640"/>
          <w:marRight w:val="0"/>
          <w:marTop w:val="0"/>
          <w:marBottom w:val="0"/>
          <w:divBdr>
            <w:top w:val="none" w:sz="0" w:space="0" w:color="auto"/>
            <w:left w:val="none" w:sz="0" w:space="0" w:color="auto"/>
            <w:bottom w:val="none" w:sz="0" w:space="0" w:color="auto"/>
            <w:right w:val="none" w:sz="0" w:space="0" w:color="auto"/>
          </w:divBdr>
        </w:div>
        <w:div w:id="519397088">
          <w:marLeft w:val="640"/>
          <w:marRight w:val="0"/>
          <w:marTop w:val="0"/>
          <w:marBottom w:val="0"/>
          <w:divBdr>
            <w:top w:val="none" w:sz="0" w:space="0" w:color="auto"/>
            <w:left w:val="none" w:sz="0" w:space="0" w:color="auto"/>
            <w:bottom w:val="none" w:sz="0" w:space="0" w:color="auto"/>
            <w:right w:val="none" w:sz="0" w:space="0" w:color="auto"/>
          </w:divBdr>
        </w:div>
        <w:div w:id="1016691575">
          <w:marLeft w:val="640"/>
          <w:marRight w:val="0"/>
          <w:marTop w:val="0"/>
          <w:marBottom w:val="0"/>
          <w:divBdr>
            <w:top w:val="none" w:sz="0" w:space="0" w:color="auto"/>
            <w:left w:val="none" w:sz="0" w:space="0" w:color="auto"/>
            <w:bottom w:val="none" w:sz="0" w:space="0" w:color="auto"/>
            <w:right w:val="none" w:sz="0" w:space="0" w:color="auto"/>
          </w:divBdr>
        </w:div>
        <w:div w:id="136723116">
          <w:marLeft w:val="640"/>
          <w:marRight w:val="0"/>
          <w:marTop w:val="0"/>
          <w:marBottom w:val="0"/>
          <w:divBdr>
            <w:top w:val="none" w:sz="0" w:space="0" w:color="auto"/>
            <w:left w:val="none" w:sz="0" w:space="0" w:color="auto"/>
            <w:bottom w:val="none" w:sz="0" w:space="0" w:color="auto"/>
            <w:right w:val="none" w:sz="0" w:space="0" w:color="auto"/>
          </w:divBdr>
        </w:div>
        <w:div w:id="1944415315">
          <w:marLeft w:val="640"/>
          <w:marRight w:val="0"/>
          <w:marTop w:val="0"/>
          <w:marBottom w:val="0"/>
          <w:divBdr>
            <w:top w:val="none" w:sz="0" w:space="0" w:color="auto"/>
            <w:left w:val="none" w:sz="0" w:space="0" w:color="auto"/>
            <w:bottom w:val="none" w:sz="0" w:space="0" w:color="auto"/>
            <w:right w:val="none" w:sz="0" w:space="0" w:color="auto"/>
          </w:divBdr>
        </w:div>
        <w:div w:id="643201125">
          <w:marLeft w:val="640"/>
          <w:marRight w:val="0"/>
          <w:marTop w:val="0"/>
          <w:marBottom w:val="0"/>
          <w:divBdr>
            <w:top w:val="none" w:sz="0" w:space="0" w:color="auto"/>
            <w:left w:val="none" w:sz="0" w:space="0" w:color="auto"/>
            <w:bottom w:val="none" w:sz="0" w:space="0" w:color="auto"/>
            <w:right w:val="none" w:sz="0" w:space="0" w:color="auto"/>
          </w:divBdr>
        </w:div>
        <w:div w:id="679047585">
          <w:marLeft w:val="640"/>
          <w:marRight w:val="0"/>
          <w:marTop w:val="0"/>
          <w:marBottom w:val="0"/>
          <w:divBdr>
            <w:top w:val="none" w:sz="0" w:space="0" w:color="auto"/>
            <w:left w:val="none" w:sz="0" w:space="0" w:color="auto"/>
            <w:bottom w:val="none" w:sz="0" w:space="0" w:color="auto"/>
            <w:right w:val="none" w:sz="0" w:space="0" w:color="auto"/>
          </w:divBdr>
        </w:div>
        <w:div w:id="1467624320">
          <w:marLeft w:val="640"/>
          <w:marRight w:val="0"/>
          <w:marTop w:val="0"/>
          <w:marBottom w:val="0"/>
          <w:divBdr>
            <w:top w:val="none" w:sz="0" w:space="0" w:color="auto"/>
            <w:left w:val="none" w:sz="0" w:space="0" w:color="auto"/>
            <w:bottom w:val="none" w:sz="0" w:space="0" w:color="auto"/>
            <w:right w:val="none" w:sz="0" w:space="0" w:color="auto"/>
          </w:divBdr>
        </w:div>
      </w:divsChild>
    </w:div>
    <w:div w:id="437218251">
      <w:bodyDiv w:val="1"/>
      <w:marLeft w:val="0"/>
      <w:marRight w:val="0"/>
      <w:marTop w:val="0"/>
      <w:marBottom w:val="0"/>
      <w:divBdr>
        <w:top w:val="none" w:sz="0" w:space="0" w:color="auto"/>
        <w:left w:val="none" w:sz="0" w:space="0" w:color="auto"/>
        <w:bottom w:val="none" w:sz="0" w:space="0" w:color="auto"/>
        <w:right w:val="none" w:sz="0" w:space="0" w:color="auto"/>
      </w:divBdr>
      <w:divsChild>
        <w:div w:id="2089840687">
          <w:marLeft w:val="640"/>
          <w:marRight w:val="0"/>
          <w:marTop w:val="0"/>
          <w:marBottom w:val="0"/>
          <w:divBdr>
            <w:top w:val="none" w:sz="0" w:space="0" w:color="auto"/>
            <w:left w:val="none" w:sz="0" w:space="0" w:color="auto"/>
            <w:bottom w:val="none" w:sz="0" w:space="0" w:color="auto"/>
            <w:right w:val="none" w:sz="0" w:space="0" w:color="auto"/>
          </w:divBdr>
        </w:div>
        <w:div w:id="726876274">
          <w:marLeft w:val="640"/>
          <w:marRight w:val="0"/>
          <w:marTop w:val="0"/>
          <w:marBottom w:val="0"/>
          <w:divBdr>
            <w:top w:val="none" w:sz="0" w:space="0" w:color="auto"/>
            <w:left w:val="none" w:sz="0" w:space="0" w:color="auto"/>
            <w:bottom w:val="none" w:sz="0" w:space="0" w:color="auto"/>
            <w:right w:val="none" w:sz="0" w:space="0" w:color="auto"/>
          </w:divBdr>
        </w:div>
        <w:div w:id="861672469">
          <w:marLeft w:val="640"/>
          <w:marRight w:val="0"/>
          <w:marTop w:val="0"/>
          <w:marBottom w:val="0"/>
          <w:divBdr>
            <w:top w:val="none" w:sz="0" w:space="0" w:color="auto"/>
            <w:left w:val="none" w:sz="0" w:space="0" w:color="auto"/>
            <w:bottom w:val="none" w:sz="0" w:space="0" w:color="auto"/>
            <w:right w:val="none" w:sz="0" w:space="0" w:color="auto"/>
          </w:divBdr>
        </w:div>
        <w:div w:id="1965963513">
          <w:marLeft w:val="640"/>
          <w:marRight w:val="0"/>
          <w:marTop w:val="0"/>
          <w:marBottom w:val="0"/>
          <w:divBdr>
            <w:top w:val="none" w:sz="0" w:space="0" w:color="auto"/>
            <w:left w:val="none" w:sz="0" w:space="0" w:color="auto"/>
            <w:bottom w:val="none" w:sz="0" w:space="0" w:color="auto"/>
            <w:right w:val="none" w:sz="0" w:space="0" w:color="auto"/>
          </w:divBdr>
        </w:div>
        <w:div w:id="1474833571">
          <w:marLeft w:val="640"/>
          <w:marRight w:val="0"/>
          <w:marTop w:val="0"/>
          <w:marBottom w:val="0"/>
          <w:divBdr>
            <w:top w:val="none" w:sz="0" w:space="0" w:color="auto"/>
            <w:left w:val="none" w:sz="0" w:space="0" w:color="auto"/>
            <w:bottom w:val="none" w:sz="0" w:space="0" w:color="auto"/>
            <w:right w:val="none" w:sz="0" w:space="0" w:color="auto"/>
          </w:divBdr>
        </w:div>
        <w:div w:id="467824559">
          <w:marLeft w:val="640"/>
          <w:marRight w:val="0"/>
          <w:marTop w:val="0"/>
          <w:marBottom w:val="0"/>
          <w:divBdr>
            <w:top w:val="none" w:sz="0" w:space="0" w:color="auto"/>
            <w:left w:val="none" w:sz="0" w:space="0" w:color="auto"/>
            <w:bottom w:val="none" w:sz="0" w:space="0" w:color="auto"/>
            <w:right w:val="none" w:sz="0" w:space="0" w:color="auto"/>
          </w:divBdr>
        </w:div>
        <w:div w:id="1408527677">
          <w:marLeft w:val="640"/>
          <w:marRight w:val="0"/>
          <w:marTop w:val="0"/>
          <w:marBottom w:val="0"/>
          <w:divBdr>
            <w:top w:val="none" w:sz="0" w:space="0" w:color="auto"/>
            <w:left w:val="none" w:sz="0" w:space="0" w:color="auto"/>
            <w:bottom w:val="none" w:sz="0" w:space="0" w:color="auto"/>
            <w:right w:val="none" w:sz="0" w:space="0" w:color="auto"/>
          </w:divBdr>
        </w:div>
        <w:div w:id="383912555">
          <w:marLeft w:val="640"/>
          <w:marRight w:val="0"/>
          <w:marTop w:val="0"/>
          <w:marBottom w:val="0"/>
          <w:divBdr>
            <w:top w:val="none" w:sz="0" w:space="0" w:color="auto"/>
            <w:left w:val="none" w:sz="0" w:space="0" w:color="auto"/>
            <w:bottom w:val="none" w:sz="0" w:space="0" w:color="auto"/>
            <w:right w:val="none" w:sz="0" w:space="0" w:color="auto"/>
          </w:divBdr>
        </w:div>
        <w:div w:id="2066025451">
          <w:marLeft w:val="640"/>
          <w:marRight w:val="0"/>
          <w:marTop w:val="0"/>
          <w:marBottom w:val="0"/>
          <w:divBdr>
            <w:top w:val="none" w:sz="0" w:space="0" w:color="auto"/>
            <w:left w:val="none" w:sz="0" w:space="0" w:color="auto"/>
            <w:bottom w:val="none" w:sz="0" w:space="0" w:color="auto"/>
            <w:right w:val="none" w:sz="0" w:space="0" w:color="auto"/>
          </w:divBdr>
        </w:div>
        <w:div w:id="1479952710">
          <w:marLeft w:val="640"/>
          <w:marRight w:val="0"/>
          <w:marTop w:val="0"/>
          <w:marBottom w:val="0"/>
          <w:divBdr>
            <w:top w:val="none" w:sz="0" w:space="0" w:color="auto"/>
            <w:left w:val="none" w:sz="0" w:space="0" w:color="auto"/>
            <w:bottom w:val="none" w:sz="0" w:space="0" w:color="auto"/>
            <w:right w:val="none" w:sz="0" w:space="0" w:color="auto"/>
          </w:divBdr>
        </w:div>
        <w:div w:id="1412507222">
          <w:marLeft w:val="640"/>
          <w:marRight w:val="0"/>
          <w:marTop w:val="0"/>
          <w:marBottom w:val="0"/>
          <w:divBdr>
            <w:top w:val="none" w:sz="0" w:space="0" w:color="auto"/>
            <w:left w:val="none" w:sz="0" w:space="0" w:color="auto"/>
            <w:bottom w:val="none" w:sz="0" w:space="0" w:color="auto"/>
            <w:right w:val="none" w:sz="0" w:space="0" w:color="auto"/>
          </w:divBdr>
        </w:div>
        <w:div w:id="2139571378">
          <w:marLeft w:val="640"/>
          <w:marRight w:val="0"/>
          <w:marTop w:val="0"/>
          <w:marBottom w:val="0"/>
          <w:divBdr>
            <w:top w:val="none" w:sz="0" w:space="0" w:color="auto"/>
            <w:left w:val="none" w:sz="0" w:space="0" w:color="auto"/>
            <w:bottom w:val="none" w:sz="0" w:space="0" w:color="auto"/>
            <w:right w:val="none" w:sz="0" w:space="0" w:color="auto"/>
          </w:divBdr>
        </w:div>
        <w:div w:id="1518425350">
          <w:marLeft w:val="640"/>
          <w:marRight w:val="0"/>
          <w:marTop w:val="0"/>
          <w:marBottom w:val="0"/>
          <w:divBdr>
            <w:top w:val="none" w:sz="0" w:space="0" w:color="auto"/>
            <w:left w:val="none" w:sz="0" w:space="0" w:color="auto"/>
            <w:bottom w:val="none" w:sz="0" w:space="0" w:color="auto"/>
            <w:right w:val="none" w:sz="0" w:space="0" w:color="auto"/>
          </w:divBdr>
        </w:div>
        <w:div w:id="543444385">
          <w:marLeft w:val="640"/>
          <w:marRight w:val="0"/>
          <w:marTop w:val="0"/>
          <w:marBottom w:val="0"/>
          <w:divBdr>
            <w:top w:val="none" w:sz="0" w:space="0" w:color="auto"/>
            <w:left w:val="none" w:sz="0" w:space="0" w:color="auto"/>
            <w:bottom w:val="none" w:sz="0" w:space="0" w:color="auto"/>
            <w:right w:val="none" w:sz="0" w:space="0" w:color="auto"/>
          </w:divBdr>
        </w:div>
        <w:div w:id="468472462">
          <w:marLeft w:val="640"/>
          <w:marRight w:val="0"/>
          <w:marTop w:val="0"/>
          <w:marBottom w:val="0"/>
          <w:divBdr>
            <w:top w:val="none" w:sz="0" w:space="0" w:color="auto"/>
            <w:left w:val="none" w:sz="0" w:space="0" w:color="auto"/>
            <w:bottom w:val="none" w:sz="0" w:space="0" w:color="auto"/>
            <w:right w:val="none" w:sz="0" w:space="0" w:color="auto"/>
          </w:divBdr>
        </w:div>
        <w:div w:id="119302432">
          <w:marLeft w:val="640"/>
          <w:marRight w:val="0"/>
          <w:marTop w:val="0"/>
          <w:marBottom w:val="0"/>
          <w:divBdr>
            <w:top w:val="none" w:sz="0" w:space="0" w:color="auto"/>
            <w:left w:val="none" w:sz="0" w:space="0" w:color="auto"/>
            <w:bottom w:val="none" w:sz="0" w:space="0" w:color="auto"/>
            <w:right w:val="none" w:sz="0" w:space="0" w:color="auto"/>
          </w:divBdr>
        </w:div>
        <w:div w:id="23989488">
          <w:marLeft w:val="640"/>
          <w:marRight w:val="0"/>
          <w:marTop w:val="0"/>
          <w:marBottom w:val="0"/>
          <w:divBdr>
            <w:top w:val="none" w:sz="0" w:space="0" w:color="auto"/>
            <w:left w:val="none" w:sz="0" w:space="0" w:color="auto"/>
            <w:bottom w:val="none" w:sz="0" w:space="0" w:color="auto"/>
            <w:right w:val="none" w:sz="0" w:space="0" w:color="auto"/>
          </w:divBdr>
        </w:div>
        <w:div w:id="1557273397">
          <w:marLeft w:val="640"/>
          <w:marRight w:val="0"/>
          <w:marTop w:val="0"/>
          <w:marBottom w:val="0"/>
          <w:divBdr>
            <w:top w:val="none" w:sz="0" w:space="0" w:color="auto"/>
            <w:left w:val="none" w:sz="0" w:space="0" w:color="auto"/>
            <w:bottom w:val="none" w:sz="0" w:space="0" w:color="auto"/>
            <w:right w:val="none" w:sz="0" w:space="0" w:color="auto"/>
          </w:divBdr>
        </w:div>
        <w:div w:id="1273975781">
          <w:marLeft w:val="640"/>
          <w:marRight w:val="0"/>
          <w:marTop w:val="0"/>
          <w:marBottom w:val="0"/>
          <w:divBdr>
            <w:top w:val="none" w:sz="0" w:space="0" w:color="auto"/>
            <w:left w:val="none" w:sz="0" w:space="0" w:color="auto"/>
            <w:bottom w:val="none" w:sz="0" w:space="0" w:color="auto"/>
            <w:right w:val="none" w:sz="0" w:space="0" w:color="auto"/>
          </w:divBdr>
        </w:div>
        <w:div w:id="899290042">
          <w:marLeft w:val="640"/>
          <w:marRight w:val="0"/>
          <w:marTop w:val="0"/>
          <w:marBottom w:val="0"/>
          <w:divBdr>
            <w:top w:val="none" w:sz="0" w:space="0" w:color="auto"/>
            <w:left w:val="none" w:sz="0" w:space="0" w:color="auto"/>
            <w:bottom w:val="none" w:sz="0" w:space="0" w:color="auto"/>
            <w:right w:val="none" w:sz="0" w:space="0" w:color="auto"/>
          </w:divBdr>
        </w:div>
        <w:div w:id="1537160296">
          <w:marLeft w:val="640"/>
          <w:marRight w:val="0"/>
          <w:marTop w:val="0"/>
          <w:marBottom w:val="0"/>
          <w:divBdr>
            <w:top w:val="none" w:sz="0" w:space="0" w:color="auto"/>
            <w:left w:val="none" w:sz="0" w:space="0" w:color="auto"/>
            <w:bottom w:val="none" w:sz="0" w:space="0" w:color="auto"/>
            <w:right w:val="none" w:sz="0" w:space="0" w:color="auto"/>
          </w:divBdr>
        </w:div>
        <w:div w:id="661202993">
          <w:marLeft w:val="640"/>
          <w:marRight w:val="0"/>
          <w:marTop w:val="0"/>
          <w:marBottom w:val="0"/>
          <w:divBdr>
            <w:top w:val="none" w:sz="0" w:space="0" w:color="auto"/>
            <w:left w:val="none" w:sz="0" w:space="0" w:color="auto"/>
            <w:bottom w:val="none" w:sz="0" w:space="0" w:color="auto"/>
            <w:right w:val="none" w:sz="0" w:space="0" w:color="auto"/>
          </w:divBdr>
        </w:div>
        <w:div w:id="1564176426">
          <w:marLeft w:val="640"/>
          <w:marRight w:val="0"/>
          <w:marTop w:val="0"/>
          <w:marBottom w:val="0"/>
          <w:divBdr>
            <w:top w:val="none" w:sz="0" w:space="0" w:color="auto"/>
            <w:left w:val="none" w:sz="0" w:space="0" w:color="auto"/>
            <w:bottom w:val="none" w:sz="0" w:space="0" w:color="auto"/>
            <w:right w:val="none" w:sz="0" w:space="0" w:color="auto"/>
          </w:divBdr>
        </w:div>
        <w:div w:id="215632524">
          <w:marLeft w:val="640"/>
          <w:marRight w:val="0"/>
          <w:marTop w:val="0"/>
          <w:marBottom w:val="0"/>
          <w:divBdr>
            <w:top w:val="none" w:sz="0" w:space="0" w:color="auto"/>
            <w:left w:val="none" w:sz="0" w:space="0" w:color="auto"/>
            <w:bottom w:val="none" w:sz="0" w:space="0" w:color="auto"/>
            <w:right w:val="none" w:sz="0" w:space="0" w:color="auto"/>
          </w:divBdr>
        </w:div>
        <w:div w:id="2141024999">
          <w:marLeft w:val="640"/>
          <w:marRight w:val="0"/>
          <w:marTop w:val="0"/>
          <w:marBottom w:val="0"/>
          <w:divBdr>
            <w:top w:val="none" w:sz="0" w:space="0" w:color="auto"/>
            <w:left w:val="none" w:sz="0" w:space="0" w:color="auto"/>
            <w:bottom w:val="none" w:sz="0" w:space="0" w:color="auto"/>
            <w:right w:val="none" w:sz="0" w:space="0" w:color="auto"/>
          </w:divBdr>
        </w:div>
        <w:div w:id="191573260">
          <w:marLeft w:val="640"/>
          <w:marRight w:val="0"/>
          <w:marTop w:val="0"/>
          <w:marBottom w:val="0"/>
          <w:divBdr>
            <w:top w:val="none" w:sz="0" w:space="0" w:color="auto"/>
            <w:left w:val="none" w:sz="0" w:space="0" w:color="auto"/>
            <w:bottom w:val="none" w:sz="0" w:space="0" w:color="auto"/>
            <w:right w:val="none" w:sz="0" w:space="0" w:color="auto"/>
          </w:divBdr>
        </w:div>
        <w:div w:id="1378626263">
          <w:marLeft w:val="640"/>
          <w:marRight w:val="0"/>
          <w:marTop w:val="0"/>
          <w:marBottom w:val="0"/>
          <w:divBdr>
            <w:top w:val="none" w:sz="0" w:space="0" w:color="auto"/>
            <w:left w:val="none" w:sz="0" w:space="0" w:color="auto"/>
            <w:bottom w:val="none" w:sz="0" w:space="0" w:color="auto"/>
            <w:right w:val="none" w:sz="0" w:space="0" w:color="auto"/>
          </w:divBdr>
        </w:div>
        <w:div w:id="1815415913">
          <w:marLeft w:val="640"/>
          <w:marRight w:val="0"/>
          <w:marTop w:val="0"/>
          <w:marBottom w:val="0"/>
          <w:divBdr>
            <w:top w:val="none" w:sz="0" w:space="0" w:color="auto"/>
            <w:left w:val="none" w:sz="0" w:space="0" w:color="auto"/>
            <w:bottom w:val="none" w:sz="0" w:space="0" w:color="auto"/>
            <w:right w:val="none" w:sz="0" w:space="0" w:color="auto"/>
          </w:divBdr>
        </w:div>
        <w:div w:id="2138451795">
          <w:marLeft w:val="640"/>
          <w:marRight w:val="0"/>
          <w:marTop w:val="0"/>
          <w:marBottom w:val="0"/>
          <w:divBdr>
            <w:top w:val="none" w:sz="0" w:space="0" w:color="auto"/>
            <w:left w:val="none" w:sz="0" w:space="0" w:color="auto"/>
            <w:bottom w:val="none" w:sz="0" w:space="0" w:color="auto"/>
            <w:right w:val="none" w:sz="0" w:space="0" w:color="auto"/>
          </w:divBdr>
        </w:div>
        <w:div w:id="1021785753">
          <w:marLeft w:val="640"/>
          <w:marRight w:val="0"/>
          <w:marTop w:val="0"/>
          <w:marBottom w:val="0"/>
          <w:divBdr>
            <w:top w:val="none" w:sz="0" w:space="0" w:color="auto"/>
            <w:left w:val="none" w:sz="0" w:space="0" w:color="auto"/>
            <w:bottom w:val="none" w:sz="0" w:space="0" w:color="auto"/>
            <w:right w:val="none" w:sz="0" w:space="0" w:color="auto"/>
          </w:divBdr>
        </w:div>
        <w:div w:id="1399208441">
          <w:marLeft w:val="640"/>
          <w:marRight w:val="0"/>
          <w:marTop w:val="0"/>
          <w:marBottom w:val="0"/>
          <w:divBdr>
            <w:top w:val="none" w:sz="0" w:space="0" w:color="auto"/>
            <w:left w:val="none" w:sz="0" w:space="0" w:color="auto"/>
            <w:bottom w:val="none" w:sz="0" w:space="0" w:color="auto"/>
            <w:right w:val="none" w:sz="0" w:space="0" w:color="auto"/>
          </w:divBdr>
        </w:div>
        <w:div w:id="1110508711">
          <w:marLeft w:val="640"/>
          <w:marRight w:val="0"/>
          <w:marTop w:val="0"/>
          <w:marBottom w:val="0"/>
          <w:divBdr>
            <w:top w:val="none" w:sz="0" w:space="0" w:color="auto"/>
            <w:left w:val="none" w:sz="0" w:space="0" w:color="auto"/>
            <w:bottom w:val="none" w:sz="0" w:space="0" w:color="auto"/>
            <w:right w:val="none" w:sz="0" w:space="0" w:color="auto"/>
          </w:divBdr>
        </w:div>
        <w:div w:id="129710934">
          <w:marLeft w:val="640"/>
          <w:marRight w:val="0"/>
          <w:marTop w:val="0"/>
          <w:marBottom w:val="0"/>
          <w:divBdr>
            <w:top w:val="none" w:sz="0" w:space="0" w:color="auto"/>
            <w:left w:val="none" w:sz="0" w:space="0" w:color="auto"/>
            <w:bottom w:val="none" w:sz="0" w:space="0" w:color="auto"/>
            <w:right w:val="none" w:sz="0" w:space="0" w:color="auto"/>
          </w:divBdr>
        </w:div>
        <w:div w:id="115763002">
          <w:marLeft w:val="640"/>
          <w:marRight w:val="0"/>
          <w:marTop w:val="0"/>
          <w:marBottom w:val="0"/>
          <w:divBdr>
            <w:top w:val="none" w:sz="0" w:space="0" w:color="auto"/>
            <w:left w:val="none" w:sz="0" w:space="0" w:color="auto"/>
            <w:bottom w:val="none" w:sz="0" w:space="0" w:color="auto"/>
            <w:right w:val="none" w:sz="0" w:space="0" w:color="auto"/>
          </w:divBdr>
        </w:div>
        <w:div w:id="1891725531">
          <w:marLeft w:val="640"/>
          <w:marRight w:val="0"/>
          <w:marTop w:val="0"/>
          <w:marBottom w:val="0"/>
          <w:divBdr>
            <w:top w:val="none" w:sz="0" w:space="0" w:color="auto"/>
            <w:left w:val="none" w:sz="0" w:space="0" w:color="auto"/>
            <w:bottom w:val="none" w:sz="0" w:space="0" w:color="auto"/>
            <w:right w:val="none" w:sz="0" w:space="0" w:color="auto"/>
          </w:divBdr>
        </w:div>
        <w:div w:id="320893724">
          <w:marLeft w:val="640"/>
          <w:marRight w:val="0"/>
          <w:marTop w:val="0"/>
          <w:marBottom w:val="0"/>
          <w:divBdr>
            <w:top w:val="none" w:sz="0" w:space="0" w:color="auto"/>
            <w:left w:val="none" w:sz="0" w:space="0" w:color="auto"/>
            <w:bottom w:val="none" w:sz="0" w:space="0" w:color="auto"/>
            <w:right w:val="none" w:sz="0" w:space="0" w:color="auto"/>
          </w:divBdr>
        </w:div>
        <w:div w:id="899512370">
          <w:marLeft w:val="640"/>
          <w:marRight w:val="0"/>
          <w:marTop w:val="0"/>
          <w:marBottom w:val="0"/>
          <w:divBdr>
            <w:top w:val="none" w:sz="0" w:space="0" w:color="auto"/>
            <w:left w:val="none" w:sz="0" w:space="0" w:color="auto"/>
            <w:bottom w:val="none" w:sz="0" w:space="0" w:color="auto"/>
            <w:right w:val="none" w:sz="0" w:space="0" w:color="auto"/>
          </w:divBdr>
        </w:div>
        <w:div w:id="185948150">
          <w:marLeft w:val="640"/>
          <w:marRight w:val="0"/>
          <w:marTop w:val="0"/>
          <w:marBottom w:val="0"/>
          <w:divBdr>
            <w:top w:val="none" w:sz="0" w:space="0" w:color="auto"/>
            <w:left w:val="none" w:sz="0" w:space="0" w:color="auto"/>
            <w:bottom w:val="none" w:sz="0" w:space="0" w:color="auto"/>
            <w:right w:val="none" w:sz="0" w:space="0" w:color="auto"/>
          </w:divBdr>
        </w:div>
        <w:div w:id="1590969088">
          <w:marLeft w:val="640"/>
          <w:marRight w:val="0"/>
          <w:marTop w:val="0"/>
          <w:marBottom w:val="0"/>
          <w:divBdr>
            <w:top w:val="none" w:sz="0" w:space="0" w:color="auto"/>
            <w:left w:val="none" w:sz="0" w:space="0" w:color="auto"/>
            <w:bottom w:val="none" w:sz="0" w:space="0" w:color="auto"/>
            <w:right w:val="none" w:sz="0" w:space="0" w:color="auto"/>
          </w:divBdr>
        </w:div>
        <w:div w:id="224723068">
          <w:marLeft w:val="640"/>
          <w:marRight w:val="0"/>
          <w:marTop w:val="0"/>
          <w:marBottom w:val="0"/>
          <w:divBdr>
            <w:top w:val="none" w:sz="0" w:space="0" w:color="auto"/>
            <w:left w:val="none" w:sz="0" w:space="0" w:color="auto"/>
            <w:bottom w:val="none" w:sz="0" w:space="0" w:color="auto"/>
            <w:right w:val="none" w:sz="0" w:space="0" w:color="auto"/>
          </w:divBdr>
        </w:div>
        <w:div w:id="899513559">
          <w:marLeft w:val="640"/>
          <w:marRight w:val="0"/>
          <w:marTop w:val="0"/>
          <w:marBottom w:val="0"/>
          <w:divBdr>
            <w:top w:val="none" w:sz="0" w:space="0" w:color="auto"/>
            <w:left w:val="none" w:sz="0" w:space="0" w:color="auto"/>
            <w:bottom w:val="none" w:sz="0" w:space="0" w:color="auto"/>
            <w:right w:val="none" w:sz="0" w:space="0" w:color="auto"/>
          </w:divBdr>
        </w:div>
        <w:div w:id="1039431759">
          <w:marLeft w:val="640"/>
          <w:marRight w:val="0"/>
          <w:marTop w:val="0"/>
          <w:marBottom w:val="0"/>
          <w:divBdr>
            <w:top w:val="none" w:sz="0" w:space="0" w:color="auto"/>
            <w:left w:val="none" w:sz="0" w:space="0" w:color="auto"/>
            <w:bottom w:val="none" w:sz="0" w:space="0" w:color="auto"/>
            <w:right w:val="none" w:sz="0" w:space="0" w:color="auto"/>
          </w:divBdr>
        </w:div>
        <w:div w:id="1650861996">
          <w:marLeft w:val="640"/>
          <w:marRight w:val="0"/>
          <w:marTop w:val="0"/>
          <w:marBottom w:val="0"/>
          <w:divBdr>
            <w:top w:val="none" w:sz="0" w:space="0" w:color="auto"/>
            <w:left w:val="none" w:sz="0" w:space="0" w:color="auto"/>
            <w:bottom w:val="none" w:sz="0" w:space="0" w:color="auto"/>
            <w:right w:val="none" w:sz="0" w:space="0" w:color="auto"/>
          </w:divBdr>
        </w:div>
        <w:div w:id="68618633">
          <w:marLeft w:val="640"/>
          <w:marRight w:val="0"/>
          <w:marTop w:val="0"/>
          <w:marBottom w:val="0"/>
          <w:divBdr>
            <w:top w:val="none" w:sz="0" w:space="0" w:color="auto"/>
            <w:left w:val="none" w:sz="0" w:space="0" w:color="auto"/>
            <w:bottom w:val="none" w:sz="0" w:space="0" w:color="auto"/>
            <w:right w:val="none" w:sz="0" w:space="0" w:color="auto"/>
          </w:divBdr>
        </w:div>
        <w:div w:id="1451362778">
          <w:marLeft w:val="640"/>
          <w:marRight w:val="0"/>
          <w:marTop w:val="0"/>
          <w:marBottom w:val="0"/>
          <w:divBdr>
            <w:top w:val="none" w:sz="0" w:space="0" w:color="auto"/>
            <w:left w:val="none" w:sz="0" w:space="0" w:color="auto"/>
            <w:bottom w:val="none" w:sz="0" w:space="0" w:color="auto"/>
            <w:right w:val="none" w:sz="0" w:space="0" w:color="auto"/>
          </w:divBdr>
        </w:div>
        <w:div w:id="525098519">
          <w:marLeft w:val="640"/>
          <w:marRight w:val="0"/>
          <w:marTop w:val="0"/>
          <w:marBottom w:val="0"/>
          <w:divBdr>
            <w:top w:val="none" w:sz="0" w:space="0" w:color="auto"/>
            <w:left w:val="none" w:sz="0" w:space="0" w:color="auto"/>
            <w:bottom w:val="none" w:sz="0" w:space="0" w:color="auto"/>
            <w:right w:val="none" w:sz="0" w:space="0" w:color="auto"/>
          </w:divBdr>
        </w:div>
        <w:div w:id="787627467">
          <w:marLeft w:val="640"/>
          <w:marRight w:val="0"/>
          <w:marTop w:val="0"/>
          <w:marBottom w:val="0"/>
          <w:divBdr>
            <w:top w:val="none" w:sz="0" w:space="0" w:color="auto"/>
            <w:left w:val="none" w:sz="0" w:space="0" w:color="auto"/>
            <w:bottom w:val="none" w:sz="0" w:space="0" w:color="auto"/>
            <w:right w:val="none" w:sz="0" w:space="0" w:color="auto"/>
          </w:divBdr>
        </w:div>
        <w:div w:id="249430582">
          <w:marLeft w:val="640"/>
          <w:marRight w:val="0"/>
          <w:marTop w:val="0"/>
          <w:marBottom w:val="0"/>
          <w:divBdr>
            <w:top w:val="none" w:sz="0" w:space="0" w:color="auto"/>
            <w:left w:val="none" w:sz="0" w:space="0" w:color="auto"/>
            <w:bottom w:val="none" w:sz="0" w:space="0" w:color="auto"/>
            <w:right w:val="none" w:sz="0" w:space="0" w:color="auto"/>
          </w:divBdr>
        </w:div>
        <w:div w:id="965354626">
          <w:marLeft w:val="640"/>
          <w:marRight w:val="0"/>
          <w:marTop w:val="0"/>
          <w:marBottom w:val="0"/>
          <w:divBdr>
            <w:top w:val="none" w:sz="0" w:space="0" w:color="auto"/>
            <w:left w:val="none" w:sz="0" w:space="0" w:color="auto"/>
            <w:bottom w:val="none" w:sz="0" w:space="0" w:color="auto"/>
            <w:right w:val="none" w:sz="0" w:space="0" w:color="auto"/>
          </w:divBdr>
        </w:div>
        <w:div w:id="809059712">
          <w:marLeft w:val="640"/>
          <w:marRight w:val="0"/>
          <w:marTop w:val="0"/>
          <w:marBottom w:val="0"/>
          <w:divBdr>
            <w:top w:val="none" w:sz="0" w:space="0" w:color="auto"/>
            <w:left w:val="none" w:sz="0" w:space="0" w:color="auto"/>
            <w:bottom w:val="none" w:sz="0" w:space="0" w:color="auto"/>
            <w:right w:val="none" w:sz="0" w:space="0" w:color="auto"/>
          </w:divBdr>
        </w:div>
        <w:div w:id="1140541848">
          <w:marLeft w:val="640"/>
          <w:marRight w:val="0"/>
          <w:marTop w:val="0"/>
          <w:marBottom w:val="0"/>
          <w:divBdr>
            <w:top w:val="none" w:sz="0" w:space="0" w:color="auto"/>
            <w:left w:val="none" w:sz="0" w:space="0" w:color="auto"/>
            <w:bottom w:val="none" w:sz="0" w:space="0" w:color="auto"/>
            <w:right w:val="none" w:sz="0" w:space="0" w:color="auto"/>
          </w:divBdr>
        </w:div>
        <w:div w:id="1526822489">
          <w:marLeft w:val="640"/>
          <w:marRight w:val="0"/>
          <w:marTop w:val="0"/>
          <w:marBottom w:val="0"/>
          <w:divBdr>
            <w:top w:val="none" w:sz="0" w:space="0" w:color="auto"/>
            <w:left w:val="none" w:sz="0" w:space="0" w:color="auto"/>
            <w:bottom w:val="none" w:sz="0" w:space="0" w:color="auto"/>
            <w:right w:val="none" w:sz="0" w:space="0" w:color="auto"/>
          </w:divBdr>
        </w:div>
        <w:div w:id="1024328056">
          <w:marLeft w:val="640"/>
          <w:marRight w:val="0"/>
          <w:marTop w:val="0"/>
          <w:marBottom w:val="0"/>
          <w:divBdr>
            <w:top w:val="none" w:sz="0" w:space="0" w:color="auto"/>
            <w:left w:val="none" w:sz="0" w:space="0" w:color="auto"/>
            <w:bottom w:val="none" w:sz="0" w:space="0" w:color="auto"/>
            <w:right w:val="none" w:sz="0" w:space="0" w:color="auto"/>
          </w:divBdr>
        </w:div>
        <w:div w:id="267200139">
          <w:marLeft w:val="640"/>
          <w:marRight w:val="0"/>
          <w:marTop w:val="0"/>
          <w:marBottom w:val="0"/>
          <w:divBdr>
            <w:top w:val="none" w:sz="0" w:space="0" w:color="auto"/>
            <w:left w:val="none" w:sz="0" w:space="0" w:color="auto"/>
            <w:bottom w:val="none" w:sz="0" w:space="0" w:color="auto"/>
            <w:right w:val="none" w:sz="0" w:space="0" w:color="auto"/>
          </w:divBdr>
        </w:div>
        <w:div w:id="1817063385">
          <w:marLeft w:val="640"/>
          <w:marRight w:val="0"/>
          <w:marTop w:val="0"/>
          <w:marBottom w:val="0"/>
          <w:divBdr>
            <w:top w:val="none" w:sz="0" w:space="0" w:color="auto"/>
            <w:left w:val="none" w:sz="0" w:space="0" w:color="auto"/>
            <w:bottom w:val="none" w:sz="0" w:space="0" w:color="auto"/>
            <w:right w:val="none" w:sz="0" w:space="0" w:color="auto"/>
          </w:divBdr>
        </w:div>
        <w:div w:id="581377796">
          <w:marLeft w:val="640"/>
          <w:marRight w:val="0"/>
          <w:marTop w:val="0"/>
          <w:marBottom w:val="0"/>
          <w:divBdr>
            <w:top w:val="none" w:sz="0" w:space="0" w:color="auto"/>
            <w:left w:val="none" w:sz="0" w:space="0" w:color="auto"/>
            <w:bottom w:val="none" w:sz="0" w:space="0" w:color="auto"/>
            <w:right w:val="none" w:sz="0" w:space="0" w:color="auto"/>
          </w:divBdr>
        </w:div>
        <w:div w:id="260797996">
          <w:marLeft w:val="640"/>
          <w:marRight w:val="0"/>
          <w:marTop w:val="0"/>
          <w:marBottom w:val="0"/>
          <w:divBdr>
            <w:top w:val="none" w:sz="0" w:space="0" w:color="auto"/>
            <w:left w:val="none" w:sz="0" w:space="0" w:color="auto"/>
            <w:bottom w:val="none" w:sz="0" w:space="0" w:color="auto"/>
            <w:right w:val="none" w:sz="0" w:space="0" w:color="auto"/>
          </w:divBdr>
        </w:div>
        <w:div w:id="474835736">
          <w:marLeft w:val="640"/>
          <w:marRight w:val="0"/>
          <w:marTop w:val="0"/>
          <w:marBottom w:val="0"/>
          <w:divBdr>
            <w:top w:val="none" w:sz="0" w:space="0" w:color="auto"/>
            <w:left w:val="none" w:sz="0" w:space="0" w:color="auto"/>
            <w:bottom w:val="none" w:sz="0" w:space="0" w:color="auto"/>
            <w:right w:val="none" w:sz="0" w:space="0" w:color="auto"/>
          </w:divBdr>
        </w:div>
        <w:div w:id="230891478">
          <w:marLeft w:val="640"/>
          <w:marRight w:val="0"/>
          <w:marTop w:val="0"/>
          <w:marBottom w:val="0"/>
          <w:divBdr>
            <w:top w:val="none" w:sz="0" w:space="0" w:color="auto"/>
            <w:left w:val="none" w:sz="0" w:space="0" w:color="auto"/>
            <w:bottom w:val="none" w:sz="0" w:space="0" w:color="auto"/>
            <w:right w:val="none" w:sz="0" w:space="0" w:color="auto"/>
          </w:divBdr>
        </w:div>
        <w:div w:id="1438209401">
          <w:marLeft w:val="640"/>
          <w:marRight w:val="0"/>
          <w:marTop w:val="0"/>
          <w:marBottom w:val="0"/>
          <w:divBdr>
            <w:top w:val="none" w:sz="0" w:space="0" w:color="auto"/>
            <w:left w:val="none" w:sz="0" w:space="0" w:color="auto"/>
            <w:bottom w:val="none" w:sz="0" w:space="0" w:color="auto"/>
            <w:right w:val="none" w:sz="0" w:space="0" w:color="auto"/>
          </w:divBdr>
        </w:div>
        <w:div w:id="336932254">
          <w:marLeft w:val="640"/>
          <w:marRight w:val="0"/>
          <w:marTop w:val="0"/>
          <w:marBottom w:val="0"/>
          <w:divBdr>
            <w:top w:val="none" w:sz="0" w:space="0" w:color="auto"/>
            <w:left w:val="none" w:sz="0" w:space="0" w:color="auto"/>
            <w:bottom w:val="none" w:sz="0" w:space="0" w:color="auto"/>
            <w:right w:val="none" w:sz="0" w:space="0" w:color="auto"/>
          </w:divBdr>
        </w:div>
        <w:div w:id="2048867954">
          <w:marLeft w:val="640"/>
          <w:marRight w:val="0"/>
          <w:marTop w:val="0"/>
          <w:marBottom w:val="0"/>
          <w:divBdr>
            <w:top w:val="none" w:sz="0" w:space="0" w:color="auto"/>
            <w:left w:val="none" w:sz="0" w:space="0" w:color="auto"/>
            <w:bottom w:val="none" w:sz="0" w:space="0" w:color="auto"/>
            <w:right w:val="none" w:sz="0" w:space="0" w:color="auto"/>
          </w:divBdr>
        </w:div>
        <w:div w:id="835656255">
          <w:marLeft w:val="640"/>
          <w:marRight w:val="0"/>
          <w:marTop w:val="0"/>
          <w:marBottom w:val="0"/>
          <w:divBdr>
            <w:top w:val="none" w:sz="0" w:space="0" w:color="auto"/>
            <w:left w:val="none" w:sz="0" w:space="0" w:color="auto"/>
            <w:bottom w:val="none" w:sz="0" w:space="0" w:color="auto"/>
            <w:right w:val="none" w:sz="0" w:space="0" w:color="auto"/>
          </w:divBdr>
        </w:div>
        <w:div w:id="128203783">
          <w:marLeft w:val="640"/>
          <w:marRight w:val="0"/>
          <w:marTop w:val="0"/>
          <w:marBottom w:val="0"/>
          <w:divBdr>
            <w:top w:val="none" w:sz="0" w:space="0" w:color="auto"/>
            <w:left w:val="none" w:sz="0" w:space="0" w:color="auto"/>
            <w:bottom w:val="none" w:sz="0" w:space="0" w:color="auto"/>
            <w:right w:val="none" w:sz="0" w:space="0" w:color="auto"/>
          </w:divBdr>
        </w:div>
        <w:div w:id="1951740634">
          <w:marLeft w:val="640"/>
          <w:marRight w:val="0"/>
          <w:marTop w:val="0"/>
          <w:marBottom w:val="0"/>
          <w:divBdr>
            <w:top w:val="none" w:sz="0" w:space="0" w:color="auto"/>
            <w:left w:val="none" w:sz="0" w:space="0" w:color="auto"/>
            <w:bottom w:val="none" w:sz="0" w:space="0" w:color="auto"/>
            <w:right w:val="none" w:sz="0" w:space="0" w:color="auto"/>
          </w:divBdr>
        </w:div>
        <w:div w:id="1124079948">
          <w:marLeft w:val="640"/>
          <w:marRight w:val="0"/>
          <w:marTop w:val="0"/>
          <w:marBottom w:val="0"/>
          <w:divBdr>
            <w:top w:val="none" w:sz="0" w:space="0" w:color="auto"/>
            <w:left w:val="none" w:sz="0" w:space="0" w:color="auto"/>
            <w:bottom w:val="none" w:sz="0" w:space="0" w:color="auto"/>
            <w:right w:val="none" w:sz="0" w:space="0" w:color="auto"/>
          </w:divBdr>
        </w:div>
        <w:div w:id="128941005">
          <w:marLeft w:val="640"/>
          <w:marRight w:val="0"/>
          <w:marTop w:val="0"/>
          <w:marBottom w:val="0"/>
          <w:divBdr>
            <w:top w:val="none" w:sz="0" w:space="0" w:color="auto"/>
            <w:left w:val="none" w:sz="0" w:space="0" w:color="auto"/>
            <w:bottom w:val="none" w:sz="0" w:space="0" w:color="auto"/>
            <w:right w:val="none" w:sz="0" w:space="0" w:color="auto"/>
          </w:divBdr>
        </w:div>
        <w:div w:id="1607881226">
          <w:marLeft w:val="640"/>
          <w:marRight w:val="0"/>
          <w:marTop w:val="0"/>
          <w:marBottom w:val="0"/>
          <w:divBdr>
            <w:top w:val="none" w:sz="0" w:space="0" w:color="auto"/>
            <w:left w:val="none" w:sz="0" w:space="0" w:color="auto"/>
            <w:bottom w:val="none" w:sz="0" w:space="0" w:color="auto"/>
            <w:right w:val="none" w:sz="0" w:space="0" w:color="auto"/>
          </w:divBdr>
        </w:div>
        <w:div w:id="99302516">
          <w:marLeft w:val="640"/>
          <w:marRight w:val="0"/>
          <w:marTop w:val="0"/>
          <w:marBottom w:val="0"/>
          <w:divBdr>
            <w:top w:val="none" w:sz="0" w:space="0" w:color="auto"/>
            <w:left w:val="none" w:sz="0" w:space="0" w:color="auto"/>
            <w:bottom w:val="none" w:sz="0" w:space="0" w:color="auto"/>
            <w:right w:val="none" w:sz="0" w:space="0" w:color="auto"/>
          </w:divBdr>
        </w:div>
        <w:div w:id="1706248276">
          <w:marLeft w:val="640"/>
          <w:marRight w:val="0"/>
          <w:marTop w:val="0"/>
          <w:marBottom w:val="0"/>
          <w:divBdr>
            <w:top w:val="none" w:sz="0" w:space="0" w:color="auto"/>
            <w:left w:val="none" w:sz="0" w:space="0" w:color="auto"/>
            <w:bottom w:val="none" w:sz="0" w:space="0" w:color="auto"/>
            <w:right w:val="none" w:sz="0" w:space="0" w:color="auto"/>
          </w:divBdr>
        </w:div>
        <w:div w:id="1429618134">
          <w:marLeft w:val="640"/>
          <w:marRight w:val="0"/>
          <w:marTop w:val="0"/>
          <w:marBottom w:val="0"/>
          <w:divBdr>
            <w:top w:val="none" w:sz="0" w:space="0" w:color="auto"/>
            <w:left w:val="none" w:sz="0" w:space="0" w:color="auto"/>
            <w:bottom w:val="none" w:sz="0" w:space="0" w:color="auto"/>
            <w:right w:val="none" w:sz="0" w:space="0" w:color="auto"/>
          </w:divBdr>
        </w:div>
        <w:div w:id="93137048">
          <w:marLeft w:val="640"/>
          <w:marRight w:val="0"/>
          <w:marTop w:val="0"/>
          <w:marBottom w:val="0"/>
          <w:divBdr>
            <w:top w:val="none" w:sz="0" w:space="0" w:color="auto"/>
            <w:left w:val="none" w:sz="0" w:space="0" w:color="auto"/>
            <w:bottom w:val="none" w:sz="0" w:space="0" w:color="auto"/>
            <w:right w:val="none" w:sz="0" w:space="0" w:color="auto"/>
          </w:divBdr>
        </w:div>
        <w:div w:id="1088429692">
          <w:marLeft w:val="640"/>
          <w:marRight w:val="0"/>
          <w:marTop w:val="0"/>
          <w:marBottom w:val="0"/>
          <w:divBdr>
            <w:top w:val="none" w:sz="0" w:space="0" w:color="auto"/>
            <w:left w:val="none" w:sz="0" w:space="0" w:color="auto"/>
            <w:bottom w:val="none" w:sz="0" w:space="0" w:color="auto"/>
            <w:right w:val="none" w:sz="0" w:space="0" w:color="auto"/>
          </w:divBdr>
        </w:div>
      </w:divsChild>
    </w:div>
    <w:div w:id="441463798">
      <w:bodyDiv w:val="1"/>
      <w:marLeft w:val="0"/>
      <w:marRight w:val="0"/>
      <w:marTop w:val="0"/>
      <w:marBottom w:val="0"/>
      <w:divBdr>
        <w:top w:val="none" w:sz="0" w:space="0" w:color="auto"/>
        <w:left w:val="none" w:sz="0" w:space="0" w:color="auto"/>
        <w:bottom w:val="none" w:sz="0" w:space="0" w:color="auto"/>
        <w:right w:val="none" w:sz="0" w:space="0" w:color="auto"/>
      </w:divBdr>
      <w:divsChild>
        <w:div w:id="852913200">
          <w:marLeft w:val="640"/>
          <w:marRight w:val="0"/>
          <w:marTop w:val="0"/>
          <w:marBottom w:val="0"/>
          <w:divBdr>
            <w:top w:val="none" w:sz="0" w:space="0" w:color="auto"/>
            <w:left w:val="none" w:sz="0" w:space="0" w:color="auto"/>
            <w:bottom w:val="none" w:sz="0" w:space="0" w:color="auto"/>
            <w:right w:val="none" w:sz="0" w:space="0" w:color="auto"/>
          </w:divBdr>
        </w:div>
        <w:div w:id="1152330832">
          <w:marLeft w:val="640"/>
          <w:marRight w:val="0"/>
          <w:marTop w:val="0"/>
          <w:marBottom w:val="0"/>
          <w:divBdr>
            <w:top w:val="none" w:sz="0" w:space="0" w:color="auto"/>
            <w:left w:val="none" w:sz="0" w:space="0" w:color="auto"/>
            <w:bottom w:val="none" w:sz="0" w:space="0" w:color="auto"/>
            <w:right w:val="none" w:sz="0" w:space="0" w:color="auto"/>
          </w:divBdr>
        </w:div>
        <w:div w:id="1102149183">
          <w:marLeft w:val="640"/>
          <w:marRight w:val="0"/>
          <w:marTop w:val="0"/>
          <w:marBottom w:val="0"/>
          <w:divBdr>
            <w:top w:val="none" w:sz="0" w:space="0" w:color="auto"/>
            <w:left w:val="none" w:sz="0" w:space="0" w:color="auto"/>
            <w:bottom w:val="none" w:sz="0" w:space="0" w:color="auto"/>
            <w:right w:val="none" w:sz="0" w:space="0" w:color="auto"/>
          </w:divBdr>
        </w:div>
        <w:div w:id="886063427">
          <w:marLeft w:val="640"/>
          <w:marRight w:val="0"/>
          <w:marTop w:val="0"/>
          <w:marBottom w:val="0"/>
          <w:divBdr>
            <w:top w:val="none" w:sz="0" w:space="0" w:color="auto"/>
            <w:left w:val="none" w:sz="0" w:space="0" w:color="auto"/>
            <w:bottom w:val="none" w:sz="0" w:space="0" w:color="auto"/>
            <w:right w:val="none" w:sz="0" w:space="0" w:color="auto"/>
          </w:divBdr>
        </w:div>
        <w:div w:id="374238814">
          <w:marLeft w:val="640"/>
          <w:marRight w:val="0"/>
          <w:marTop w:val="0"/>
          <w:marBottom w:val="0"/>
          <w:divBdr>
            <w:top w:val="none" w:sz="0" w:space="0" w:color="auto"/>
            <w:left w:val="none" w:sz="0" w:space="0" w:color="auto"/>
            <w:bottom w:val="none" w:sz="0" w:space="0" w:color="auto"/>
            <w:right w:val="none" w:sz="0" w:space="0" w:color="auto"/>
          </w:divBdr>
        </w:div>
        <w:div w:id="128016109">
          <w:marLeft w:val="640"/>
          <w:marRight w:val="0"/>
          <w:marTop w:val="0"/>
          <w:marBottom w:val="0"/>
          <w:divBdr>
            <w:top w:val="none" w:sz="0" w:space="0" w:color="auto"/>
            <w:left w:val="none" w:sz="0" w:space="0" w:color="auto"/>
            <w:bottom w:val="none" w:sz="0" w:space="0" w:color="auto"/>
            <w:right w:val="none" w:sz="0" w:space="0" w:color="auto"/>
          </w:divBdr>
        </w:div>
        <w:div w:id="1945334149">
          <w:marLeft w:val="640"/>
          <w:marRight w:val="0"/>
          <w:marTop w:val="0"/>
          <w:marBottom w:val="0"/>
          <w:divBdr>
            <w:top w:val="none" w:sz="0" w:space="0" w:color="auto"/>
            <w:left w:val="none" w:sz="0" w:space="0" w:color="auto"/>
            <w:bottom w:val="none" w:sz="0" w:space="0" w:color="auto"/>
            <w:right w:val="none" w:sz="0" w:space="0" w:color="auto"/>
          </w:divBdr>
        </w:div>
        <w:div w:id="1895726477">
          <w:marLeft w:val="640"/>
          <w:marRight w:val="0"/>
          <w:marTop w:val="0"/>
          <w:marBottom w:val="0"/>
          <w:divBdr>
            <w:top w:val="none" w:sz="0" w:space="0" w:color="auto"/>
            <w:left w:val="none" w:sz="0" w:space="0" w:color="auto"/>
            <w:bottom w:val="none" w:sz="0" w:space="0" w:color="auto"/>
            <w:right w:val="none" w:sz="0" w:space="0" w:color="auto"/>
          </w:divBdr>
        </w:div>
        <w:div w:id="1608073829">
          <w:marLeft w:val="640"/>
          <w:marRight w:val="0"/>
          <w:marTop w:val="0"/>
          <w:marBottom w:val="0"/>
          <w:divBdr>
            <w:top w:val="none" w:sz="0" w:space="0" w:color="auto"/>
            <w:left w:val="none" w:sz="0" w:space="0" w:color="auto"/>
            <w:bottom w:val="none" w:sz="0" w:space="0" w:color="auto"/>
            <w:right w:val="none" w:sz="0" w:space="0" w:color="auto"/>
          </w:divBdr>
        </w:div>
        <w:div w:id="655836854">
          <w:marLeft w:val="640"/>
          <w:marRight w:val="0"/>
          <w:marTop w:val="0"/>
          <w:marBottom w:val="0"/>
          <w:divBdr>
            <w:top w:val="none" w:sz="0" w:space="0" w:color="auto"/>
            <w:left w:val="none" w:sz="0" w:space="0" w:color="auto"/>
            <w:bottom w:val="none" w:sz="0" w:space="0" w:color="auto"/>
            <w:right w:val="none" w:sz="0" w:space="0" w:color="auto"/>
          </w:divBdr>
        </w:div>
        <w:div w:id="1125461027">
          <w:marLeft w:val="640"/>
          <w:marRight w:val="0"/>
          <w:marTop w:val="0"/>
          <w:marBottom w:val="0"/>
          <w:divBdr>
            <w:top w:val="none" w:sz="0" w:space="0" w:color="auto"/>
            <w:left w:val="none" w:sz="0" w:space="0" w:color="auto"/>
            <w:bottom w:val="none" w:sz="0" w:space="0" w:color="auto"/>
            <w:right w:val="none" w:sz="0" w:space="0" w:color="auto"/>
          </w:divBdr>
        </w:div>
        <w:div w:id="479470027">
          <w:marLeft w:val="640"/>
          <w:marRight w:val="0"/>
          <w:marTop w:val="0"/>
          <w:marBottom w:val="0"/>
          <w:divBdr>
            <w:top w:val="none" w:sz="0" w:space="0" w:color="auto"/>
            <w:left w:val="none" w:sz="0" w:space="0" w:color="auto"/>
            <w:bottom w:val="none" w:sz="0" w:space="0" w:color="auto"/>
            <w:right w:val="none" w:sz="0" w:space="0" w:color="auto"/>
          </w:divBdr>
        </w:div>
        <w:div w:id="888497066">
          <w:marLeft w:val="640"/>
          <w:marRight w:val="0"/>
          <w:marTop w:val="0"/>
          <w:marBottom w:val="0"/>
          <w:divBdr>
            <w:top w:val="none" w:sz="0" w:space="0" w:color="auto"/>
            <w:left w:val="none" w:sz="0" w:space="0" w:color="auto"/>
            <w:bottom w:val="none" w:sz="0" w:space="0" w:color="auto"/>
            <w:right w:val="none" w:sz="0" w:space="0" w:color="auto"/>
          </w:divBdr>
        </w:div>
        <w:div w:id="1998604093">
          <w:marLeft w:val="640"/>
          <w:marRight w:val="0"/>
          <w:marTop w:val="0"/>
          <w:marBottom w:val="0"/>
          <w:divBdr>
            <w:top w:val="none" w:sz="0" w:space="0" w:color="auto"/>
            <w:left w:val="none" w:sz="0" w:space="0" w:color="auto"/>
            <w:bottom w:val="none" w:sz="0" w:space="0" w:color="auto"/>
            <w:right w:val="none" w:sz="0" w:space="0" w:color="auto"/>
          </w:divBdr>
        </w:div>
        <w:div w:id="1082796801">
          <w:marLeft w:val="640"/>
          <w:marRight w:val="0"/>
          <w:marTop w:val="0"/>
          <w:marBottom w:val="0"/>
          <w:divBdr>
            <w:top w:val="none" w:sz="0" w:space="0" w:color="auto"/>
            <w:left w:val="none" w:sz="0" w:space="0" w:color="auto"/>
            <w:bottom w:val="none" w:sz="0" w:space="0" w:color="auto"/>
            <w:right w:val="none" w:sz="0" w:space="0" w:color="auto"/>
          </w:divBdr>
        </w:div>
        <w:div w:id="222447879">
          <w:marLeft w:val="640"/>
          <w:marRight w:val="0"/>
          <w:marTop w:val="0"/>
          <w:marBottom w:val="0"/>
          <w:divBdr>
            <w:top w:val="none" w:sz="0" w:space="0" w:color="auto"/>
            <w:left w:val="none" w:sz="0" w:space="0" w:color="auto"/>
            <w:bottom w:val="none" w:sz="0" w:space="0" w:color="auto"/>
            <w:right w:val="none" w:sz="0" w:space="0" w:color="auto"/>
          </w:divBdr>
        </w:div>
        <w:div w:id="1807703192">
          <w:marLeft w:val="640"/>
          <w:marRight w:val="0"/>
          <w:marTop w:val="0"/>
          <w:marBottom w:val="0"/>
          <w:divBdr>
            <w:top w:val="none" w:sz="0" w:space="0" w:color="auto"/>
            <w:left w:val="none" w:sz="0" w:space="0" w:color="auto"/>
            <w:bottom w:val="none" w:sz="0" w:space="0" w:color="auto"/>
            <w:right w:val="none" w:sz="0" w:space="0" w:color="auto"/>
          </w:divBdr>
        </w:div>
        <w:div w:id="1604990675">
          <w:marLeft w:val="640"/>
          <w:marRight w:val="0"/>
          <w:marTop w:val="0"/>
          <w:marBottom w:val="0"/>
          <w:divBdr>
            <w:top w:val="none" w:sz="0" w:space="0" w:color="auto"/>
            <w:left w:val="none" w:sz="0" w:space="0" w:color="auto"/>
            <w:bottom w:val="none" w:sz="0" w:space="0" w:color="auto"/>
            <w:right w:val="none" w:sz="0" w:space="0" w:color="auto"/>
          </w:divBdr>
        </w:div>
        <w:div w:id="1787701236">
          <w:marLeft w:val="640"/>
          <w:marRight w:val="0"/>
          <w:marTop w:val="0"/>
          <w:marBottom w:val="0"/>
          <w:divBdr>
            <w:top w:val="none" w:sz="0" w:space="0" w:color="auto"/>
            <w:left w:val="none" w:sz="0" w:space="0" w:color="auto"/>
            <w:bottom w:val="none" w:sz="0" w:space="0" w:color="auto"/>
            <w:right w:val="none" w:sz="0" w:space="0" w:color="auto"/>
          </w:divBdr>
        </w:div>
        <w:div w:id="320083404">
          <w:marLeft w:val="640"/>
          <w:marRight w:val="0"/>
          <w:marTop w:val="0"/>
          <w:marBottom w:val="0"/>
          <w:divBdr>
            <w:top w:val="none" w:sz="0" w:space="0" w:color="auto"/>
            <w:left w:val="none" w:sz="0" w:space="0" w:color="auto"/>
            <w:bottom w:val="none" w:sz="0" w:space="0" w:color="auto"/>
            <w:right w:val="none" w:sz="0" w:space="0" w:color="auto"/>
          </w:divBdr>
        </w:div>
        <w:div w:id="20399593">
          <w:marLeft w:val="640"/>
          <w:marRight w:val="0"/>
          <w:marTop w:val="0"/>
          <w:marBottom w:val="0"/>
          <w:divBdr>
            <w:top w:val="none" w:sz="0" w:space="0" w:color="auto"/>
            <w:left w:val="none" w:sz="0" w:space="0" w:color="auto"/>
            <w:bottom w:val="none" w:sz="0" w:space="0" w:color="auto"/>
            <w:right w:val="none" w:sz="0" w:space="0" w:color="auto"/>
          </w:divBdr>
        </w:div>
        <w:div w:id="928586715">
          <w:marLeft w:val="640"/>
          <w:marRight w:val="0"/>
          <w:marTop w:val="0"/>
          <w:marBottom w:val="0"/>
          <w:divBdr>
            <w:top w:val="none" w:sz="0" w:space="0" w:color="auto"/>
            <w:left w:val="none" w:sz="0" w:space="0" w:color="auto"/>
            <w:bottom w:val="none" w:sz="0" w:space="0" w:color="auto"/>
            <w:right w:val="none" w:sz="0" w:space="0" w:color="auto"/>
          </w:divBdr>
        </w:div>
        <w:div w:id="1341198370">
          <w:marLeft w:val="640"/>
          <w:marRight w:val="0"/>
          <w:marTop w:val="0"/>
          <w:marBottom w:val="0"/>
          <w:divBdr>
            <w:top w:val="none" w:sz="0" w:space="0" w:color="auto"/>
            <w:left w:val="none" w:sz="0" w:space="0" w:color="auto"/>
            <w:bottom w:val="none" w:sz="0" w:space="0" w:color="auto"/>
            <w:right w:val="none" w:sz="0" w:space="0" w:color="auto"/>
          </w:divBdr>
        </w:div>
        <w:div w:id="525602797">
          <w:marLeft w:val="640"/>
          <w:marRight w:val="0"/>
          <w:marTop w:val="0"/>
          <w:marBottom w:val="0"/>
          <w:divBdr>
            <w:top w:val="none" w:sz="0" w:space="0" w:color="auto"/>
            <w:left w:val="none" w:sz="0" w:space="0" w:color="auto"/>
            <w:bottom w:val="none" w:sz="0" w:space="0" w:color="auto"/>
            <w:right w:val="none" w:sz="0" w:space="0" w:color="auto"/>
          </w:divBdr>
        </w:div>
        <w:div w:id="1228225000">
          <w:marLeft w:val="640"/>
          <w:marRight w:val="0"/>
          <w:marTop w:val="0"/>
          <w:marBottom w:val="0"/>
          <w:divBdr>
            <w:top w:val="none" w:sz="0" w:space="0" w:color="auto"/>
            <w:left w:val="none" w:sz="0" w:space="0" w:color="auto"/>
            <w:bottom w:val="none" w:sz="0" w:space="0" w:color="auto"/>
            <w:right w:val="none" w:sz="0" w:space="0" w:color="auto"/>
          </w:divBdr>
        </w:div>
        <w:div w:id="817303075">
          <w:marLeft w:val="640"/>
          <w:marRight w:val="0"/>
          <w:marTop w:val="0"/>
          <w:marBottom w:val="0"/>
          <w:divBdr>
            <w:top w:val="none" w:sz="0" w:space="0" w:color="auto"/>
            <w:left w:val="none" w:sz="0" w:space="0" w:color="auto"/>
            <w:bottom w:val="none" w:sz="0" w:space="0" w:color="auto"/>
            <w:right w:val="none" w:sz="0" w:space="0" w:color="auto"/>
          </w:divBdr>
        </w:div>
        <w:div w:id="306862083">
          <w:marLeft w:val="640"/>
          <w:marRight w:val="0"/>
          <w:marTop w:val="0"/>
          <w:marBottom w:val="0"/>
          <w:divBdr>
            <w:top w:val="none" w:sz="0" w:space="0" w:color="auto"/>
            <w:left w:val="none" w:sz="0" w:space="0" w:color="auto"/>
            <w:bottom w:val="none" w:sz="0" w:space="0" w:color="auto"/>
            <w:right w:val="none" w:sz="0" w:space="0" w:color="auto"/>
          </w:divBdr>
        </w:div>
        <w:div w:id="1796823476">
          <w:marLeft w:val="640"/>
          <w:marRight w:val="0"/>
          <w:marTop w:val="0"/>
          <w:marBottom w:val="0"/>
          <w:divBdr>
            <w:top w:val="none" w:sz="0" w:space="0" w:color="auto"/>
            <w:left w:val="none" w:sz="0" w:space="0" w:color="auto"/>
            <w:bottom w:val="none" w:sz="0" w:space="0" w:color="auto"/>
            <w:right w:val="none" w:sz="0" w:space="0" w:color="auto"/>
          </w:divBdr>
        </w:div>
        <w:div w:id="1047606619">
          <w:marLeft w:val="640"/>
          <w:marRight w:val="0"/>
          <w:marTop w:val="0"/>
          <w:marBottom w:val="0"/>
          <w:divBdr>
            <w:top w:val="none" w:sz="0" w:space="0" w:color="auto"/>
            <w:left w:val="none" w:sz="0" w:space="0" w:color="auto"/>
            <w:bottom w:val="none" w:sz="0" w:space="0" w:color="auto"/>
            <w:right w:val="none" w:sz="0" w:space="0" w:color="auto"/>
          </w:divBdr>
        </w:div>
        <w:div w:id="1876311665">
          <w:marLeft w:val="640"/>
          <w:marRight w:val="0"/>
          <w:marTop w:val="0"/>
          <w:marBottom w:val="0"/>
          <w:divBdr>
            <w:top w:val="none" w:sz="0" w:space="0" w:color="auto"/>
            <w:left w:val="none" w:sz="0" w:space="0" w:color="auto"/>
            <w:bottom w:val="none" w:sz="0" w:space="0" w:color="auto"/>
            <w:right w:val="none" w:sz="0" w:space="0" w:color="auto"/>
          </w:divBdr>
        </w:div>
        <w:div w:id="1372420987">
          <w:marLeft w:val="640"/>
          <w:marRight w:val="0"/>
          <w:marTop w:val="0"/>
          <w:marBottom w:val="0"/>
          <w:divBdr>
            <w:top w:val="none" w:sz="0" w:space="0" w:color="auto"/>
            <w:left w:val="none" w:sz="0" w:space="0" w:color="auto"/>
            <w:bottom w:val="none" w:sz="0" w:space="0" w:color="auto"/>
            <w:right w:val="none" w:sz="0" w:space="0" w:color="auto"/>
          </w:divBdr>
        </w:div>
        <w:div w:id="1874270242">
          <w:marLeft w:val="640"/>
          <w:marRight w:val="0"/>
          <w:marTop w:val="0"/>
          <w:marBottom w:val="0"/>
          <w:divBdr>
            <w:top w:val="none" w:sz="0" w:space="0" w:color="auto"/>
            <w:left w:val="none" w:sz="0" w:space="0" w:color="auto"/>
            <w:bottom w:val="none" w:sz="0" w:space="0" w:color="auto"/>
            <w:right w:val="none" w:sz="0" w:space="0" w:color="auto"/>
          </w:divBdr>
        </w:div>
        <w:div w:id="94830770">
          <w:marLeft w:val="640"/>
          <w:marRight w:val="0"/>
          <w:marTop w:val="0"/>
          <w:marBottom w:val="0"/>
          <w:divBdr>
            <w:top w:val="none" w:sz="0" w:space="0" w:color="auto"/>
            <w:left w:val="none" w:sz="0" w:space="0" w:color="auto"/>
            <w:bottom w:val="none" w:sz="0" w:space="0" w:color="auto"/>
            <w:right w:val="none" w:sz="0" w:space="0" w:color="auto"/>
          </w:divBdr>
        </w:div>
        <w:div w:id="7488352">
          <w:marLeft w:val="640"/>
          <w:marRight w:val="0"/>
          <w:marTop w:val="0"/>
          <w:marBottom w:val="0"/>
          <w:divBdr>
            <w:top w:val="none" w:sz="0" w:space="0" w:color="auto"/>
            <w:left w:val="none" w:sz="0" w:space="0" w:color="auto"/>
            <w:bottom w:val="none" w:sz="0" w:space="0" w:color="auto"/>
            <w:right w:val="none" w:sz="0" w:space="0" w:color="auto"/>
          </w:divBdr>
        </w:div>
        <w:div w:id="115566932">
          <w:marLeft w:val="640"/>
          <w:marRight w:val="0"/>
          <w:marTop w:val="0"/>
          <w:marBottom w:val="0"/>
          <w:divBdr>
            <w:top w:val="none" w:sz="0" w:space="0" w:color="auto"/>
            <w:left w:val="none" w:sz="0" w:space="0" w:color="auto"/>
            <w:bottom w:val="none" w:sz="0" w:space="0" w:color="auto"/>
            <w:right w:val="none" w:sz="0" w:space="0" w:color="auto"/>
          </w:divBdr>
        </w:div>
        <w:div w:id="626011305">
          <w:marLeft w:val="640"/>
          <w:marRight w:val="0"/>
          <w:marTop w:val="0"/>
          <w:marBottom w:val="0"/>
          <w:divBdr>
            <w:top w:val="none" w:sz="0" w:space="0" w:color="auto"/>
            <w:left w:val="none" w:sz="0" w:space="0" w:color="auto"/>
            <w:bottom w:val="none" w:sz="0" w:space="0" w:color="auto"/>
            <w:right w:val="none" w:sz="0" w:space="0" w:color="auto"/>
          </w:divBdr>
        </w:div>
        <w:div w:id="1132302">
          <w:marLeft w:val="640"/>
          <w:marRight w:val="0"/>
          <w:marTop w:val="0"/>
          <w:marBottom w:val="0"/>
          <w:divBdr>
            <w:top w:val="none" w:sz="0" w:space="0" w:color="auto"/>
            <w:left w:val="none" w:sz="0" w:space="0" w:color="auto"/>
            <w:bottom w:val="none" w:sz="0" w:space="0" w:color="auto"/>
            <w:right w:val="none" w:sz="0" w:space="0" w:color="auto"/>
          </w:divBdr>
        </w:div>
        <w:div w:id="1098257077">
          <w:marLeft w:val="640"/>
          <w:marRight w:val="0"/>
          <w:marTop w:val="0"/>
          <w:marBottom w:val="0"/>
          <w:divBdr>
            <w:top w:val="none" w:sz="0" w:space="0" w:color="auto"/>
            <w:left w:val="none" w:sz="0" w:space="0" w:color="auto"/>
            <w:bottom w:val="none" w:sz="0" w:space="0" w:color="auto"/>
            <w:right w:val="none" w:sz="0" w:space="0" w:color="auto"/>
          </w:divBdr>
        </w:div>
        <w:div w:id="270866415">
          <w:marLeft w:val="640"/>
          <w:marRight w:val="0"/>
          <w:marTop w:val="0"/>
          <w:marBottom w:val="0"/>
          <w:divBdr>
            <w:top w:val="none" w:sz="0" w:space="0" w:color="auto"/>
            <w:left w:val="none" w:sz="0" w:space="0" w:color="auto"/>
            <w:bottom w:val="none" w:sz="0" w:space="0" w:color="auto"/>
            <w:right w:val="none" w:sz="0" w:space="0" w:color="auto"/>
          </w:divBdr>
        </w:div>
        <w:div w:id="1886214608">
          <w:marLeft w:val="640"/>
          <w:marRight w:val="0"/>
          <w:marTop w:val="0"/>
          <w:marBottom w:val="0"/>
          <w:divBdr>
            <w:top w:val="none" w:sz="0" w:space="0" w:color="auto"/>
            <w:left w:val="none" w:sz="0" w:space="0" w:color="auto"/>
            <w:bottom w:val="none" w:sz="0" w:space="0" w:color="auto"/>
            <w:right w:val="none" w:sz="0" w:space="0" w:color="auto"/>
          </w:divBdr>
        </w:div>
        <w:div w:id="557783399">
          <w:marLeft w:val="640"/>
          <w:marRight w:val="0"/>
          <w:marTop w:val="0"/>
          <w:marBottom w:val="0"/>
          <w:divBdr>
            <w:top w:val="none" w:sz="0" w:space="0" w:color="auto"/>
            <w:left w:val="none" w:sz="0" w:space="0" w:color="auto"/>
            <w:bottom w:val="none" w:sz="0" w:space="0" w:color="auto"/>
            <w:right w:val="none" w:sz="0" w:space="0" w:color="auto"/>
          </w:divBdr>
        </w:div>
        <w:div w:id="1881163571">
          <w:marLeft w:val="640"/>
          <w:marRight w:val="0"/>
          <w:marTop w:val="0"/>
          <w:marBottom w:val="0"/>
          <w:divBdr>
            <w:top w:val="none" w:sz="0" w:space="0" w:color="auto"/>
            <w:left w:val="none" w:sz="0" w:space="0" w:color="auto"/>
            <w:bottom w:val="none" w:sz="0" w:space="0" w:color="auto"/>
            <w:right w:val="none" w:sz="0" w:space="0" w:color="auto"/>
          </w:divBdr>
        </w:div>
        <w:div w:id="984353071">
          <w:marLeft w:val="640"/>
          <w:marRight w:val="0"/>
          <w:marTop w:val="0"/>
          <w:marBottom w:val="0"/>
          <w:divBdr>
            <w:top w:val="none" w:sz="0" w:space="0" w:color="auto"/>
            <w:left w:val="none" w:sz="0" w:space="0" w:color="auto"/>
            <w:bottom w:val="none" w:sz="0" w:space="0" w:color="auto"/>
            <w:right w:val="none" w:sz="0" w:space="0" w:color="auto"/>
          </w:divBdr>
        </w:div>
        <w:div w:id="1703820308">
          <w:marLeft w:val="640"/>
          <w:marRight w:val="0"/>
          <w:marTop w:val="0"/>
          <w:marBottom w:val="0"/>
          <w:divBdr>
            <w:top w:val="none" w:sz="0" w:space="0" w:color="auto"/>
            <w:left w:val="none" w:sz="0" w:space="0" w:color="auto"/>
            <w:bottom w:val="none" w:sz="0" w:space="0" w:color="auto"/>
            <w:right w:val="none" w:sz="0" w:space="0" w:color="auto"/>
          </w:divBdr>
        </w:div>
        <w:div w:id="682173130">
          <w:marLeft w:val="640"/>
          <w:marRight w:val="0"/>
          <w:marTop w:val="0"/>
          <w:marBottom w:val="0"/>
          <w:divBdr>
            <w:top w:val="none" w:sz="0" w:space="0" w:color="auto"/>
            <w:left w:val="none" w:sz="0" w:space="0" w:color="auto"/>
            <w:bottom w:val="none" w:sz="0" w:space="0" w:color="auto"/>
            <w:right w:val="none" w:sz="0" w:space="0" w:color="auto"/>
          </w:divBdr>
        </w:div>
        <w:div w:id="1181971564">
          <w:marLeft w:val="640"/>
          <w:marRight w:val="0"/>
          <w:marTop w:val="0"/>
          <w:marBottom w:val="0"/>
          <w:divBdr>
            <w:top w:val="none" w:sz="0" w:space="0" w:color="auto"/>
            <w:left w:val="none" w:sz="0" w:space="0" w:color="auto"/>
            <w:bottom w:val="none" w:sz="0" w:space="0" w:color="auto"/>
            <w:right w:val="none" w:sz="0" w:space="0" w:color="auto"/>
          </w:divBdr>
        </w:div>
        <w:div w:id="760219669">
          <w:marLeft w:val="640"/>
          <w:marRight w:val="0"/>
          <w:marTop w:val="0"/>
          <w:marBottom w:val="0"/>
          <w:divBdr>
            <w:top w:val="none" w:sz="0" w:space="0" w:color="auto"/>
            <w:left w:val="none" w:sz="0" w:space="0" w:color="auto"/>
            <w:bottom w:val="none" w:sz="0" w:space="0" w:color="auto"/>
            <w:right w:val="none" w:sz="0" w:space="0" w:color="auto"/>
          </w:divBdr>
        </w:div>
        <w:div w:id="1367483558">
          <w:marLeft w:val="640"/>
          <w:marRight w:val="0"/>
          <w:marTop w:val="0"/>
          <w:marBottom w:val="0"/>
          <w:divBdr>
            <w:top w:val="none" w:sz="0" w:space="0" w:color="auto"/>
            <w:left w:val="none" w:sz="0" w:space="0" w:color="auto"/>
            <w:bottom w:val="none" w:sz="0" w:space="0" w:color="auto"/>
            <w:right w:val="none" w:sz="0" w:space="0" w:color="auto"/>
          </w:divBdr>
        </w:div>
        <w:div w:id="827746191">
          <w:marLeft w:val="640"/>
          <w:marRight w:val="0"/>
          <w:marTop w:val="0"/>
          <w:marBottom w:val="0"/>
          <w:divBdr>
            <w:top w:val="none" w:sz="0" w:space="0" w:color="auto"/>
            <w:left w:val="none" w:sz="0" w:space="0" w:color="auto"/>
            <w:bottom w:val="none" w:sz="0" w:space="0" w:color="auto"/>
            <w:right w:val="none" w:sz="0" w:space="0" w:color="auto"/>
          </w:divBdr>
        </w:div>
        <w:div w:id="423839885">
          <w:marLeft w:val="640"/>
          <w:marRight w:val="0"/>
          <w:marTop w:val="0"/>
          <w:marBottom w:val="0"/>
          <w:divBdr>
            <w:top w:val="none" w:sz="0" w:space="0" w:color="auto"/>
            <w:left w:val="none" w:sz="0" w:space="0" w:color="auto"/>
            <w:bottom w:val="none" w:sz="0" w:space="0" w:color="auto"/>
            <w:right w:val="none" w:sz="0" w:space="0" w:color="auto"/>
          </w:divBdr>
        </w:div>
        <w:div w:id="365717449">
          <w:marLeft w:val="640"/>
          <w:marRight w:val="0"/>
          <w:marTop w:val="0"/>
          <w:marBottom w:val="0"/>
          <w:divBdr>
            <w:top w:val="none" w:sz="0" w:space="0" w:color="auto"/>
            <w:left w:val="none" w:sz="0" w:space="0" w:color="auto"/>
            <w:bottom w:val="none" w:sz="0" w:space="0" w:color="auto"/>
            <w:right w:val="none" w:sz="0" w:space="0" w:color="auto"/>
          </w:divBdr>
        </w:div>
        <w:div w:id="1530416506">
          <w:marLeft w:val="640"/>
          <w:marRight w:val="0"/>
          <w:marTop w:val="0"/>
          <w:marBottom w:val="0"/>
          <w:divBdr>
            <w:top w:val="none" w:sz="0" w:space="0" w:color="auto"/>
            <w:left w:val="none" w:sz="0" w:space="0" w:color="auto"/>
            <w:bottom w:val="none" w:sz="0" w:space="0" w:color="auto"/>
            <w:right w:val="none" w:sz="0" w:space="0" w:color="auto"/>
          </w:divBdr>
        </w:div>
        <w:div w:id="637417409">
          <w:marLeft w:val="640"/>
          <w:marRight w:val="0"/>
          <w:marTop w:val="0"/>
          <w:marBottom w:val="0"/>
          <w:divBdr>
            <w:top w:val="none" w:sz="0" w:space="0" w:color="auto"/>
            <w:left w:val="none" w:sz="0" w:space="0" w:color="auto"/>
            <w:bottom w:val="none" w:sz="0" w:space="0" w:color="auto"/>
            <w:right w:val="none" w:sz="0" w:space="0" w:color="auto"/>
          </w:divBdr>
        </w:div>
        <w:div w:id="1730225025">
          <w:marLeft w:val="640"/>
          <w:marRight w:val="0"/>
          <w:marTop w:val="0"/>
          <w:marBottom w:val="0"/>
          <w:divBdr>
            <w:top w:val="none" w:sz="0" w:space="0" w:color="auto"/>
            <w:left w:val="none" w:sz="0" w:space="0" w:color="auto"/>
            <w:bottom w:val="none" w:sz="0" w:space="0" w:color="auto"/>
            <w:right w:val="none" w:sz="0" w:space="0" w:color="auto"/>
          </w:divBdr>
        </w:div>
        <w:div w:id="2042851273">
          <w:marLeft w:val="640"/>
          <w:marRight w:val="0"/>
          <w:marTop w:val="0"/>
          <w:marBottom w:val="0"/>
          <w:divBdr>
            <w:top w:val="none" w:sz="0" w:space="0" w:color="auto"/>
            <w:left w:val="none" w:sz="0" w:space="0" w:color="auto"/>
            <w:bottom w:val="none" w:sz="0" w:space="0" w:color="auto"/>
            <w:right w:val="none" w:sz="0" w:space="0" w:color="auto"/>
          </w:divBdr>
        </w:div>
        <w:div w:id="1849557879">
          <w:marLeft w:val="640"/>
          <w:marRight w:val="0"/>
          <w:marTop w:val="0"/>
          <w:marBottom w:val="0"/>
          <w:divBdr>
            <w:top w:val="none" w:sz="0" w:space="0" w:color="auto"/>
            <w:left w:val="none" w:sz="0" w:space="0" w:color="auto"/>
            <w:bottom w:val="none" w:sz="0" w:space="0" w:color="auto"/>
            <w:right w:val="none" w:sz="0" w:space="0" w:color="auto"/>
          </w:divBdr>
        </w:div>
        <w:div w:id="827743114">
          <w:marLeft w:val="640"/>
          <w:marRight w:val="0"/>
          <w:marTop w:val="0"/>
          <w:marBottom w:val="0"/>
          <w:divBdr>
            <w:top w:val="none" w:sz="0" w:space="0" w:color="auto"/>
            <w:left w:val="none" w:sz="0" w:space="0" w:color="auto"/>
            <w:bottom w:val="none" w:sz="0" w:space="0" w:color="auto"/>
            <w:right w:val="none" w:sz="0" w:space="0" w:color="auto"/>
          </w:divBdr>
        </w:div>
        <w:div w:id="1116485700">
          <w:marLeft w:val="640"/>
          <w:marRight w:val="0"/>
          <w:marTop w:val="0"/>
          <w:marBottom w:val="0"/>
          <w:divBdr>
            <w:top w:val="none" w:sz="0" w:space="0" w:color="auto"/>
            <w:left w:val="none" w:sz="0" w:space="0" w:color="auto"/>
            <w:bottom w:val="none" w:sz="0" w:space="0" w:color="auto"/>
            <w:right w:val="none" w:sz="0" w:space="0" w:color="auto"/>
          </w:divBdr>
        </w:div>
        <w:div w:id="156043487">
          <w:marLeft w:val="640"/>
          <w:marRight w:val="0"/>
          <w:marTop w:val="0"/>
          <w:marBottom w:val="0"/>
          <w:divBdr>
            <w:top w:val="none" w:sz="0" w:space="0" w:color="auto"/>
            <w:left w:val="none" w:sz="0" w:space="0" w:color="auto"/>
            <w:bottom w:val="none" w:sz="0" w:space="0" w:color="auto"/>
            <w:right w:val="none" w:sz="0" w:space="0" w:color="auto"/>
          </w:divBdr>
        </w:div>
        <w:div w:id="855074079">
          <w:marLeft w:val="640"/>
          <w:marRight w:val="0"/>
          <w:marTop w:val="0"/>
          <w:marBottom w:val="0"/>
          <w:divBdr>
            <w:top w:val="none" w:sz="0" w:space="0" w:color="auto"/>
            <w:left w:val="none" w:sz="0" w:space="0" w:color="auto"/>
            <w:bottom w:val="none" w:sz="0" w:space="0" w:color="auto"/>
            <w:right w:val="none" w:sz="0" w:space="0" w:color="auto"/>
          </w:divBdr>
        </w:div>
        <w:div w:id="403920300">
          <w:marLeft w:val="640"/>
          <w:marRight w:val="0"/>
          <w:marTop w:val="0"/>
          <w:marBottom w:val="0"/>
          <w:divBdr>
            <w:top w:val="none" w:sz="0" w:space="0" w:color="auto"/>
            <w:left w:val="none" w:sz="0" w:space="0" w:color="auto"/>
            <w:bottom w:val="none" w:sz="0" w:space="0" w:color="auto"/>
            <w:right w:val="none" w:sz="0" w:space="0" w:color="auto"/>
          </w:divBdr>
        </w:div>
        <w:div w:id="900865481">
          <w:marLeft w:val="640"/>
          <w:marRight w:val="0"/>
          <w:marTop w:val="0"/>
          <w:marBottom w:val="0"/>
          <w:divBdr>
            <w:top w:val="none" w:sz="0" w:space="0" w:color="auto"/>
            <w:left w:val="none" w:sz="0" w:space="0" w:color="auto"/>
            <w:bottom w:val="none" w:sz="0" w:space="0" w:color="auto"/>
            <w:right w:val="none" w:sz="0" w:space="0" w:color="auto"/>
          </w:divBdr>
        </w:div>
        <w:div w:id="1832745606">
          <w:marLeft w:val="640"/>
          <w:marRight w:val="0"/>
          <w:marTop w:val="0"/>
          <w:marBottom w:val="0"/>
          <w:divBdr>
            <w:top w:val="none" w:sz="0" w:space="0" w:color="auto"/>
            <w:left w:val="none" w:sz="0" w:space="0" w:color="auto"/>
            <w:bottom w:val="none" w:sz="0" w:space="0" w:color="auto"/>
            <w:right w:val="none" w:sz="0" w:space="0" w:color="auto"/>
          </w:divBdr>
        </w:div>
        <w:div w:id="1359314002">
          <w:marLeft w:val="640"/>
          <w:marRight w:val="0"/>
          <w:marTop w:val="0"/>
          <w:marBottom w:val="0"/>
          <w:divBdr>
            <w:top w:val="none" w:sz="0" w:space="0" w:color="auto"/>
            <w:left w:val="none" w:sz="0" w:space="0" w:color="auto"/>
            <w:bottom w:val="none" w:sz="0" w:space="0" w:color="auto"/>
            <w:right w:val="none" w:sz="0" w:space="0" w:color="auto"/>
          </w:divBdr>
        </w:div>
        <w:div w:id="1762067418">
          <w:marLeft w:val="640"/>
          <w:marRight w:val="0"/>
          <w:marTop w:val="0"/>
          <w:marBottom w:val="0"/>
          <w:divBdr>
            <w:top w:val="none" w:sz="0" w:space="0" w:color="auto"/>
            <w:left w:val="none" w:sz="0" w:space="0" w:color="auto"/>
            <w:bottom w:val="none" w:sz="0" w:space="0" w:color="auto"/>
            <w:right w:val="none" w:sz="0" w:space="0" w:color="auto"/>
          </w:divBdr>
        </w:div>
        <w:div w:id="794176531">
          <w:marLeft w:val="640"/>
          <w:marRight w:val="0"/>
          <w:marTop w:val="0"/>
          <w:marBottom w:val="0"/>
          <w:divBdr>
            <w:top w:val="none" w:sz="0" w:space="0" w:color="auto"/>
            <w:left w:val="none" w:sz="0" w:space="0" w:color="auto"/>
            <w:bottom w:val="none" w:sz="0" w:space="0" w:color="auto"/>
            <w:right w:val="none" w:sz="0" w:space="0" w:color="auto"/>
          </w:divBdr>
        </w:div>
        <w:div w:id="397829973">
          <w:marLeft w:val="640"/>
          <w:marRight w:val="0"/>
          <w:marTop w:val="0"/>
          <w:marBottom w:val="0"/>
          <w:divBdr>
            <w:top w:val="none" w:sz="0" w:space="0" w:color="auto"/>
            <w:left w:val="none" w:sz="0" w:space="0" w:color="auto"/>
            <w:bottom w:val="none" w:sz="0" w:space="0" w:color="auto"/>
            <w:right w:val="none" w:sz="0" w:space="0" w:color="auto"/>
          </w:divBdr>
        </w:div>
        <w:div w:id="1034385329">
          <w:marLeft w:val="640"/>
          <w:marRight w:val="0"/>
          <w:marTop w:val="0"/>
          <w:marBottom w:val="0"/>
          <w:divBdr>
            <w:top w:val="none" w:sz="0" w:space="0" w:color="auto"/>
            <w:left w:val="none" w:sz="0" w:space="0" w:color="auto"/>
            <w:bottom w:val="none" w:sz="0" w:space="0" w:color="auto"/>
            <w:right w:val="none" w:sz="0" w:space="0" w:color="auto"/>
          </w:divBdr>
        </w:div>
        <w:div w:id="783695733">
          <w:marLeft w:val="640"/>
          <w:marRight w:val="0"/>
          <w:marTop w:val="0"/>
          <w:marBottom w:val="0"/>
          <w:divBdr>
            <w:top w:val="none" w:sz="0" w:space="0" w:color="auto"/>
            <w:left w:val="none" w:sz="0" w:space="0" w:color="auto"/>
            <w:bottom w:val="none" w:sz="0" w:space="0" w:color="auto"/>
            <w:right w:val="none" w:sz="0" w:space="0" w:color="auto"/>
          </w:divBdr>
        </w:div>
        <w:div w:id="869032058">
          <w:marLeft w:val="640"/>
          <w:marRight w:val="0"/>
          <w:marTop w:val="0"/>
          <w:marBottom w:val="0"/>
          <w:divBdr>
            <w:top w:val="none" w:sz="0" w:space="0" w:color="auto"/>
            <w:left w:val="none" w:sz="0" w:space="0" w:color="auto"/>
            <w:bottom w:val="none" w:sz="0" w:space="0" w:color="auto"/>
            <w:right w:val="none" w:sz="0" w:space="0" w:color="auto"/>
          </w:divBdr>
        </w:div>
        <w:div w:id="1421103472">
          <w:marLeft w:val="640"/>
          <w:marRight w:val="0"/>
          <w:marTop w:val="0"/>
          <w:marBottom w:val="0"/>
          <w:divBdr>
            <w:top w:val="none" w:sz="0" w:space="0" w:color="auto"/>
            <w:left w:val="none" w:sz="0" w:space="0" w:color="auto"/>
            <w:bottom w:val="none" w:sz="0" w:space="0" w:color="auto"/>
            <w:right w:val="none" w:sz="0" w:space="0" w:color="auto"/>
          </w:divBdr>
        </w:div>
        <w:div w:id="1503080151">
          <w:marLeft w:val="640"/>
          <w:marRight w:val="0"/>
          <w:marTop w:val="0"/>
          <w:marBottom w:val="0"/>
          <w:divBdr>
            <w:top w:val="none" w:sz="0" w:space="0" w:color="auto"/>
            <w:left w:val="none" w:sz="0" w:space="0" w:color="auto"/>
            <w:bottom w:val="none" w:sz="0" w:space="0" w:color="auto"/>
            <w:right w:val="none" w:sz="0" w:space="0" w:color="auto"/>
          </w:divBdr>
        </w:div>
      </w:divsChild>
    </w:div>
    <w:div w:id="475337837">
      <w:bodyDiv w:val="1"/>
      <w:marLeft w:val="0"/>
      <w:marRight w:val="0"/>
      <w:marTop w:val="0"/>
      <w:marBottom w:val="0"/>
      <w:divBdr>
        <w:top w:val="none" w:sz="0" w:space="0" w:color="auto"/>
        <w:left w:val="none" w:sz="0" w:space="0" w:color="auto"/>
        <w:bottom w:val="none" w:sz="0" w:space="0" w:color="auto"/>
        <w:right w:val="none" w:sz="0" w:space="0" w:color="auto"/>
      </w:divBdr>
      <w:divsChild>
        <w:div w:id="1670331805">
          <w:marLeft w:val="640"/>
          <w:marRight w:val="0"/>
          <w:marTop w:val="0"/>
          <w:marBottom w:val="0"/>
          <w:divBdr>
            <w:top w:val="none" w:sz="0" w:space="0" w:color="auto"/>
            <w:left w:val="none" w:sz="0" w:space="0" w:color="auto"/>
            <w:bottom w:val="none" w:sz="0" w:space="0" w:color="auto"/>
            <w:right w:val="none" w:sz="0" w:space="0" w:color="auto"/>
          </w:divBdr>
        </w:div>
        <w:div w:id="1211262670">
          <w:marLeft w:val="640"/>
          <w:marRight w:val="0"/>
          <w:marTop w:val="0"/>
          <w:marBottom w:val="0"/>
          <w:divBdr>
            <w:top w:val="none" w:sz="0" w:space="0" w:color="auto"/>
            <w:left w:val="none" w:sz="0" w:space="0" w:color="auto"/>
            <w:bottom w:val="none" w:sz="0" w:space="0" w:color="auto"/>
            <w:right w:val="none" w:sz="0" w:space="0" w:color="auto"/>
          </w:divBdr>
        </w:div>
        <w:div w:id="1401513603">
          <w:marLeft w:val="640"/>
          <w:marRight w:val="0"/>
          <w:marTop w:val="0"/>
          <w:marBottom w:val="0"/>
          <w:divBdr>
            <w:top w:val="none" w:sz="0" w:space="0" w:color="auto"/>
            <w:left w:val="none" w:sz="0" w:space="0" w:color="auto"/>
            <w:bottom w:val="none" w:sz="0" w:space="0" w:color="auto"/>
            <w:right w:val="none" w:sz="0" w:space="0" w:color="auto"/>
          </w:divBdr>
        </w:div>
        <w:div w:id="1228564436">
          <w:marLeft w:val="640"/>
          <w:marRight w:val="0"/>
          <w:marTop w:val="0"/>
          <w:marBottom w:val="0"/>
          <w:divBdr>
            <w:top w:val="none" w:sz="0" w:space="0" w:color="auto"/>
            <w:left w:val="none" w:sz="0" w:space="0" w:color="auto"/>
            <w:bottom w:val="none" w:sz="0" w:space="0" w:color="auto"/>
            <w:right w:val="none" w:sz="0" w:space="0" w:color="auto"/>
          </w:divBdr>
        </w:div>
        <w:div w:id="1801069051">
          <w:marLeft w:val="640"/>
          <w:marRight w:val="0"/>
          <w:marTop w:val="0"/>
          <w:marBottom w:val="0"/>
          <w:divBdr>
            <w:top w:val="none" w:sz="0" w:space="0" w:color="auto"/>
            <w:left w:val="none" w:sz="0" w:space="0" w:color="auto"/>
            <w:bottom w:val="none" w:sz="0" w:space="0" w:color="auto"/>
            <w:right w:val="none" w:sz="0" w:space="0" w:color="auto"/>
          </w:divBdr>
        </w:div>
        <w:div w:id="171065420">
          <w:marLeft w:val="640"/>
          <w:marRight w:val="0"/>
          <w:marTop w:val="0"/>
          <w:marBottom w:val="0"/>
          <w:divBdr>
            <w:top w:val="none" w:sz="0" w:space="0" w:color="auto"/>
            <w:left w:val="none" w:sz="0" w:space="0" w:color="auto"/>
            <w:bottom w:val="none" w:sz="0" w:space="0" w:color="auto"/>
            <w:right w:val="none" w:sz="0" w:space="0" w:color="auto"/>
          </w:divBdr>
        </w:div>
        <w:div w:id="1207835176">
          <w:marLeft w:val="640"/>
          <w:marRight w:val="0"/>
          <w:marTop w:val="0"/>
          <w:marBottom w:val="0"/>
          <w:divBdr>
            <w:top w:val="none" w:sz="0" w:space="0" w:color="auto"/>
            <w:left w:val="none" w:sz="0" w:space="0" w:color="auto"/>
            <w:bottom w:val="none" w:sz="0" w:space="0" w:color="auto"/>
            <w:right w:val="none" w:sz="0" w:space="0" w:color="auto"/>
          </w:divBdr>
        </w:div>
        <w:div w:id="1685133154">
          <w:marLeft w:val="640"/>
          <w:marRight w:val="0"/>
          <w:marTop w:val="0"/>
          <w:marBottom w:val="0"/>
          <w:divBdr>
            <w:top w:val="none" w:sz="0" w:space="0" w:color="auto"/>
            <w:left w:val="none" w:sz="0" w:space="0" w:color="auto"/>
            <w:bottom w:val="none" w:sz="0" w:space="0" w:color="auto"/>
            <w:right w:val="none" w:sz="0" w:space="0" w:color="auto"/>
          </w:divBdr>
        </w:div>
        <w:div w:id="1234008674">
          <w:marLeft w:val="640"/>
          <w:marRight w:val="0"/>
          <w:marTop w:val="0"/>
          <w:marBottom w:val="0"/>
          <w:divBdr>
            <w:top w:val="none" w:sz="0" w:space="0" w:color="auto"/>
            <w:left w:val="none" w:sz="0" w:space="0" w:color="auto"/>
            <w:bottom w:val="none" w:sz="0" w:space="0" w:color="auto"/>
            <w:right w:val="none" w:sz="0" w:space="0" w:color="auto"/>
          </w:divBdr>
        </w:div>
        <w:div w:id="1131022688">
          <w:marLeft w:val="640"/>
          <w:marRight w:val="0"/>
          <w:marTop w:val="0"/>
          <w:marBottom w:val="0"/>
          <w:divBdr>
            <w:top w:val="none" w:sz="0" w:space="0" w:color="auto"/>
            <w:left w:val="none" w:sz="0" w:space="0" w:color="auto"/>
            <w:bottom w:val="none" w:sz="0" w:space="0" w:color="auto"/>
            <w:right w:val="none" w:sz="0" w:space="0" w:color="auto"/>
          </w:divBdr>
        </w:div>
        <w:div w:id="2063942478">
          <w:marLeft w:val="640"/>
          <w:marRight w:val="0"/>
          <w:marTop w:val="0"/>
          <w:marBottom w:val="0"/>
          <w:divBdr>
            <w:top w:val="none" w:sz="0" w:space="0" w:color="auto"/>
            <w:left w:val="none" w:sz="0" w:space="0" w:color="auto"/>
            <w:bottom w:val="none" w:sz="0" w:space="0" w:color="auto"/>
            <w:right w:val="none" w:sz="0" w:space="0" w:color="auto"/>
          </w:divBdr>
        </w:div>
        <w:div w:id="677269158">
          <w:marLeft w:val="640"/>
          <w:marRight w:val="0"/>
          <w:marTop w:val="0"/>
          <w:marBottom w:val="0"/>
          <w:divBdr>
            <w:top w:val="none" w:sz="0" w:space="0" w:color="auto"/>
            <w:left w:val="none" w:sz="0" w:space="0" w:color="auto"/>
            <w:bottom w:val="none" w:sz="0" w:space="0" w:color="auto"/>
            <w:right w:val="none" w:sz="0" w:space="0" w:color="auto"/>
          </w:divBdr>
        </w:div>
        <w:div w:id="712773928">
          <w:marLeft w:val="640"/>
          <w:marRight w:val="0"/>
          <w:marTop w:val="0"/>
          <w:marBottom w:val="0"/>
          <w:divBdr>
            <w:top w:val="none" w:sz="0" w:space="0" w:color="auto"/>
            <w:left w:val="none" w:sz="0" w:space="0" w:color="auto"/>
            <w:bottom w:val="none" w:sz="0" w:space="0" w:color="auto"/>
            <w:right w:val="none" w:sz="0" w:space="0" w:color="auto"/>
          </w:divBdr>
        </w:div>
        <w:div w:id="1937640213">
          <w:marLeft w:val="640"/>
          <w:marRight w:val="0"/>
          <w:marTop w:val="0"/>
          <w:marBottom w:val="0"/>
          <w:divBdr>
            <w:top w:val="none" w:sz="0" w:space="0" w:color="auto"/>
            <w:left w:val="none" w:sz="0" w:space="0" w:color="auto"/>
            <w:bottom w:val="none" w:sz="0" w:space="0" w:color="auto"/>
            <w:right w:val="none" w:sz="0" w:space="0" w:color="auto"/>
          </w:divBdr>
        </w:div>
        <w:div w:id="1829200812">
          <w:marLeft w:val="640"/>
          <w:marRight w:val="0"/>
          <w:marTop w:val="0"/>
          <w:marBottom w:val="0"/>
          <w:divBdr>
            <w:top w:val="none" w:sz="0" w:space="0" w:color="auto"/>
            <w:left w:val="none" w:sz="0" w:space="0" w:color="auto"/>
            <w:bottom w:val="none" w:sz="0" w:space="0" w:color="auto"/>
            <w:right w:val="none" w:sz="0" w:space="0" w:color="auto"/>
          </w:divBdr>
        </w:div>
        <w:div w:id="325398184">
          <w:marLeft w:val="640"/>
          <w:marRight w:val="0"/>
          <w:marTop w:val="0"/>
          <w:marBottom w:val="0"/>
          <w:divBdr>
            <w:top w:val="none" w:sz="0" w:space="0" w:color="auto"/>
            <w:left w:val="none" w:sz="0" w:space="0" w:color="auto"/>
            <w:bottom w:val="none" w:sz="0" w:space="0" w:color="auto"/>
            <w:right w:val="none" w:sz="0" w:space="0" w:color="auto"/>
          </w:divBdr>
        </w:div>
        <w:div w:id="1256130488">
          <w:marLeft w:val="640"/>
          <w:marRight w:val="0"/>
          <w:marTop w:val="0"/>
          <w:marBottom w:val="0"/>
          <w:divBdr>
            <w:top w:val="none" w:sz="0" w:space="0" w:color="auto"/>
            <w:left w:val="none" w:sz="0" w:space="0" w:color="auto"/>
            <w:bottom w:val="none" w:sz="0" w:space="0" w:color="auto"/>
            <w:right w:val="none" w:sz="0" w:space="0" w:color="auto"/>
          </w:divBdr>
        </w:div>
        <w:div w:id="400056639">
          <w:marLeft w:val="640"/>
          <w:marRight w:val="0"/>
          <w:marTop w:val="0"/>
          <w:marBottom w:val="0"/>
          <w:divBdr>
            <w:top w:val="none" w:sz="0" w:space="0" w:color="auto"/>
            <w:left w:val="none" w:sz="0" w:space="0" w:color="auto"/>
            <w:bottom w:val="none" w:sz="0" w:space="0" w:color="auto"/>
            <w:right w:val="none" w:sz="0" w:space="0" w:color="auto"/>
          </w:divBdr>
        </w:div>
        <w:div w:id="658464947">
          <w:marLeft w:val="640"/>
          <w:marRight w:val="0"/>
          <w:marTop w:val="0"/>
          <w:marBottom w:val="0"/>
          <w:divBdr>
            <w:top w:val="none" w:sz="0" w:space="0" w:color="auto"/>
            <w:left w:val="none" w:sz="0" w:space="0" w:color="auto"/>
            <w:bottom w:val="none" w:sz="0" w:space="0" w:color="auto"/>
            <w:right w:val="none" w:sz="0" w:space="0" w:color="auto"/>
          </w:divBdr>
        </w:div>
        <w:div w:id="866024112">
          <w:marLeft w:val="640"/>
          <w:marRight w:val="0"/>
          <w:marTop w:val="0"/>
          <w:marBottom w:val="0"/>
          <w:divBdr>
            <w:top w:val="none" w:sz="0" w:space="0" w:color="auto"/>
            <w:left w:val="none" w:sz="0" w:space="0" w:color="auto"/>
            <w:bottom w:val="none" w:sz="0" w:space="0" w:color="auto"/>
            <w:right w:val="none" w:sz="0" w:space="0" w:color="auto"/>
          </w:divBdr>
        </w:div>
        <w:div w:id="426116355">
          <w:marLeft w:val="640"/>
          <w:marRight w:val="0"/>
          <w:marTop w:val="0"/>
          <w:marBottom w:val="0"/>
          <w:divBdr>
            <w:top w:val="none" w:sz="0" w:space="0" w:color="auto"/>
            <w:left w:val="none" w:sz="0" w:space="0" w:color="auto"/>
            <w:bottom w:val="none" w:sz="0" w:space="0" w:color="auto"/>
            <w:right w:val="none" w:sz="0" w:space="0" w:color="auto"/>
          </w:divBdr>
        </w:div>
        <w:div w:id="1317606941">
          <w:marLeft w:val="640"/>
          <w:marRight w:val="0"/>
          <w:marTop w:val="0"/>
          <w:marBottom w:val="0"/>
          <w:divBdr>
            <w:top w:val="none" w:sz="0" w:space="0" w:color="auto"/>
            <w:left w:val="none" w:sz="0" w:space="0" w:color="auto"/>
            <w:bottom w:val="none" w:sz="0" w:space="0" w:color="auto"/>
            <w:right w:val="none" w:sz="0" w:space="0" w:color="auto"/>
          </w:divBdr>
        </w:div>
        <w:div w:id="1588231402">
          <w:marLeft w:val="640"/>
          <w:marRight w:val="0"/>
          <w:marTop w:val="0"/>
          <w:marBottom w:val="0"/>
          <w:divBdr>
            <w:top w:val="none" w:sz="0" w:space="0" w:color="auto"/>
            <w:left w:val="none" w:sz="0" w:space="0" w:color="auto"/>
            <w:bottom w:val="none" w:sz="0" w:space="0" w:color="auto"/>
            <w:right w:val="none" w:sz="0" w:space="0" w:color="auto"/>
          </w:divBdr>
        </w:div>
        <w:div w:id="1632902959">
          <w:marLeft w:val="640"/>
          <w:marRight w:val="0"/>
          <w:marTop w:val="0"/>
          <w:marBottom w:val="0"/>
          <w:divBdr>
            <w:top w:val="none" w:sz="0" w:space="0" w:color="auto"/>
            <w:left w:val="none" w:sz="0" w:space="0" w:color="auto"/>
            <w:bottom w:val="none" w:sz="0" w:space="0" w:color="auto"/>
            <w:right w:val="none" w:sz="0" w:space="0" w:color="auto"/>
          </w:divBdr>
        </w:div>
        <w:div w:id="1306861385">
          <w:marLeft w:val="640"/>
          <w:marRight w:val="0"/>
          <w:marTop w:val="0"/>
          <w:marBottom w:val="0"/>
          <w:divBdr>
            <w:top w:val="none" w:sz="0" w:space="0" w:color="auto"/>
            <w:left w:val="none" w:sz="0" w:space="0" w:color="auto"/>
            <w:bottom w:val="none" w:sz="0" w:space="0" w:color="auto"/>
            <w:right w:val="none" w:sz="0" w:space="0" w:color="auto"/>
          </w:divBdr>
        </w:div>
        <w:div w:id="801768876">
          <w:marLeft w:val="640"/>
          <w:marRight w:val="0"/>
          <w:marTop w:val="0"/>
          <w:marBottom w:val="0"/>
          <w:divBdr>
            <w:top w:val="none" w:sz="0" w:space="0" w:color="auto"/>
            <w:left w:val="none" w:sz="0" w:space="0" w:color="auto"/>
            <w:bottom w:val="none" w:sz="0" w:space="0" w:color="auto"/>
            <w:right w:val="none" w:sz="0" w:space="0" w:color="auto"/>
          </w:divBdr>
        </w:div>
        <w:div w:id="743114482">
          <w:marLeft w:val="640"/>
          <w:marRight w:val="0"/>
          <w:marTop w:val="0"/>
          <w:marBottom w:val="0"/>
          <w:divBdr>
            <w:top w:val="none" w:sz="0" w:space="0" w:color="auto"/>
            <w:left w:val="none" w:sz="0" w:space="0" w:color="auto"/>
            <w:bottom w:val="none" w:sz="0" w:space="0" w:color="auto"/>
            <w:right w:val="none" w:sz="0" w:space="0" w:color="auto"/>
          </w:divBdr>
        </w:div>
        <w:div w:id="66534267">
          <w:marLeft w:val="640"/>
          <w:marRight w:val="0"/>
          <w:marTop w:val="0"/>
          <w:marBottom w:val="0"/>
          <w:divBdr>
            <w:top w:val="none" w:sz="0" w:space="0" w:color="auto"/>
            <w:left w:val="none" w:sz="0" w:space="0" w:color="auto"/>
            <w:bottom w:val="none" w:sz="0" w:space="0" w:color="auto"/>
            <w:right w:val="none" w:sz="0" w:space="0" w:color="auto"/>
          </w:divBdr>
        </w:div>
        <w:div w:id="1952859111">
          <w:marLeft w:val="640"/>
          <w:marRight w:val="0"/>
          <w:marTop w:val="0"/>
          <w:marBottom w:val="0"/>
          <w:divBdr>
            <w:top w:val="none" w:sz="0" w:space="0" w:color="auto"/>
            <w:left w:val="none" w:sz="0" w:space="0" w:color="auto"/>
            <w:bottom w:val="none" w:sz="0" w:space="0" w:color="auto"/>
            <w:right w:val="none" w:sz="0" w:space="0" w:color="auto"/>
          </w:divBdr>
        </w:div>
        <w:div w:id="1546913023">
          <w:marLeft w:val="640"/>
          <w:marRight w:val="0"/>
          <w:marTop w:val="0"/>
          <w:marBottom w:val="0"/>
          <w:divBdr>
            <w:top w:val="none" w:sz="0" w:space="0" w:color="auto"/>
            <w:left w:val="none" w:sz="0" w:space="0" w:color="auto"/>
            <w:bottom w:val="none" w:sz="0" w:space="0" w:color="auto"/>
            <w:right w:val="none" w:sz="0" w:space="0" w:color="auto"/>
          </w:divBdr>
        </w:div>
        <w:div w:id="776562875">
          <w:marLeft w:val="640"/>
          <w:marRight w:val="0"/>
          <w:marTop w:val="0"/>
          <w:marBottom w:val="0"/>
          <w:divBdr>
            <w:top w:val="none" w:sz="0" w:space="0" w:color="auto"/>
            <w:left w:val="none" w:sz="0" w:space="0" w:color="auto"/>
            <w:bottom w:val="none" w:sz="0" w:space="0" w:color="auto"/>
            <w:right w:val="none" w:sz="0" w:space="0" w:color="auto"/>
          </w:divBdr>
        </w:div>
        <w:div w:id="1501651015">
          <w:marLeft w:val="640"/>
          <w:marRight w:val="0"/>
          <w:marTop w:val="0"/>
          <w:marBottom w:val="0"/>
          <w:divBdr>
            <w:top w:val="none" w:sz="0" w:space="0" w:color="auto"/>
            <w:left w:val="none" w:sz="0" w:space="0" w:color="auto"/>
            <w:bottom w:val="none" w:sz="0" w:space="0" w:color="auto"/>
            <w:right w:val="none" w:sz="0" w:space="0" w:color="auto"/>
          </w:divBdr>
        </w:div>
        <w:div w:id="1790929645">
          <w:marLeft w:val="640"/>
          <w:marRight w:val="0"/>
          <w:marTop w:val="0"/>
          <w:marBottom w:val="0"/>
          <w:divBdr>
            <w:top w:val="none" w:sz="0" w:space="0" w:color="auto"/>
            <w:left w:val="none" w:sz="0" w:space="0" w:color="auto"/>
            <w:bottom w:val="none" w:sz="0" w:space="0" w:color="auto"/>
            <w:right w:val="none" w:sz="0" w:space="0" w:color="auto"/>
          </w:divBdr>
        </w:div>
        <w:div w:id="115834232">
          <w:marLeft w:val="640"/>
          <w:marRight w:val="0"/>
          <w:marTop w:val="0"/>
          <w:marBottom w:val="0"/>
          <w:divBdr>
            <w:top w:val="none" w:sz="0" w:space="0" w:color="auto"/>
            <w:left w:val="none" w:sz="0" w:space="0" w:color="auto"/>
            <w:bottom w:val="none" w:sz="0" w:space="0" w:color="auto"/>
            <w:right w:val="none" w:sz="0" w:space="0" w:color="auto"/>
          </w:divBdr>
        </w:div>
        <w:div w:id="501505323">
          <w:marLeft w:val="640"/>
          <w:marRight w:val="0"/>
          <w:marTop w:val="0"/>
          <w:marBottom w:val="0"/>
          <w:divBdr>
            <w:top w:val="none" w:sz="0" w:space="0" w:color="auto"/>
            <w:left w:val="none" w:sz="0" w:space="0" w:color="auto"/>
            <w:bottom w:val="none" w:sz="0" w:space="0" w:color="auto"/>
            <w:right w:val="none" w:sz="0" w:space="0" w:color="auto"/>
          </w:divBdr>
        </w:div>
        <w:div w:id="1631125977">
          <w:marLeft w:val="640"/>
          <w:marRight w:val="0"/>
          <w:marTop w:val="0"/>
          <w:marBottom w:val="0"/>
          <w:divBdr>
            <w:top w:val="none" w:sz="0" w:space="0" w:color="auto"/>
            <w:left w:val="none" w:sz="0" w:space="0" w:color="auto"/>
            <w:bottom w:val="none" w:sz="0" w:space="0" w:color="auto"/>
            <w:right w:val="none" w:sz="0" w:space="0" w:color="auto"/>
          </w:divBdr>
        </w:div>
        <w:div w:id="73626826">
          <w:marLeft w:val="640"/>
          <w:marRight w:val="0"/>
          <w:marTop w:val="0"/>
          <w:marBottom w:val="0"/>
          <w:divBdr>
            <w:top w:val="none" w:sz="0" w:space="0" w:color="auto"/>
            <w:left w:val="none" w:sz="0" w:space="0" w:color="auto"/>
            <w:bottom w:val="none" w:sz="0" w:space="0" w:color="auto"/>
            <w:right w:val="none" w:sz="0" w:space="0" w:color="auto"/>
          </w:divBdr>
        </w:div>
        <w:div w:id="1732651554">
          <w:marLeft w:val="640"/>
          <w:marRight w:val="0"/>
          <w:marTop w:val="0"/>
          <w:marBottom w:val="0"/>
          <w:divBdr>
            <w:top w:val="none" w:sz="0" w:space="0" w:color="auto"/>
            <w:left w:val="none" w:sz="0" w:space="0" w:color="auto"/>
            <w:bottom w:val="none" w:sz="0" w:space="0" w:color="auto"/>
            <w:right w:val="none" w:sz="0" w:space="0" w:color="auto"/>
          </w:divBdr>
        </w:div>
        <w:div w:id="5637737">
          <w:marLeft w:val="640"/>
          <w:marRight w:val="0"/>
          <w:marTop w:val="0"/>
          <w:marBottom w:val="0"/>
          <w:divBdr>
            <w:top w:val="none" w:sz="0" w:space="0" w:color="auto"/>
            <w:left w:val="none" w:sz="0" w:space="0" w:color="auto"/>
            <w:bottom w:val="none" w:sz="0" w:space="0" w:color="auto"/>
            <w:right w:val="none" w:sz="0" w:space="0" w:color="auto"/>
          </w:divBdr>
        </w:div>
        <w:div w:id="1694113756">
          <w:marLeft w:val="640"/>
          <w:marRight w:val="0"/>
          <w:marTop w:val="0"/>
          <w:marBottom w:val="0"/>
          <w:divBdr>
            <w:top w:val="none" w:sz="0" w:space="0" w:color="auto"/>
            <w:left w:val="none" w:sz="0" w:space="0" w:color="auto"/>
            <w:bottom w:val="none" w:sz="0" w:space="0" w:color="auto"/>
            <w:right w:val="none" w:sz="0" w:space="0" w:color="auto"/>
          </w:divBdr>
        </w:div>
        <w:div w:id="812285348">
          <w:marLeft w:val="640"/>
          <w:marRight w:val="0"/>
          <w:marTop w:val="0"/>
          <w:marBottom w:val="0"/>
          <w:divBdr>
            <w:top w:val="none" w:sz="0" w:space="0" w:color="auto"/>
            <w:left w:val="none" w:sz="0" w:space="0" w:color="auto"/>
            <w:bottom w:val="none" w:sz="0" w:space="0" w:color="auto"/>
            <w:right w:val="none" w:sz="0" w:space="0" w:color="auto"/>
          </w:divBdr>
        </w:div>
        <w:div w:id="136650819">
          <w:marLeft w:val="640"/>
          <w:marRight w:val="0"/>
          <w:marTop w:val="0"/>
          <w:marBottom w:val="0"/>
          <w:divBdr>
            <w:top w:val="none" w:sz="0" w:space="0" w:color="auto"/>
            <w:left w:val="none" w:sz="0" w:space="0" w:color="auto"/>
            <w:bottom w:val="none" w:sz="0" w:space="0" w:color="auto"/>
            <w:right w:val="none" w:sz="0" w:space="0" w:color="auto"/>
          </w:divBdr>
        </w:div>
        <w:div w:id="586042000">
          <w:marLeft w:val="640"/>
          <w:marRight w:val="0"/>
          <w:marTop w:val="0"/>
          <w:marBottom w:val="0"/>
          <w:divBdr>
            <w:top w:val="none" w:sz="0" w:space="0" w:color="auto"/>
            <w:left w:val="none" w:sz="0" w:space="0" w:color="auto"/>
            <w:bottom w:val="none" w:sz="0" w:space="0" w:color="auto"/>
            <w:right w:val="none" w:sz="0" w:space="0" w:color="auto"/>
          </w:divBdr>
        </w:div>
        <w:div w:id="70591549">
          <w:marLeft w:val="640"/>
          <w:marRight w:val="0"/>
          <w:marTop w:val="0"/>
          <w:marBottom w:val="0"/>
          <w:divBdr>
            <w:top w:val="none" w:sz="0" w:space="0" w:color="auto"/>
            <w:left w:val="none" w:sz="0" w:space="0" w:color="auto"/>
            <w:bottom w:val="none" w:sz="0" w:space="0" w:color="auto"/>
            <w:right w:val="none" w:sz="0" w:space="0" w:color="auto"/>
          </w:divBdr>
        </w:div>
        <w:div w:id="2076119809">
          <w:marLeft w:val="640"/>
          <w:marRight w:val="0"/>
          <w:marTop w:val="0"/>
          <w:marBottom w:val="0"/>
          <w:divBdr>
            <w:top w:val="none" w:sz="0" w:space="0" w:color="auto"/>
            <w:left w:val="none" w:sz="0" w:space="0" w:color="auto"/>
            <w:bottom w:val="none" w:sz="0" w:space="0" w:color="auto"/>
            <w:right w:val="none" w:sz="0" w:space="0" w:color="auto"/>
          </w:divBdr>
        </w:div>
        <w:div w:id="1292633761">
          <w:marLeft w:val="640"/>
          <w:marRight w:val="0"/>
          <w:marTop w:val="0"/>
          <w:marBottom w:val="0"/>
          <w:divBdr>
            <w:top w:val="none" w:sz="0" w:space="0" w:color="auto"/>
            <w:left w:val="none" w:sz="0" w:space="0" w:color="auto"/>
            <w:bottom w:val="none" w:sz="0" w:space="0" w:color="auto"/>
            <w:right w:val="none" w:sz="0" w:space="0" w:color="auto"/>
          </w:divBdr>
        </w:div>
        <w:div w:id="108088971">
          <w:marLeft w:val="640"/>
          <w:marRight w:val="0"/>
          <w:marTop w:val="0"/>
          <w:marBottom w:val="0"/>
          <w:divBdr>
            <w:top w:val="none" w:sz="0" w:space="0" w:color="auto"/>
            <w:left w:val="none" w:sz="0" w:space="0" w:color="auto"/>
            <w:bottom w:val="none" w:sz="0" w:space="0" w:color="auto"/>
            <w:right w:val="none" w:sz="0" w:space="0" w:color="auto"/>
          </w:divBdr>
        </w:div>
        <w:div w:id="1266964985">
          <w:marLeft w:val="640"/>
          <w:marRight w:val="0"/>
          <w:marTop w:val="0"/>
          <w:marBottom w:val="0"/>
          <w:divBdr>
            <w:top w:val="none" w:sz="0" w:space="0" w:color="auto"/>
            <w:left w:val="none" w:sz="0" w:space="0" w:color="auto"/>
            <w:bottom w:val="none" w:sz="0" w:space="0" w:color="auto"/>
            <w:right w:val="none" w:sz="0" w:space="0" w:color="auto"/>
          </w:divBdr>
        </w:div>
        <w:div w:id="2038853335">
          <w:marLeft w:val="640"/>
          <w:marRight w:val="0"/>
          <w:marTop w:val="0"/>
          <w:marBottom w:val="0"/>
          <w:divBdr>
            <w:top w:val="none" w:sz="0" w:space="0" w:color="auto"/>
            <w:left w:val="none" w:sz="0" w:space="0" w:color="auto"/>
            <w:bottom w:val="none" w:sz="0" w:space="0" w:color="auto"/>
            <w:right w:val="none" w:sz="0" w:space="0" w:color="auto"/>
          </w:divBdr>
        </w:div>
        <w:div w:id="1316757564">
          <w:marLeft w:val="640"/>
          <w:marRight w:val="0"/>
          <w:marTop w:val="0"/>
          <w:marBottom w:val="0"/>
          <w:divBdr>
            <w:top w:val="none" w:sz="0" w:space="0" w:color="auto"/>
            <w:left w:val="none" w:sz="0" w:space="0" w:color="auto"/>
            <w:bottom w:val="none" w:sz="0" w:space="0" w:color="auto"/>
            <w:right w:val="none" w:sz="0" w:space="0" w:color="auto"/>
          </w:divBdr>
        </w:div>
        <w:div w:id="689797979">
          <w:marLeft w:val="640"/>
          <w:marRight w:val="0"/>
          <w:marTop w:val="0"/>
          <w:marBottom w:val="0"/>
          <w:divBdr>
            <w:top w:val="none" w:sz="0" w:space="0" w:color="auto"/>
            <w:left w:val="none" w:sz="0" w:space="0" w:color="auto"/>
            <w:bottom w:val="none" w:sz="0" w:space="0" w:color="auto"/>
            <w:right w:val="none" w:sz="0" w:space="0" w:color="auto"/>
          </w:divBdr>
        </w:div>
        <w:div w:id="817234582">
          <w:marLeft w:val="640"/>
          <w:marRight w:val="0"/>
          <w:marTop w:val="0"/>
          <w:marBottom w:val="0"/>
          <w:divBdr>
            <w:top w:val="none" w:sz="0" w:space="0" w:color="auto"/>
            <w:left w:val="none" w:sz="0" w:space="0" w:color="auto"/>
            <w:bottom w:val="none" w:sz="0" w:space="0" w:color="auto"/>
            <w:right w:val="none" w:sz="0" w:space="0" w:color="auto"/>
          </w:divBdr>
        </w:div>
        <w:div w:id="499660609">
          <w:marLeft w:val="640"/>
          <w:marRight w:val="0"/>
          <w:marTop w:val="0"/>
          <w:marBottom w:val="0"/>
          <w:divBdr>
            <w:top w:val="none" w:sz="0" w:space="0" w:color="auto"/>
            <w:left w:val="none" w:sz="0" w:space="0" w:color="auto"/>
            <w:bottom w:val="none" w:sz="0" w:space="0" w:color="auto"/>
            <w:right w:val="none" w:sz="0" w:space="0" w:color="auto"/>
          </w:divBdr>
        </w:div>
        <w:div w:id="293416182">
          <w:marLeft w:val="640"/>
          <w:marRight w:val="0"/>
          <w:marTop w:val="0"/>
          <w:marBottom w:val="0"/>
          <w:divBdr>
            <w:top w:val="none" w:sz="0" w:space="0" w:color="auto"/>
            <w:left w:val="none" w:sz="0" w:space="0" w:color="auto"/>
            <w:bottom w:val="none" w:sz="0" w:space="0" w:color="auto"/>
            <w:right w:val="none" w:sz="0" w:space="0" w:color="auto"/>
          </w:divBdr>
        </w:div>
        <w:div w:id="306977183">
          <w:marLeft w:val="640"/>
          <w:marRight w:val="0"/>
          <w:marTop w:val="0"/>
          <w:marBottom w:val="0"/>
          <w:divBdr>
            <w:top w:val="none" w:sz="0" w:space="0" w:color="auto"/>
            <w:left w:val="none" w:sz="0" w:space="0" w:color="auto"/>
            <w:bottom w:val="none" w:sz="0" w:space="0" w:color="auto"/>
            <w:right w:val="none" w:sz="0" w:space="0" w:color="auto"/>
          </w:divBdr>
        </w:div>
        <w:div w:id="342169736">
          <w:marLeft w:val="640"/>
          <w:marRight w:val="0"/>
          <w:marTop w:val="0"/>
          <w:marBottom w:val="0"/>
          <w:divBdr>
            <w:top w:val="none" w:sz="0" w:space="0" w:color="auto"/>
            <w:left w:val="none" w:sz="0" w:space="0" w:color="auto"/>
            <w:bottom w:val="none" w:sz="0" w:space="0" w:color="auto"/>
            <w:right w:val="none" w:sz="0" w:space="0" w:color="auto"/>
          </w:divBdr>
        </w:div>
        <w:div w:id="1351449121">
          <w:marLeft w:val="640"/>
          <w:marRight w:val="0"/>
          <w:marTop w:val="0"/>
          <w:marBottom w:val="0"/>
          <w:divBdr>
            <w:top w:val="none" w:sz="0" w:space="0" w:color="auto"/>
            <w:left w:val="none" w:sz="0" w:space="0" w:color="auto"/>
            <w:bottom w:val="none" w:sz="0" w:space="0" w:color="auto"/>
            <w:right w:val="none" w:sz="0" w:space="0" w:color="auto"/>
          </w:divBdr>
        </w:div>
        <w:div w:id="819082114">
          <w:marLeft w:val="640"/>
          <w:marRight w:val="0"/>
          <w:marTop w:val="0"/>
          <w:marBottom w:val="0"/>
          <w:divBdr>
            <w:top w:val="none" w:sz="0" w:space="0" w:color="auto"/>
            <w:left w:val="none" w:sz="0" w:space="0" w:color="auto"/>
            <w:bottom w:val="none" w:sz="0" w:space="0" w:color="auto"/>
            <w:right w:val="none" w:sz="0" w:space="0" w:color="auto"/>
          </w:divBdr>
        </w:div>
        <w:div w:id="1600285775">
          <w:marLeft w:val="640"/>
          <w:marRight w:val="0"/>
          <w:marTop w:val="0"/>
          <w:marBottom w:val="0"/>
          <w:divBdr>
            <w:top w:val="none" w:sz="0" w:space="0" w:color="auto"/>
            <w:left w:val="none" w:sz="0" w:space="0" w:color="auto"/>
            <w:bottom w:val="none" w:sz="0" w:space="0" w:color="auto"/>
            <w:right w:val="none" w:sz="0" w:space="0" w:color="auto"/>
          </w:divBdr>
        </w:div>
      </w:divsChild>
    </w:div>
    <w:div w:id="475611017">
      <w:bodyDiv w:val="1"/>
      <w:marLeft w:val="0"/>
      <w:marRight w:val="0"/>
      <w:marTop w:val="0"/>
      <w:marBottom w:val="0"/>
      <w:divBdr>
        <w:top w:val="none" w:sz="0" w:space="0" w:color="auto"/>
        <w:left w:val="none" w:sz="0" w:space="0" w:color="auto"/>
        <w:bottom w:val="none" w:sz="0" w:space="0" w:color="auto"/>
        <w:right w:val="none" w:sz="0" w:space="0" w:color="auto"/>
      </w:divBdr>
      <w:divsChild>
        <w:div w:id="2079327453">
          <w:marLeft w:val="640"/>
          <w:marRight w:val="0"/>
          <w:marTop w:val="0"/>
          <w:marBottom w:val="0"/>
          <w:divBdr>
            <w:top w:val="none" w:sz="0" w:space="0" w:color="auto"/>
            <w:left w:val="none" w:sz="0" w:space="0" w:color="auto"/>
            <w:bottom w:val="none" w:sz="0" w:space="0" w:color="auto"/>
            <w:right w:val="none" w:sz="0" w:space="0" w:color="auto"/>
          </w:divBdr>
        </w:div>
        <w:div w:id="1502965684">
          <w:marLeft w:val="640"/>
          <w:marRight w:val="0"/>
          <w:marTop w:val="0"/>
          <w:marBottom w:val="0"/>
          <w:divBdr>
            <w:top w:val="none" w:sz="0" w:space="0" w:color="auto"/>
            <w:left w:val="none" w:sz="0" w:space="0" w:color="auto"/>
            <w:bottom w:val="none" w:sz="0" w:space="0" w:color="auto"/>
            <w:right w:val="none" w:sz="0" w:space="0" w:color="auto"/>
          </w:divBdr>
        </w:div>
        <w:div w:id="427821412">
          <w:marLeft w:val="640"/>
          <w:marRight w:val="0"/>
          <w:marTop w:val="0"/>
          <w:marBottom w:val="0"/>
          <w:divBdr>
            <w:top w:val="none" w:sz="0" w:space="0" w:color="auto"/>
            <w:left w:val="none" w:sz="0" w:space="0" w:color="auto"/>
            <w:bottom w:val="none" w:sz="0" w:space="0" w:color="auto"/>
            <w:right w:val="none" w:sz="0" w:space="0" w:color="auto"/>
          </w:divBdr>
        </w:div>
        <w:div w:id="1981300436">
          <w:marLeft w:val="640"/>
          <w:marRight w:val="0"/>
          <w:marTop w:val="0"/>
          <w:marBottom w:val="0"/>
          <w:divBdr>
            <w:top w:val="none" w:sz="0" w:space="0" w:color="auto"/>
            <w:left w:val="none" w:sz="0" w:space="0" w:color="auto"/>
            <w:bottom w:val="none" w:sz="0" w:space="0" w:color="auto"/>
            <w:right w:val="none" w:sz="0" w:space="0" w:color="auto"/>
          </w:divBdr>
        </w:div>
        <w:div w:id="901869368">
          <w:marLeft w:val="640"/>
          <w:marRight w:val="0"/>
          <w:marTop w:val="0"/>
          <w:marBottom w:val="0"/>
          <w:divBdr>
            <w:top w:val="none" w:sz="0" w:space="0" w:color="auto"/>
            <w:left w:val="none" w:sz="0" w:space="0" w:color="auto"/>
            <w:bottom w:val="none" w:sz="0" w:space="0" w:color="auto"/>
            <w:right w:val="none" w:sz="0" w:space="0" w:color="auto"/>
          </w:divBdr>
        </w:div>
        <w:div w:id="594024127">
          <w:marLeft w:val="640"/>
          <w:marRight w:val="0"/>
          <w:marTop w:val="0"/>
          <w:marBottom w:val="0"/>
          <w:divBdr>
            <w:top w:val="none" w:sz="0" w:space="0" w:color="auto"/>
            <w:left w:val="none" w:sz="0" w:space="0" w:color="auto"/>
            <w:bottom w:val="none" w:sz="0" w:space="0" w:color="auto"/>
            <w:right w:val="none" w:sz="0" w:space="0" w:color="auto"/>
          </w:divBdr>
        </w:div>
        <w:div w:id="142963919">
          <w:marLeft w:val="640"/>
          <w:marRight w:val="0"/>
          <w:marTop w:val="0"/>
          <w:marBottom w:val="0"/>
          <w:divBdr>
            <w:top w:val="none" w:sz="0" w:space="0" w:color="auto"/>
            <w:left w:val="none" w:sz="0" w:space="0" w:color="auto"/>
            <w:bottom w:val="none" w:sz="0" w:space="0" w:color="auto"/>
            <w:right w:val="none" w:sz="0" w:space="0" w:color="auto"/>
          </w:divBdr>
        </w:div>
        <w:div w:id="1396856397">
          <w:marLeft w:val="640"/>
          <w:marRight w:val="0"/>
          <w:marTop w:val="0"/>
          <w:marBottom w:val="0"/>
          <w:divBdr>
            <w:top w:val="none" w:sz="0" w:space="0" w:color="auto"/>
            <w:left w:val="none" w:sz="0" w:space="0" w:color="auto"/>
            <w:bottom w:val="none" w:sz="0" w:space="0" w:color="auto"/>
            <w:right w:val="none" w:sz="0" w:space="0" w:color="auto"/>
          </w:divBdr>
        </w:div>
        <w:div w:id="2092042564">
          <w:marLeft w:val="640"/>
          <w:marRight w:val="0"/>
          <w:marTop w:val="0"/>
          <w:marBottom w:val="0"/>
          <w:divBdr>
            <w:top w:val="none" w:sz="0" w:space="0" w:color="auto"/>
            <w:left w:val="none" w:sz="0" w:space="0" w:color="auto"/>
            <w:bottom w:val="none" w:sz="0" w:space="0" w:color="auto"/>
            <w:right w:val="none" w:sz="0" w:space="0" w:color="auto"/>
          </w:divBdr>
        </w:div>
        <w:div w:id="721635037">
          <w:marLeft w:val="640"/>
          <w:marRight w:val="0"/>
          <w:marTop w:val="0"/>
          <w:marBottom w:val="0"/>
          <w:divBdr>
            <w:top w:val="none" w:sz="0" w:space="0" w:color="auto"/>
            <w:left w:val="none" w:sz="0" w:space="0" w:color="auto"/>
            <w:bottom w:val="none" w:sz="0" w:space="0" w:color="auto"/>
            <w:right w:val="none" w:sz="0" w:space="0" w:color="auto"/>
          </w:divBdr>
        </w:div>
        <w:div w:id="1448308366">
          <w:marLeft w:val="640"/>
          <w:marRight w:val="0"/>
          <w:marTop w:val="0"/>
          <w:marBottom w:val="0"/>
          <w:divBdr>
            <w:top w:val="none" w:sz="0" w:space="0" w:color="auto"/>
            <w:left w:val="none" w:sz="0" w:space="0" w:color="auto"/>
            <w:bottom w:val="none" w:sz="0" w:space="0" w:color="auto"/>
            <w:right w:val="none" w:sz="0" w:space="0" w:color="auto"/>
          </w:divBdr>
        </w:div>
        <w:div w:id="435567149">
          <w:marLeft w:val="640"/>
          <w:marRight w:val="0"/>
          <w:marTop w:val="0"/>
          <w:marBottom w:val="0"/>
          <w:divBdr>
            <w:top w:val="none" w:sz="0" w:space="0" w:color="auto"/>
            <w:left w:val="none" w:sz="0" w:space="0" w:color="auto"/>
            <w:bottom w:val="none" w:sz="0" w:space="0" w:color="auto"/>
            <w:right w:val="none" w:sz="0" w:space="0" w:color="auto"/>
          </w:divBdr>
        </w:div>
        <w:div w:id="1799227893">
          <w:marLeft w:val="640"/>
          <w:marRight w:val="0"/>
          <w:marTop w:val="0"/>
          <w:marBottom w:val="0"/>
          <w:divBdr>
            <w:top w:val="none" w:sz="0" w:space="0" w:color="auto"/>
            <w:left w:val="none" w:sz="0" w:space="0" w:color="auto"/>
            <w:bottom w:val="none" w:sz="0" w:space="0" w:color="auto"/>
            <w:right w:val="none" w:sz="0" w:space="0" w:color="auto"/>
          </w:divBdr>
        </w:div>
        <w:div w:id="1264725325">
          <w:marLeft w:val="640"/>
          <w:marRight w:val="0"/>
          <w:marTop w:val="0"/>
          <w:marBottom w:val="0"/>
          <w:divBdr>
            <w:top w:val="none" w:sz="0" w:space="0" w:color="auto"/>
            <w:left w:val="none" w:sz="0" w:space="0" w:color="auto"/>
            <w:bottom w:val="none" w:sz="0" w:space="0" w:color="auto"/>
            <w:right w:val="none" w:sz="0" w:space="0" w:color="auto"/>
          </w:divBdr>
        </w:div>
        <w:div w:id="1915822447">
          <w:marLeft w:val="640"/>
          <w:marRight w:val="0"/>
          <w:marTop w:val="0"/>
          <w:marBottom w:val="0"/>
          <w:divBdr>
            <w:top w:val="none" w:sz="0" w:space="0" w:color="auto"/>
            <w:left w:val="none" w:sz="0" w:space="0" w:color="auto"/>
            <w:bottom w:val="none" w:sz="0" w:space="0" w:color="auto"/>
            <w:right w:val="none" w:sz="0" w:space="0" w:color="auto"/>
          </w:divBdr>
        </w:div>
        <w:div w:id="419563227">
          <w:marLeft w:val="640"/>
          <w:marRight w:val="0"/>
          <w:marTop w:val="0"/>
          <w:marBottom w:val="0"/>
          <w:divBdr>
            <w:top w:val="none" w:sz="0" w:space="0" w:color="auto"/>
            <w:left w:val="none" w:sz="0" w:space="0" w:color="auto"/>
            <w:bottom w:val="none" w:sz="0" w:space="0" w:color="auto"/>
            <w:right w:val="none" w:sz="0" w:space="0" w:color="auto"/>
          </w:divBdr>
        </w:div>
        <w:div w:id="833692261">
          <w:marLeft w:val="640"/>
          <w:marRight w:val="0"/>
          <w:marTop w:val="0"/>
          <w:marBottom w:val="0"/>
          <w:divBdr>
            <w:top w:val="none" w:sz="0" w:space="0" w:color="auto"/>
            <w:left w:val="none" w:sz="0" w:space="0" w:color="auto"/>
            <w:bottom w:val="none" w:sz="0" w:space="0" w:color="auto"/>
            <w:right w:val="none" w:sz="0" w:space="0" w:color="auto"/>
          </w:divBdr>
        </w:div>
        <w:div w:id="1041129412">
          <w:marLeft w:val="640"/>
          <w:marRight w:val="0"/>
          <w:marTop w:val="0"/>
          <w:marBottom w:val="0"/>
          <w:divBdr>
            <w:top w:val="none" w:sz="0" w:space="0" w:color="auto"/>
            <w:left w:val="none" w:sz="0" w:space="0" w:color="auto"/>
            <w:bottom w:val="none" w:sz="0" w:space="0" w:color="auto"/>
            <w:right w:val="none" w:sz="0" w:space="0" w:color="auto"/>
          </w:divBdr>
        </w:div>
        <w:div w:id="1036738483">
          <w:marLeft w:val="640"/>
          <w:marRight w:val="0"/>
          <w:marTop w:val="0"/>
          <w:marBottom w:val="0"/>
          <w:divBdr>
            <w:top w:val="none" w:sz="0" w:space="0" w:color="auto"/>
            <w:left w:val="none" w:sz="0" w:space="0" w:color="auto"/>
            <w:bottom w:val="none" w:sz="0" w:space="0" w:color="auto"/>
            <w:right w:val="none" w:sz="0" w:space="0" w:color="auto"/>
          </w:divBdr>
        </w:div>
        <w:div w:id="1385762778">
          <w:marLeft w:val="640"/>
          <w:marRight w:val="0"/>
          <w:marTop w:val="0"/>
          <w:marBottom w:val="0"/>
          <w:divBdr>
            <w:top w:val="none" w:sz="0" w:space="0" w:color="auto"/>
            <w:left w:val="none" w:sz="0" w:space="0" w:color="auto"/>
            <w:bottom w:val="none" w:sz="0" w:space="0" w:color="auto"/>
            <w:right w:val="none" w:sz="0" w:space="0" w:color="auto"/>
          </w:divBdr>
        </w:div>
        <w:div w:id="542518420">
          <w:marLeft w:val="640"/>
          <w:marRight w:val="0"/>
          <w:marTop w:val="0"/>
          <w:marBottom w:val="0"/>
          <w:divBdr>
            <w:top w:val="none" w:sz="0" w:space="0" w:color="auto"/>
            <w:left w:val="none" w:sz="0" w:space="0" w:color="auto"/>
            <w:bottom w:val="none" w:sz="0" w:space="0" w:color="auto"/>
            <w:right w:val="none" w:sz="0" w:space="0" w:color="auto"/>
          </w:divBdr>
        </w:div>
        <w:div w:id="1943947747">
          <w:marLeft w:val="640"/>
          <w:marRight w:val="0"/>
          <w:marTop w:val="0"/>
          <w:marBottom w:val="0"/>
          <w:divBdr>
            <w:top w:val="none" w:sz="0" w:space="0" w:color="auto"/>
            <w:left w:val="none" w:sz="0" w:space="0" w:color="auto"/>
            <w:bottom w:val="none" w:sz="0" w:space="0" w:color="auto"/>
            <w:right w:val="none" w:sz="0" w:space="0" w:color="auto"/>
          </w:divBdr>
        </w:div>
        <w:div w:id="1431657771">
          <w:marLeft w:val="640"/>
          <w:marRight w:val="0"/>
          <w:marTop w:val="0"/>
          <w:marBottom w:val="0"/>
          <w:divBdr>
            <w:top w:val="none" w:sz="0" w:space="0" w:color="auto"/>
            <w:left w:val="none" w:sz="0" w:space="0" w:color="auto"/>
            <w:bottom w:val="none" w:sz="0" w:space="0" w:color="auto"/>
            <w:right w:val="none" w:sz="0" w:space="0" w:color="auto"/>
          </w:divBdr>
        </w:div>
        <w:div w:id="963775888">
          <w:marLeft w:val="640"/>
          <w:marRight w:val="0"/>
          <w:marTop w:val="0"/>
          <w:marBottom w:val="0"/>
          <w:divBdr>
            <w:top w:val="none" w:sz="0" w:space="0" w:color="auto"/>
            <w:left w:val="none" w:sz="0" w:space="0" w:color="auto"/>
            <w:bottom w:val="none" w:sz="0" w:space="0" w:color="auto"/>
            <w:right w:val="none" w:sz="0" w:space="0" w:color="auto"/>
          </w:divBdr>
        </w:div>
        <w:div w:id="1846477892">
          <w:marLeft w:val="640"/>
          <w:marRight w:val="0"/>
          <w:marTop w:val="0"/>
          <w:marBottom w:val="0"/>
          <w:divBdr>
            <w:top w:val="none" w:sz="0" w:space="0" w:color="auto"/>
            <w:left w:val="none" w:sz="0" w:space="0" w:color="auto"/>
            <w:bottom w:val="none" w:sz="0" w:space="0" w:color="auto"/>
            <w:right w:val="none" w:sz="0" w:space="0" w:color="auto"/>
          </w:divBdr>
        </w:div>
        <w:div w:id="1385375631">
          <w:marLeft w:val="640"/>
          <w:marRight w:val="0"/>
          <w:marTop w:val="0"/>
          <w:marBottom w:val="0"/>
          <w:divBdr>
            <w:top w:val="none" w:sz="0" w:space="0" w:color="auto"/>
            <w:left w:val="none" w:sz="0" w:space="0" w:color="auto"/>
            <w:bottom w:val="none" w:sz="0" w:space="0" w:color="auto"/>
            <w:right w:val="none" w:sz="0" w:space="0" w:color="auto"/>
          </w:divBdr>
        </w:div>
        <w:div w:id="529219815">
          <w:marLeft w:val="640"/>
          <w:marRight w:val="0"/>
          <w:marTop w:val="0"/>
          <w:marBottom w:val="0"/>
          <w:divBdr>
            <w:top w:val="none" w:sz="0" w:space="0" w:color="auto"/>
            <w:left w:val="none" w:sz="0" w:space="0" w:color="auto"/>
            <w:bottom w:val="none" w:sz="0" w:space="0" w:color="auto"/>
            <w:right w:val="none" w:sz="0" w:space="0" w:color="auto"/>
          </w:divBdr>
        </w:div>
        <w:div w:id="1880512391">
          <w:marLeft w:val="640"/>
          <w:marRight w:val="0"/>
          <w:marTop w:val="0"/>
          <w:marBottom w:val="0"/>
          <w:divBdr>
            <w:top w:val="none" w:sz="0" w:space="0" w:color="auto"/>
            <w:left w:val="none" w:sz="0" w:space="0" w:color="auto"/>
            <w:bottom w:val="none" w:sz="0" w:space="0" w:color="auto"/>
            <w:right w:val="none" w:sz="0" w:space="0" w:color="auto"/>
          </w:divBdr>
        </w:div>
        <w:div w:id="1869174165">
          <w:marLeft w:val="640"/>
          <w:marRight w:val="0"/>
          <w:marTop w:val="0"/>
          <w:marBottom w:val="0"/>
          <w:divBdr>
            <w:top w:val="none" w:sz="0" w:space="0" w:color="auto"/>
            <w:left w:val="none" w:sz="0" w:space="0" w:color="auto"/>
            <w:bottom w:val="none" w:sz="0" w:space="0" w:color="auto"/>
            <w:right w:val="none" w:sz="0" w:space="0" w:color="auto"/>
          </w:divBdr>
        </w:div>
        <w:div w:id="2073843988">
          <w:marLeft w:val="640"/>
          <w:marRight w:val="0"/>
          <w:marTop w:val="0"/>
          <w:marBottom w:val="0"/>
          <w:divBdr>
            <w:top w:val="none" w:sz="0" w:space="0" w:color="auto"/>
            <w:left w:val="none" w:sz="0" w:space="0" w:color="auto"/>
            <w:bottom w:val="none" w:sz="0" w:space="0" w:color="auto"/>
            <w:right w:val="none" w:sz="0" w:space="0" w:color="auto"/>
          </w:divBdr>
        </w:div>
        <w:div w:id="750201723">
          <w:marLeft w:val="640"/>
          <w:marRight w:val="0"/>
          <w:marTop w:val="0"/>
          <w:marBottom w:val="0"/>
          <w:divBdr>
            <w:top w:val="none" w:sz="0" w:space="0" w:color="auto"/>
            <w:left w:val="none" w:sz="0" w:space="0" w:color="auto"/>
            <w:bottom w:val="none" w:sz="0" w:space="0" w:color="auto"/>
            <w:right w:val="none" w:sz="0" w:space="0" w:color="auto"/>
          </w:divBdr>
        </w:div>
        <w:div w:id="336202460">
          <w:marLeft w:val="640"/>
          <w:marRight w:val="0"/>
          <w:marTop w:val="0"/>
          <w:marBottom w:val="0"/>
          <w:divBdr>
            <w:top w:val="none" w:sz="0" w:space="0" w:color="auto"/>
            <w:left w:val="none" w:sz="0" w:space="0" w:color="auto"/>
            <w:bottom w:val="none" w:sz="0" w:space="0" w:color="auto"/>
            <w:right w:val="none" w:sz="0" w:space="0" w:color="auto"/>
          </w:divBdr>
        </w:div>
        <w:div w:id="2057116128">
          <w:marLeft w:val="640"/>
          <w:marRight w:val="0"/>
          <w:marTop w:val="0"/>
          <w:marBottom w:val="0"/>
          <w:divBdr>
            <w:top w:val="none" w:sz="0" w:space="0" w:color="auto"/>
            <w:left w:val="none" w:sz="0" w:space="0" w:color="auto"/>
            <w:bottom w:val="none" w:sz="0" w:space="0" w:color="auto"/>
            <w:right w:val="none" w:sz="0" w:space="0" w:color="auto"/>
          </w:divBdr>
        </w:div>
        <w:div w:id="188877952">
          <w:marLeft w:val="640"/>
          <w:marRight w:val="0"/>
          <w:marTop w:val="0"/>
          <w:marBottom w:val="0"/>
          <w:divBdr>
            <w:top w:val="none" w:sz="0" w:space="0" w:color="auto"/>
            <w:left w:val="none" w:sz="0" w:space="0" w:color="auto"/>
            <w:bottom w:val="none" w:sz="0" w:space="0" w:color="auto"/>
            <w:right w:val="none" w:sz="0" w:space="0" w:color="auto"/>
          </w:divBdr>
        </w:div>
        <w:div w:id="491067251">
          <w:marLeft w:val="640"/>
          <w:marRight w:val="0"/>
          <w:marTop w:val="0"/>
          <w:marBottom w:val="0"/>
          <w:divBdr>
            <w:top w:val="none" w:sz="0" w:space="0" w:color="auto"/>
            <w:left w:val="none" w:sz="0" w:space="0" w:color="auto"/>
            <w:bottom w:val="none" w:sz="0" w:space="0" w:color="auto"/>
            <w:right w:val="none" w:sz="0" w:space="0" w:color="auto"/>
          </w:divBdr>
        </w:div>
        <w:div w:id="752893297">
          <w:marLeft w:val="640"/>
          <w:marRight w:val="0"/>
          <w:marTop w:val="0"/>
          <w:marBottom w:val="0"/>
          <w:divBdr>
            <w:top w:val="none" w:sz="0" w:space="0" w:color="auto"/>
            <w:left w:val="none" w:sz="0" w:space="0" w:color="auto"/>
            <w:bottom w:val="none" w:sz="0" w:space="0" w:color="auto"/>
            <w:right w:val="none" w:sz="0" w:space="0" w:color="auto"/>
          </w:divBdr>
        </w:div>
        <w:div w:id="1322150159">
          <w:marLeft w:val="640"/>
          <w:marRight w:val="0"/>
          <w:marTop w:val="0"/>
          <w:marBottom w:val="0"/>
          <w:divBdr>
            <w:top w:val="none" w:sz="0" w:space="0" w:color="auto"/>
            <w:left w:val="none" w:sz="0" w:space="0" w:color="auto"/>
            <w:bottom w:val="none" w:sz="0" w:space="0" w:color="auto"/>
            <w:right w:val="none" w:sz="0" w:space="0" w:color="auto"/>
          </w:divBdr>
        </w:div>
        <w:div w:id="379521460">
          <w:marLeft w:val="640"/>
          <w:marRight w:val="0"/>
          <w:marTop w:val="0"/>
          <w:marBottom w:val="0"/>
          <w:divBdr>
            <w:top w:val="none" w:sz="0" w:space="0" w:color="auto"/>
            <w:left w:val="none" w:sz="0" w:space="0" w:color="auto"/>
            <w:bottom w:val="none" w:sz="0" w:space="0" w:color="auto"/>
            <w:right w:val="none" w:sz="0" w:space="0" w:color="auto"/>
          </w:divBdr>
        </w:div>
        <w:div w:id="1944654876">
          <w:marLeft w:val="640"/>
          <w:marRight w:val="0"/>
          <w:marTop w:val="0"/>
          <w:marBottom w:val="0"/>
          <w:divBdr>
            <w:top w:val="none" w:sz="0" w:space="0" w:color="auto"/>
            <w:left w:val="none" w:sz="0" w:space="0" w:color="auto"/>
            <w:bottom w:val="none" w:sz="0" w:space="0" w:color="auto"/>
            <w:right w:val="none" w:sz="0" w:space="0" w:color="auto"/>
          </w:divBdr>
        </w:div>
        <w:div w:id="1457333389">
          <w:marLeft w:val="640"/>
          <w:marRight w:val="0"/>
          <w:marTop w:val="0"/>
          <w:marBottom w:val="0"/>
          <w:divBdr>
            <w:top w:val="none" w:sz="0" w:space="0" w:color="auto"/>
            <w:left w:val="none" w:sz="0" w:space="0" w:color="auto"/>
            <w:bottom w:val="none" w:sz="0" w:space="0" w:color="auto"/>
            <w:right w:val="none" w:sz="0" w:space="0" w:color="auto"/>
          </w:divBdr>
        </w:div>
        <w:div w:id="262685627">
          <w:marLeft w:val="640"/>
          <w:marRight w:val="0"/>
          <w:marTop w:val="0"/>
          <w:marBottom w:val="0"/>
          <w:divBdr>
            <w:top w:val="none" w:sz="0" w:space="0" w:color="auto"/>
            <w:left w:val="none" w:sz="0" w:space="0" w:color="auto"/>
            <w:bottom w:val="none" w:sz="0" w:space="0" w:color="auto"/>
            <w:right w:val="none" w:sz="0" w:space="0" w:color="auto"/>
          </w:divBdr>
        </w:div>
        <w:div w:id="794761438">
          <w:marLeft w:val="640"/>
          <w:marRight w:val="0"/>
          <w:marTop w:val="0"/>
          <w:marBottom w:val="0"/>
          <w:divBdr>
            <w:top w:val="none" w:sz="0" w:space="0" w:color="auto"/>
            <w:left w:val="none" w:sz="0" w:space="0" w:color="auto"/>
            <w:bottom w:val="none" w:sz="0" w:space="0" w:color="auto"/>
            <w:right w:val="none" w:sz="0" w:space="0" w:color="auto"/>
          </w:divBdr>
        </w:div>
        <w:div w:id="621494249">
          <w:marLeft w:val="640"/>
          <w:marRight w:val="0"/>
          <w:marTop w:val="0"/>
          <w:marBottom w:val="0"/>
          <w:divBdr>
            <w:top w:val="none" w:sz="0" w:space="0" w:color="auto"/>
            <w:left w:val="none" w:sz="0" w:space="0" w:color="auto"/>
            <w:bottom w:val="none" w:sz="0" w:space="0" w:color="auto"/>
            <w:right w:val="none" w:sz="0" w:space="0" w:color="auto"/>
          </w:divBdr>
        </w:div>
        <w:div w:id="1823737731">
          <w:marLeft w:val="640"/>
          <w:marRight w:val="0"/>
          <w:marTop w:val="0"/>
          <w:marBottom w:val="0"/>
          <w:divBdr>
            <w:top w:val="none" w:sz="0" w:space="0" w:color="auto"/>
            <w:left w:val="none" w:sz="0" w:space="0" w:color="auto"/>
            <w:bottom w:val="none" w:sz="0" w:space="0" w:color="auto"/>
            <w:right w:val="none" w:sz="0" w:space="0" w:color="auto"/>
          </w:divBdr>
        </w:div>
        <w:div w:id="310796000">
          <w:marLeft w:val="640"/>
          <w:marRight w:val="0"/>
          <w:marTop w:val="0"/>
          <w:marBottom w:val="0"/>
          <w:divBdr>
            <w:top w:val="none" w:sz="0" w:space="0" w:color="auto"/>
            <w:left w:val="none" w:sz="0" w:space="0" w:color="auto"/>
            <w:bottom w:val="none" w:sz="0" w:space="0" w:color="auto"/>
            <w:right w:val="none" w:sz="0" w:space="0" w:color="auto"/>
          </w:divBdr>
        </w:div>
        <w:div w:id="925648496">
          <w:marLeft w:val="640"/>
          <w:marRight w:val="0"/>
          <w:marTop w:val="0"/>
          <w:marBottom w:val="0"/>
          <w:divBdr>
            <w:top w:val="none" w:sz="0" w:space="0" w:color="auto"/>
            <w:left w:val="none" w:sz="0" w:space="0" w:color="auto"/>
            <w:bottom w:val="none" w:sz="0" w:space="0" w:color="auto"/>
            <w:right w:val="none" w:sz="0" w:space="0" w:color="auto"/>
          </w:divBdr>
        </w:div>
        <w:div w:id="1219247733">
          <w:marLeft w:val="640"/>
          <w:marRight w:val="0"/>
          <w:marTop w:val="0"/>
          <w:marBottom w:val="0"/>
          <w:divBdr>
            <w:top w:val="none" w:sz="0" w:space="0" w:color="auto"/>
            <w:left w:val="none" w:sz="0" w:space="0" w:color="auto"/>
            <w:bottom w:val="none" w:sz="0" w:space="0" w:color="auto"/>
            <w:right w:val="none" w:sz="0" w:space="0" w:color="auto"/>
          </w:divBdr>
        </w:div>
        <w:div w:id="2082215992">
          <w:marLeft w:val="640"/>
          <w:marRight w:val="0"/>
          <w:marTop w:val="0"/>
          <w:marBottom w:val="0"/>
          <w:divBdr>
            <w:top w:val="none" w:sz="0" w:space="0" w:color="auto"/>
            <w:left w:val="none" w:sz="0" w:space="0" w:color="auto"/>
            <w:bottom w:val="none" w:sz="0" w:space="0" w:color="auto"/>
            <w:right w:val="none" w:sz="0" w:space="0" w:color="auto"/>
          </w:divBdr>
        </w:div>
        <w:div w:id="1426808551">
          <w:marLeft w:val="640"/>
          <w:marRight w:val="0"/>
          <w:marTop w:val="0"/>
          <w:marBottom w:val="0"/>
          <w:divBdr>
            <w:top w:val="none" w:sz="0" w:space="0" w:color="auto"/>
            <w:left w:val="none" w:sz="0" w:space="0" w:color="auto"/>
            <w:bottom w:val="none" w:sz="0" w:space="0" w:color="auto"/>
            <w:right w:val="none" w:sz="0" w:space="0" w:color="auto"/>
          </w:divBdr>
        </w:div>
        <w:div w:id="520247132">
          <w:marLeft w:val="640"/>
          <w:marRight w:val="0"/>
          <w:marTop w:val="0"/>
          <w:marBottom w:val="0"/>
          <w:divBdr>
            <w:top w:val="none" w:sz="0" w:space="0" w:color="auto"/>
            <w:left w:val="none" w:sz="0" w:space="0" w:color="auto"/>
            <w:bottom w:val="none" w:sz="0" w:space="0" w:color="auto"/>
            <w:right w:val="none" w:sz="0" w:space="0" w:color="auto"/>
          </w:divBdr>
        </w:div>
        <w:div w:id="976297204">
          <w:marLeft w:val="640"/>
          <w:marRight w:val="0"/>
          <w:marTop w:val="0"/>
          <w:marBottom w:val="0"/>
          <w:divBdr>
            <w:top w:val="none" w:sz="0" w:space="0" w:color="auto"/>
            <w:left w:val="none" w:sz="0" w:space="0" w:color="auto"/>
            <w:bottom w:val="none" w:sz="0" w:space="0" w:color="auto"/>
            <w:right w:val="none" w:sz="0" w:space="0" w:color="auto"/>
          </w:divBdr>
        </w:div>
        <w:div w:id="308244589">
          <w:marLeft w:val="640"/>
          <w:marRight w:val="0"/>
          <w:marTop w:val="0"/>
          <w:marBottom w:val="0"/>
          <w:divBdr>
            <w:top w:val="none" w:sz="0" w:space="0" w:color="auto"/>
            <w:left w:val="none" w:sz="0" w:space="0" w:color="auto"/>
            <w:bottom w:val="none" w:sz="0" w:space="0" w:color="auto"/>
            <w:right w:val="none" w:sz="0" w:space="0" w:color="auto"/>
          </w:divBdr>
        </w:div>
        <w:div w:id="1802571747">
          <w:marLeft w:val="640"/>
          <w:marRight w:val="0"/>
          <w:marTop w:val="0"/>
          <w:marBottom w:val="0"/>
          <w:divBdr>
            <w:top w:val="none" w:sz="0" w:space="0" w:color="auto"/>
            <w:left w:val="none" w:sz="0" w:space="0" w:color="auto"/>
            <w:bottom w:val="none" w:sz="0" w:space="0" w:color="auto"/>
            <w:right w:val="none" w:sz="0" w:space="0" w:color="auto"/>
          </w:divBdr>
        </w:div>
        <w:div w:id="85853718">
          <w:marLeft w:val="640"/>
          <w:marRight w:val="0"/>
          <w:marTop w:val="0"/>
          <w:marBottom w:val="0"/>
          <w:divBdr>
            <w:top w:val="none" w:sz="0" w:space="0" w:color="auto"/>
            <w:left w:val="none" w:sz="0" w:space="0" w:color="auto"/>
            <w:bottom w:val="none" w:sz="0" w:space="0" w:color="auto"/>
            <w:right w:val="none" w:sz="0" w:space="0" w:color="auto"/>
          </w:divBdr>
        </w:div>
        <w:div w:id="29889503">
          <w:marLeft w:val="640"/>
          <w:marRight w:val="0"/>
          <w:marTop w:val="0"/>
          <w:marBottom w:val="0"/>
          <w:divBdr>
            <w:top w:val="none" w:sz="0" w:space="0" w:color="auto"/>
            <w:left w:val="none" w:sz="0" w:space="0" w:color="auto"/>
            <w:bottom w:val="none" w:sz="0" w:space="0" w:color="auto"/>
            <w:right w:val="none" w:sz="0" w:space="0" w:color="auto"/>
          </w:divBdr>
        </w:div>
        <w:div w:id="204366615">
          <w:marLeft w:val="640"/>
          <w:marRight w:val="0"/>
          <w:marTop w:val="0"/>
          <w:marBottom w:val="0"/>
          <w:divBdr>
            <w:top w:val="none" w:sz="0" w:space="0" w:color="auto"/>
            <w:left w:val="none" w:sz="0" w:space="0" w:color="auto"/>
            <w:bottom w:val="none" w:sz="0" w:space="0" w:color="auto"/>
            <w:right w:val="none" w:sz="0" w:space="0" w:color="auto"/>
          </w:divBdr>
        </w:div>
        <w:div w:id="1419863061">
          <w:marLeft w:val="640"/>
          <w:marRight w:val="0"/>
          <w:marTop w:val="0"/>
          <w:marBottom w:val="0"/>
          <w:divBdr>
            <w:top w:val="none" w:sz="0" w:space="0" w:color="auto"/>
            <w:left w:val="none" w:sz="0" w:space="0" w:color="auto"/>
            <w:bottom w:val="none" w:sz="0" w:space="0" w:color="auto"/>
            <w:right w:val="none" w:sz="0" w:space="0" w:color="auto"/>
          </w:divBdr>
        </w:div>
        <w:div w:id="1888253201">
          <w:marLeft w:val="640"/>
          <w:marRight w:val="0"/>
          <w:marTop w:val="0"/>
          <w:marBottom w:val="0"/>
          <w:divBdr>
            <w:top w:val="none" w:sz="0" w:space="0" w:color="auto"/>
            <w:left w:val="none" w:sz="0" w:space="0" w:color="auto"/>
            <w:bottom w:val="none" w:sz="0" w:space="0" w:color="auto"/>
            <w:right w:val="none" w:sz="0" w:space="0" w:color="auto"/>
          </w:divBdr>
        </w:div>
        <w:div w:id="958489730">
          <w:marLeft w:val="640"/>
          <w:marRight w:val="0"/>
          <w:marTop w:val="0"/>
          <w:marBottom w:val="0"/>
          <w:divBdr>
            <w:top w:val="none" w:sz="0" w:space="0" w:color="auto"/>
            <w:left w:val="none" w:sz="0" w:space="0" w:color="auto"/>
            <w:bottom w:val="none" w:sz="0" w:space="0" w:color="auto"/>
            <w:right w:val="none" w:sz="0" w:space="0" w:color="auto"/>
          </w:divBdr>
        </w:div>
        <w:div w:id="1678075283">
          <w:marLeft w:val="640"/>
          <w:marRight w:val="0"/>
          <w:marTop w:val="0"/>
          <w:marBottom w:val="0"/>
          <w:divBdr>
            <w:top w:val="none" w:sz="0" w:space="0" w:color="auto"/>
            <w:left w:val="none" w:sz="0" w:space="0" w:color="auto"/>
            <w:bottom w:val="none" w:sz="0" w:space="0" w:color="auto"/>
            <w:right w:val="none" w:sz="0" w:space="0" w:color="auto"/>
          </w:divBdr>
        </w:div>
      </w:divsChild>
    </w:div>
    <w:div w:id="489520540">
      <w:bodyDiv w:val="1"/>
      <w:marLeft w:val="0"/>
      <w:marRight w:val="0"/>
      <w:marTop w:val="0"/>
      <w:marBottom w:val="0"/>
      <w:divBdr>
        <w:top w:val="none" w:sz="0" w:space="0" w:color="auto"/>
        <w:left w:val="none" w:sz="0" w:space="0" w:color="auto"/>
        <w:bottom w:val="none" w:sz="0" w:space="0" w:color="auto"/>
        <w:right w:val="none" w:sz="0" w:space="0" w:color="auto"/>
      </w:divBdr>
      <w:divsChild>
        <w:div w:id="743799545">
          <w:marLeft w:val="640"/>
          <w:marRight w:val="0"/>
          <w:marTop w:val="0"/>
          <w:marBottom w:val="0"/>
          <w:divBdr>
            <w:top w:val="none" w:sz="0" w:space="0" w:color="auto"/>
            <w:left w:val="none" w:sz="0" w:space="0" w:color="auto"/>
            <w:bottom w:val="none" w:sz="0" w:space="0" w:color="auto"/>
            <w:right w:val="none" w:sz="0" w:space="0" w:color="auto"/>
          </w:divBdr>
        </w:div>
        <w:div w:id="1878079509">
          <w:marLeft w:val="640"/>
          <w:marRight w:val="0"/>
          <w:marTop w:val="0"/>
          <w:marBottom w:val="0"/>
          <w:divBdr>
            <w:top w:val="none" w:sz="0" w:space="0" w:color="auto"/>
            <w:left w:val="none" w:sz="0" w:space="0" w:color="auto"/>
            <w:bottom w:val="none" w:sz="0" w:space="0" w:color="auto"/>
            <w:right w:val="none" w:sz="0" w:space="0" w:color="auto"/>
          </w:divBdr>
        </w:div>
        <w:div w:id="315231117">
          <w:marLeft w:val="640"/>
          <w:marRight w:val="0"/>
          <w:marTop w:val="0"/>
          <w:marBottom w:val="0"/>
          <w:divBdr>
            <w:top w:val="none" w:sz="0" w:space="0" w:color="auto"/>
            <w:left w:val="none" w:sz="0" w:space="0" w:color="auto"/>
            <w:bottom w:val="none" w:sz="0" w:space="0" w:color="auto"/>
            <w:right w:val="none" w:sz="0" w:space="0" w:color="auto"/>
          </w:divBdr>
        </w:div>
        <w:div w:id="117992812">
          <w:marLeft w:val="640"/>
          <w:marRight w:val="0"/>
          <w:marTop w:val="0"/>
          <w:marBottom w:val="0"/>
          <w:divBdr>
            <w:top w:val="none" w:sz="0" w:space="0" w:color="auto"/>
            <w:left w:val="none" w:sz="0" w:space="0" w:color="auto"/>
            <w:bottom w:val="none" w:sz="0" w:space="0" w:color="auto"/>
            <w:right w:val="none" w:sz="0" w:space="0" w:color="auto"/>
          </w:divBdr>
        </w:div>
        <w:div w:id="1867713435">
          <w:marLeft w:val="640"/>
          <w:marRight w:val="0"/>
          <w:marTop w:val="0"/>
          <w:marBottom w:val="0"/>
          <w:divBdr>
            <w:top w:val="none" w:sz="0" w:space="0" w:color="auto"/>
            <w:left w:val="none" w:sz="0" w:space="0" w:color="auto"/>
            <w:bottom w:val="none" w:sz="0" w:space="0" w:color="auto"/>
            <w:right w:val="none" w:sz="0" w:space="0" w:color="auto"/>
          </w:divBdr>
        </w:div>
        <w:div w:id="1080253326">
          <w:marLeft w:val="640"/>
          <w:marRight w:val="0"/>
          <w:marTop w:val="0"/>
          <w:marBottom w:val="0"/>
          <w:divBdr>
            <w:top w:val="none" w:sz="0" w:space="0" w:color="auto"/>
            <w:left w:val="none" w:sz="0" w:space="0" w:color="auto"/>
            <w:bottom w:val="none" w:sz="0" w:space="0" w:color="auto"/>
            <w:right w:val="none" w:sz="0" w:space="0" w:color="auto"/>
          </w:divBdr>
        </w:div>
        <w:div w:id="1514878615">
          <w:marLeft w:val="640"/>
          <w:marRight w:val="0"/>
          <w:marTop w:val="0"/>
          <w:marBottom w:val="0"/>
          <w:divBdr>
            <w:top w:val="none" w:sz="0" w:space="0" w:color="auto"/>
            <w:left w:val="none" w:sz="0" w:space="0" w:color="auto"/>
            <w:bottom w:val="none" w:sz="0" w:space="0" w:color="auto"/>
            <w:right w:val="none" w:sz="0" w:space="0" w:color="auto"/>
          </w:divBdr>
        </w:div>
        <w:div w:id="1726949126">
          <w:marLeft w:val="640"/>
          <w:marRight w:val="0"/>
          <w:marTop w:val="0"/>
          <w:marBottom w:val="0"/>
          <w:divBdr>
            <w:top w:val="none" w:sz="0" w:space="0" w:color="auto"/>
            <w:left w:val="none" w:sz="0" w:space="0" w:color="auto"/>
            <w:bottom w:val="none" w:sz="0" w:space="0" w:color="auto"/>
            <w:right w:val="none" w:sz="0" w:space="0" w:color="auto"/>
          </w:divBdr>
        </w:div>
        <w:div w:id="2099251410">
          <w:marLeft w:val="640"/>
          <w:marRight w:val="0"/>
          <w:marTop w:val="0"/>
          <w:marBottom w:val="0"/>
          <w:divBdr>
            <w:top w:val="none" w:sz="0" w:space="0" w:color="auto"/>
            <w:left w:val="none" w:sz="0" w:space="0" w:color="auto"/>
            <w:bottom w:val="none" w:sz="0" w:space="0" w:color="auto"/>
            <w:right w:val="none" w:sz="0" w:space="0" w:color="auto"/>
          </w:divBdr>
        </w:div>
        <w:div w:id="1445148454">
          <w:marLeft w:val="640"/>
          <w:marRight w:val="0"/>
          <w:marTop w:val="0"/>
          <w:marBottom w:val="0"/>
          <w:divBdr>
            <w:top w:val="none" w:sz="0" w:space="0" w:color="auto"/>
            <w:left w:val="none" w:sz="0" w:space="0" w:color="auto"/>
            <w:bottom w:val="none" w:sz="0" w:space="0" w:color="auto"/>
            <w:right w:val="none" w:sz="0" w:space="0" w:color="auto"/>
          </w:divBdr>
        </w:div>
        <w:div w:id="1575162468">
          <w:marLeft w:val="640"/>
          <w:marRight w:val="0"/>
          <w:marTop w:val="0"/>
          <w:marBottom w:val="0"/>
          <w:divBdr>
            <w:top w:val="none" w:sz="0" w:space="0" w:color="auto"/>
            <w:left w:val="none" w:sz="0" w:space="0" w:color="auto"/>
            <w:bottom w:val="none" w:sz="0" w:space="0" w:color="auto"/>
            <w:right w:val="none" w:sz="0" w:space="0" w:color="auto"/>
          </w:divBdr>
        </w:div>
        <w:div w:id="196477935">
          <w:marLeft w:val="640"/>
          <w:marRight w:val="0"/>
          <w:marTop w:val="0"/>
          <w:marBottom w:val="0"/>
          <w:divBdr>
            <w:top w:val="none" w:sz="0" w:space="0" w:color="auto"/>
            <w:left w:val="none" w:sz="0" w:space="0" w:color="auto"/>
            <w:bottom w:val="none" w:sz="0" w:space="0" w:color="auto"/>
            <w:right w:val="none" w:sz="0" w:space="0" w:color="auto"/>
          </w:divBdr>
        </w:div>
        <w:div w:id="228228706">
          <w:marLeft w:val="640"/>
          <w:marRight w:val="0"/>
          <w:marTop w:val="0"/>
          <w:marBottom w:val="0"/>
          <w:divBdr>
            <w:top w:val="none" w:sz="0" w:space="0" w:color="auto"/>
            <w:left w:val="none" w:sz="0" w:space="0" w:color="auto"/>
            <w:bottom w:val="none" w:sz="0" w:space="0" w:color="auto"/>
            <w:right w:val="none" w:sz="0" w:space="0" w:color="auto"/>
          </w:divBdr>
        </w:div>
        <w:div w:id="2062484471">
          <w:marLeft w:val="640"/>
          <w:marRight w:val="0"/>
          <w:marTop w:val="0"/>
          <w:marBottom w:val="0"/>
          <w:divBdr>
            <w:top w:val="none" w:sz="0" w:space="0" w:color="auto"/>
            <w:left w:val="none" w:sz="0" w:space="0" w:color="auto"/>
            <w:bottom w:val="none" w:sz="0" w:space="0" w:color="auto"/>
            <w:right w:val="none" w:sz="0" w:space="0" w:color="auto"/>
          </w:divBdr>
        </w:div>
        <w:div w:id="396829467">
          <w:marLeft w:val="640"/>
          <w:marRight w:val="0"/>
          <w:marTop w:val="0"/>
          <w:marBottom w:val="0"/>
          <w:divBdr>
            <w:top w:val="none" w:sz="0" w:space="0" w:color="auto"/>
            <w:left w:val="none" w:sz="0" w:space="0" w:color="auto"/>
            <w:bottom w:val="none" w:sz="0" w:space="0" w:color="auto"/>
            <w:right w:val="none" w:sz="0" w:space="0" w:color="auto"/>
          </w:divBdr>
        </w:div>
        <w:div w:id="1870607296">
          <w:marLeft w:val="640"/>
          <w:marRight w:val="0"/>
          <w:marTop w:val="0"/>
          <w:marBottom w:val="0"/>
          <w:divBdr>
            <w:top w:val="none" w:sz="0" w:space="0" w:color="auto"/>
            <w:left w:val="none" w:sz="0" w:space="0" w:color="auto"/>
            <w:bottom w:val="none" w:sz="0" w:space="0" w:color="auto"/>
            <w:right w:val="none" w:sz="0" w:space="0" w:color="auto"/>
          </w:divBdr>
        </w:div>
        <w:div w:id="112602695">
          <w:marLeft w:val="640"/>
          <w:marRight w:val="0"/>
          <w:marTop w:val="0"/>
          <w:marBottom w:val="0"/>
          <w:divBdr>
            <w:top w:val="none" w:sz="0" w:space="0" w:color="auto"/>
            <w:left w:val="none" w:sz="0" w:space="0" w:color="auto"/>
            <w:bottom w:val="none" w:sz="0" w:space="0" w:color="auto"/>
            <w:right w:val="none" w:sz="0" w:space="0" w:color="auto"/>
          </w:divBdr>
        </w:div>
        <w:div w:id="1881820378">
          <w:marLeft w:val="640"/>
          <w:marRight w:val="0"/>
          <w:marTop w:val="0"/>
          <w:marBottom w:val="0"/>
          <w:divBdr>
            <w:top w:val="none" w:sz="0" w:space="0" w:color="auto"/>
            <w:left w:val="none" w:sz="0" w:space="0" w:color="auto"/>
            <w:bottom w:val="none" w:sz="0" w:space="0" w:color="auto"/>
            <w:right w:val="none" w:sz="0" w:space="0" w:color="auto"/>
          </w:divBdr>
        </w:div>
        <w:div w:id="2111198992">
          <w:marLeft w:val="640"/>
          <w:marRight w:val="0"/>
          <w:marTop w:val="0"/>
          <w:marBottom w:val="0"/>
          <w:divBdr>
            <w:top w:val="none" w:sz="0" w:space="0" w:color="auto"/>
            <w:left w:val="none" w:sz="0" w:space="0" w:color="auto"/>
            <w:bottom w:val="none" w:sz="0" w:space="0" w:color="auto"/>
            <w:right w:val="none" w:sz="0" w:space="0" w:color="auto"/>
          </w:divBdr>
        </w:div>
        <w:div w:id="460080178">
          <w:marLeft w:val="640"/>
          <w:marRight w:val="0"/>
          <w:marTop w:val="0"/>
          <w:marBottom w:val="0"/>
          <w:divBdr>
            <w:top w:val="none" w:sz="0" w:space="0" w:color="auto"/>
            <w:left w:val="none" w:sz="0" w:space="0" w:color="auto"/>
            <w:bottom w:val="none" w:sz="0" w:space="0" w:color="auto"/>
            <w:right w:val="none" w:sz="0" w:space="0" w:color="auto"/>
          </w:divBdr>
        </w:div>
        <w:div w:id="1400514869">
          <w:marLeft w:val="640"/>
          <w:marRight w:val="0"/>
          <w:marTop w:val="0"/>
          <w:marBottom w:val="0"/>
          <w:divBdr>
            <w:top w:val="none" w:sz="0" w:space="0" w:color="auto"/>
            <w:left w:val="none" w:sz="0" w:space="0" w:color="auto"/>
            <w:bottom w:val="none" w:sz="0" w:space="0" w:color="auto"/>
            <w:right w:val="none" w:sz="0" w:space="0" w:color="auto"/>
          </w:divBdr>
        </w:div>
        <w:div w:id="1984578354">
          <w:marLeft w:val="640"/>
          <w:marRight w:val="0"/>
          <w:marTop w:val="0"/>
          <w:marBottom w:val="0"/>
          <w:divBdr>
            <w:top w:val="none" w:sz="0" w:space="0" w:color="auto"/>
            <w:left w:val="none" w:sz="0" w:space="0" w:color="auto"/>
            <w:bottom w:val="none" w:sz="0" w:space="0" w:color="auto"/>
            <w:right w:val="none" w:sz="0" w:space="0" w:color="auto"/>
          </w:divBdr>
        </w:div>
        <w:div w:id="297952529">
          <w:marLeft w:val="640"/>
          <w:marRight w:val="0"/>
          <w:marTop w:val="0"/>
          <w:marBottom w:val="0"/>
          <w:divBdr>
            <w:top w:val="none" w:sz="0" w:space="0" w:color="auto"/>
            <w:left w:val="none" w:sz="0" w:space="0" w:color="auto"/>
            <w:bottom w:val="none" w:sz="0" w:space="0" w:color="auto"/>
            <w:right w:val="none" w:sz="0" w:space="0" w:color="auto"/>
          </w:divBdr>
        </w:div>
        <w:div w:id="2025475523">
          <w:marLeft w:val="640"/>
          <w:marRight w:val="0"/>
          <w:marTop w:val="0"/>
          <w:marBottom w:val="0"/>
          <w:divBdr>
            <w:top w:val="none" w:sz="0" w:space="0" w:color="auto"/>
            <w:left w:val="none" w:sz="0" w:space="0" w:color="auto"/>
            <w:bottom w:val="none" w:sz="0" w:space="0" w:color="auto"/>
            <w:right w:val="none" w:sz="0" w:space="0" w:color="auto"/>
          </w:divBdr>
        </w:div>
        <w:div w:id="1155413959">
          <w:marLeft w:val="640"/>
          <w:marRight w:val="0"/>
          <w:marTop w:val="0"/>
          <w:marBottom w:val="0"/>
          <w:divBdr>
            <w:top w:val="none" w:sz="0" w:space="0" w:color="auto"/>
            <w:left w:val="none" w:sz="0" w:space="0" w:color="auto"/>
            <w:bottom w:val="none" w:sz="0" w:space="0" w:color="auto"/>
            <w:right w:val="none" w:sz="0" w:space="0" w:color="auto"/>
          </w:divBdr>
        </w:div>
        <w:div w:id="602803002">
          <w:marLeft w:val="640"/>
          <w:marRight w:val="0"/>
          <w:marTop w:val="0"/>
          <w:marBottom w:val="0"/>
          <w:divBdr>
            <w:top w:val="none" w:sz="0" w:space="0" w:color="auto"/>
            <w:left w:val="none" w:sz="0" w:space="0" w:color="auto"/>
            <w:bottom w:val="none" w:sz="0" w:space="0" w:color="auto"/>
            <w:right w:val="none" w:sz="0" w:space="0" w:color="auto"/>
          </w:divBdr>
        </w:div>
        <w:div w:id="880477972">
          <w:marLeft w:val="640"/>
          <w:marRight w:val="0"/>
          <w:marTop w:val="0"/>
          <w:marBottom w:val="0"/>
          <w:divBdr>
            <w:top w:val="none" w:sz="0" w:space="0" w:color="auto"/>
            <w:left w:val="none" w:sz="0" w:space="0" w:color="auto"/>
            <w:bottom w:val="none" w:sz="0" w:space="0" w:color="auto"/>
            <w:right w:val="none" w:sz="0" w:space="0" w:color="auto"/>
          </w:divBdr>
        </w:div>
        <w:div w:id="546649657">
          <w:marLeft w:val="640"/>
          <w:marRight w:val="0"/>
          <w:marTop w:val="0"/>
          <w:marBottom w:val="0"/>
          <w:divBdr>
            <w:top w:val="none" w:sz="0" w:space="0" w:color="auto"/>
            <w:left w:val="none" w:sz="0" w:space="0" w:color="auto"/>
            <w:bottom w:val="none" w:sz="0" w:space="0" w:color="auto"/>
            <w:right w:val="none" w:sz="0" w:space="0" w:color="auto"/>
          </w:divBdr>
        </w:div>
        <w:div w:id="1730297695">
          <w:marLeft w:val="640"/>
          <w:marRight w:val="0"/>
          <w:marTop w:val="0"/>
          <w:marBottom w:val="0"/>
          <w:divBdr>
            <w:top w:val="none" w:sz="0" w:space="0" w:color="auto"/>
            <w:left w:val="none" w:sz="0" w:space="0" w:color="auto"/>
            <w:bottom w:val="none" w:sz="0" w:space="0" w:color="auto"/>
            <w:right w:val="none" w:sz="0" w:space="0" w:color="auto"/>
          </w:divBdr>
        </w:div>
        <w:div w:id="1786850109">
          <w:marLeft w:val="640"/>
          <w:marRight w:val="0"/>
          <w:marTop w:val="0"/>
          <w:marBottom w:val="0"/>
          <w:divBdr>
            <w:top w:val="none" w:sz="0" w:space="0" w:color="auto"/>
            <w:left w:val="none" w:sz="0" w:space="0" w:color="auto"/>
            <w:bottom w:val="none" w:sz="0" w:space="0" w:color="auto"/>
            <w:right w:val="none" w:sz="0" w:space="0" w:color="auto"/>
          </w:divBdr>
        </w:div>
        <w:div w:id="1603299848">
          <w:marLeft w:val="640"/>
          <w:marRight w:val="0"/>
          <w:marTop w:val="0"/>
          <w:marBottom w:val="0"/>
          <w:divBdr>
            <w:top w:val="none" w:sz="0" w:space="0" w:color="auto"/>
            <w:left w:val="none" w:sz="0" w:space="0" w:color="auto"/>
            <w:bottom w:val="none" w:sz="0" w:space="0" w:color="auto"/>
            <w:right w:val="none" w:sz="0" w:space="0" w:color="auto"/>
          </w:divBdr>
        </w:div>
        <w:div w:id="820274217">
          <w:marLeft w:val="640"/>
          <w:marRight w:val="0"/>
          <w:marTop w:val="0"/>
          <w:marBottom w:val="0"/>
          <w:divBdr>
            <w:top w:val="none" w:sz="0" w:space="0" w:color="auto"/>
            <w:left w:val="none" w:sz="0" w:space="0" w:color="auto"/>
            <w:bottom w:val="none" w:sz="0" w:space="0" w:color="auto"/>
            <w:right w:val="none" w:sz="0" w:space="0" w:color="auto"/>
          </w:divBdr>
        </w:div>
        <w:div w:id="841552638">
          <w:marLeft w:val="640"/>
          <w:marRight w:val="0"/>
          <w:marTop w:val="0"/>
          <w:marBottom w:val="0"/>
          <w:divBdr>
            <w:top w:val="none" w:sz="0" w:space="0" w:color="auto"/>
            <w:left w:val="none" w:sz="0" w:space="0" w:color="auto"/>
            <w:bottom w:val="none" w:sz="0" w:space="0" w:color="auto"/>
            <w:right w:val="none" w:sz="0" w:space="0" w:color="auto"/>
          </w:divBdr>
        </w:div>
        <w:div w:id="1804273723">
          <w:marLeft w:val="640"/>
          <w:marRight w:val="0"/>
          <w:marTop w:val="0"/>
          <w:marBottom w:val="0"/>
          <w:divBdr>
            <w:top w:val="none" w:sz="0" w:space="0" w:color="auto"/>
            <w:left w:val="none" w:sz="0" w:space="0" w:color="auto"/>
            <w:bottom w:val="none" w:sz="0" w:space="0" w:color="auto"/>
            <w:right w:val="none" w:sz="0" w:space="0" w:color="auto"/>
          </w:divBdr>
        </w:div>
        <w:div w:id="1595434993">
          <w:marLeft w:val="640"/>
          <w:marRight w:val="0"/>
          <w:marTop w:val="0"/>
          <w:marBottom w:val="0"/>
          <w:divBdr>
            <w:top w:val="none" w:sz="0" w:space="0" w:color="auto"/>
            <w:left w:val="none" w:sz="0" w:space="0" w:color="auto"/>
            <w:bottom w:val="none" w:sz="0" w:space="0" w:color="auto"/>
            <w:right w:val="none" w:sz="0" w:space="0" w:color="auto"/>
          </w:divBdr>
        </w:div>
        <w:div w:id="2084641970">
          <w:marLeft w:val="640"/>
          <w:marRight w:val="0"/>
          <w:marTop w:val="0"/>
          <w:marBottom w:val="0"/>
          <w:divBdr>
            <w:top w:val="none" w:sz="0" w:space="0" w:color="auto"/>
            <w:left w:val="none" w:sz="0" w:space="0" w:color="auto"/>
            <w:bottom w:val="none" w:sz="0" w:space="0" w:color="auto"/>
            <w:right w:val="none" w:sz="0" w:space="0" w:color="auto"/>
          </w:divBdr>
        </w:div>
        <w:div w:id="317462515">
          <w:marLeft w:val="640"/>
          <w:marRight w:val="0"/>
          <w:marTop w:val="0"/>
          <w:marBottom w:val="0"/>
          <w:divBdr>
            <w:top w:val="none" w:sz="0" w:space="0" w:color="auto"/>
            <w:left w:val="none" w:sz="0" w:space="0" w:color="auto"/>
            <w:bottom w:val="none" w:sz="0" w:space="0" w:color="auto"/>
            <w:right w:val="none" w:sz="0" w:space="0" w:color="auto"/>
          </w:divBdr>
        </w:div>
        <w:div w:id="834808256">
          <w:marLeft w:val="640"/>
          <w:marRight w:val="0"/>
          <w:marTop w:val="0"/>
          <w:marBottom w:val="0"/>
          <w:divBdr>
            <w:top w:val="none" w:sz="0" w:space="0" w:color="auto"/>
            <w:left w:val="none" w:sz="0" w:space="0" w:color="auto"/>
            <w:bottom w:val="none" w:sz="0" w:space="0" w:color="auto"/>
            <w:right w:val="none" w:sz="0" w:space="0" w:color="auto"/>
          </w:divBdr>
        </w:div>
        <w:div w:id="126516177">
          <w:marLeft w:val="640"/>
          <w:marRight w:val="0"/>
          <w:marTop w:val="0"/>
          <w:marBottom w:val="0"/>
          <w:divBdr>
            <w:top w:val="none" w:sz="0" w:space="0" w:color="auto"/>
            <w:left w:val="none" w:sz="0" w:space="0" w:color="auto"/>
            <w:bottom w:val="none" w:sz="0" w:space="0" w:color="auto"/>
            <w:right w:val="none" w:sz="0" w:space="0" w:color="auto"/>
          </w:divBdr>
        </w:div>
        <w:div w:id="470903069">
          <w:marLeft w:val="640"/>
          <w:marRight w:val="0"/>
          <w:marTop w:val="0"/>
          <w:marBottom w:val="0"/>
          <w:divBdr>
            <w:top w:val="none" w:sz="0" w:space="0" w:color="auto"/>
            <w:left w:val="none" w:sz="0" w:space="0" w:color="auto"/>
            <w:bottom w:val="none" w:sz="0" w:space="0" w:color="auto"/>
            <w:right w:val="none" w:sz="0" w:space="0" w:color="auto"/>
          </w:divBdr>
        </w:div>
        <w:div w:id="331376188">
          <w:marLeft w:val="640"/>
          <w:marRight w:val="0"/>
          <w:marTop w:val="0"/>
          <w:marBottom w:val="0"/>
          <w:divBdr>
            <w:top w:val="none" w:sz="0" w:space="0" w:color="auto"/>
            <w:left w:val="none" w:sz="0" w:space="0" w:color="auto"/>
            <w:bottom w:val="none" w:sz="0" w:space="0" w:color="auto"/>
            <w:right w:val="none" w:sz="0" w:space="0" w:color="auto"/>
          </w:divBdr>
        </w:div>
        <w:div w:id="536817086">
          <w:marLeft w:val="640"/>
          <w:marRight w:val="0"/>
          <w:marTop w:val="0"/>
          <w:marBottom w:val="0"/>
          <w:divBdr>
            <w:top w:val="none" w:sz="0" w:space="0" w:color="auto"/>
            <w:left w:val="none" w:sz="0" w:space="0" w:color="auto"/>
            <w:bottom w:val="none" w:sz="0" w:space="0" w:color="auto"/>
            <w:right w:val="none" w:sz="0" w:space="0" w:color="auto"/>
          </w:divBdr>
        </w:div>
        <w:div w:id="1282570981">
          <w:marLeft w:val="640"/>
          <w:marRight w:val="0"/>
          <w:marTop w:val="0"/>
          <w:marBottom w:val="0"/>
          <w:divBdr>
            <w:top w:val="none" w:sz="0" w:space="0" w:color="auto"/>
            <w:left w:val="none" w:sz="0" w:space="0" w:color="auto"/>
            <w:bottom w:val="none" w:sz="0" w:space="0" w:color="auto"/>
            <w:right w:val="none" w:sz="0" w:space="0" w:color="auto"/>
          </w:divBdr>
        </w:div>
        <w:div w:id="821241475">
          <w:marLeft w:val="640"/>
          <w:marRight w:val="0"/>
          <w:marTop w:val="0"/>
          <w:marBottom w:val="0"/>
          <w:divBdr>
            <w:top w:val="none" w:sz="0" w:space="0" w:color="auto"/>
            <w:left w:val="none" w:sz="0" w:space="0" w:color="auto"/>
            <w:bottom w:val="none" w:sz="0" w:space="0" w:color="auto"/>
            <w:right w:val="none" w:sz="0" w:space="0" w:color="auto"/>
          </w:divBdr>
        </w:div>
        <w:div w:id="2081176084">
          <w:marLeft w:val="640"/>
          <w:marRight w:val="0"/>
          <w:marTop w:val="0"/>
          <w:marBottom w:val="0"/>
          <w:divBdr>
            <w:top w:val="none" w:sz="0" w:space="0" w:color="auto"/>
            <w:left w:val="none" w:sz="0" w:space="0" w:color="auto"/>
            <w:bottom w:val="none" w:sz="0" w:space="0" w:color="auto"/>
            <w:right w:val="none" w:sz="0" w:space="0" w:color="auto"/>
          </w:divBdr>
        </w:div>
        <w:div w:id="241641157">
          <w:marLeft w:val="640"/>
          <w:marRight w:val="0"/>
          <w:marTop w:val="0"/>
          <w:marBottom w:val="0"/>
          <w:divBdr>
            <w:top w:val="none" w:sz="0" w:space="0" w:color="auto"/>
            <w:left w:val="none" w:sz="0" w:space="0" w:color="auto"/>
            <w:bottom w:val="none" w:sz="0" w:space="0" w:color="auto"/>
            <w:right w:val="none" w:sz="0" w:space="0" w:color="auto"/>
          </w:divBdr>
        </w:div>
        <w:div w:id="2058313050">
          <w:marLeft w:val="640"/>
          <w:marRight w:val="0"/>
          <w:marTop w:val="0"/>
          <w:marBottom w:val="0"/>
          <w:divBdr>
            <w:top w:val="none" w:sz="0" w:space="0" w:color="auto"/>
            <w:left w:val="none" w:sz="0" w:space="0" w:color="auto"/>
            <w:bottom w:val="none" w:sz="0" w:space="0" w:color="auto"/>
            <w:right w:val="none" w:sz="0" w:space="0" w:color="auto"/>
          </w:divBdr>
        </w:div>
        <w:div w:id="1318726404">
          <w:marLeft w:val="640"/>
          <w:marRight w:val="0"/>
          <w:marTop w:val="0"/>
          <w:marBottom w:val="0"/>
          <w:divBdr>
            <w:top w:val="none" w:sz="0" w:space="0" w:color="auto"/>
            <w:left w:val="none" w:sz="0" w:space="0" w:color="auto"/>
            <w:bottom w:val="none" w:sz="0" w:space="0" w:color="auto"/>
            <w:right w:val="none" w:sz="0" w:space="0" w:color="auto"/>
          </w:divBdr>
        </w:div>
        <w:div w:id="1622767344">
          <w:marLeft w:val="640"/>
          <w:marRight w:val="0"/>
          <w:marTop w:val="0"/>
          <w:marBottom w:val="0"/>
          <w:divBdr>
            <w:top w:val="none" w:sz="0" w:space="0" w:color="auto"/>
            <w:left w:val="none" w:sz="0" w:space="0" w:color="auto"/>
            <w:bottom w:val="none" w:sz="0" w:space="0" w:color="auto"/>
            <w:right w:val="none" w:sz="0" w:space="0" w:color="auto"/>
          </w:divBdr>
        </w:div>
        <w:div w:id="662900193">
          <w:marLeft w:val="640"/>
          <w:marRight w:val="0"/>
          <w:marTop w:val="0"/>
          <w:marBottom w:val="0"/>
          <w:divBdr>
            <w:top w:val="none" w:sz="0" w:space="0" w:color="auto"/>
            <w:left w:val="none" w:sz="0" w:space="0" w:color="auto"/>
            <w:bottom w:val="none" w:sz="0" w:space="0" w:color="auto"/>
            <w:right w:val="none" w:sz="0" w:space="0" w:color="auto"/>
          </w:divBdr>
        </w:div>
        <w:div w:id="1378968925">
          <w:marLeft w:val="640"/>
          <w:marRight w:val="0"/>
          <w:marTop w:val="0"/>
          <w:marBottom w:val="0"/>
          <w:divBdr>
            <w:top w:val="none" w:sz="0" w:space="0" w:color="auto"/>
            <w:left w:val="none" w:sz="0" w:space="0" w:color="auto"/>
            <w:bottom w:val="none" w:sz="0" w:space="0" w:color="auto"/>
            <w:right w:val="none" w:sz="0" w:space="0" w:color="auto"/>
          </w:divBdr>
        </w:div>
        <w:div w:id="1305349033">
          <w:marLeft w:val="640"/>
          <w:marRight w:val="0"/>
          <w:marTop w:val="0"/>
          <w:marBottom w:val="0"/>
          <w:divBdr>
            <w:top w:val="none" w:sz="0" w:space="0" w:color="auto"/>
            <w:left w:val="none" w:sz="0" w:space="0" w:color="auto"/>
            <w:bottom w:val="none" w:sz="0" w:space="0" w:color="auto"/>
            <w:right w:val="none" w:sz="0" w:space="0" w:color="auto"/>
          </w:divBdr>
        </w:div>
        <w:div w:id="1191214034">
          <w:marLeft w:val="640"/>
          <w:marRight w:val="0"/>
          <w:marTop w:val="0"/>
          <w:marBottom w:val="0"/>
          <w:divBdr>
            <w:top w:val="none" w:sz="0" w:space="0" w:color="auto"/>
            <w:left w:val="none" w:sz="0" w:space="0" w:color="auto"/>
            <w:bottom w:val="none" w:sz="0" w:space="0" w:color="auto"/>
            <w:right w:val="none" w:sz="0" w:space="0" w:color="auto"/>
          </w:divBdr>
        </w:div>
        <w:div w:id="373115454">
          <w:marLeft w:val="640"/>
          <w:marRight w:val="0"/>
          <w:marTop w:val="0"/>
          <w:marBottom w:val="0"/>
          <w:divBdr>
            <w:top w:val="none" w:sz="0" w:space="0" w:color="auto"/>
            <w:left w:val="none" w:sz="0" w:space="0" w:color="auto"/>
            <w:bottom w:val="none" w:sz="0" w:space="0" w:color="auto"/>
            <w:right w:val="none" w:sz="0" w:space="0" w:color="auto"/>
          </w:divBdr>
        </w:div>
        <w:div w:id="2041583362">
          <w:marLeft w:val="640"/>
          <w:marRight w:val="0"/>
          <w:marTop w:val="0"/>
          <w:marBottom w:val="0"/>
          <w:divBdr>
            <w:top w:val="none" w:sz="0" w:space="0" w:color="auto"/>
            <w:left w:val="none" w:sz="0" w:space="0" w:color="auto"/>
            <w:bottom w:val="none" w:sz="0" w:space="0" w:color="auto"/>
            <w:right w:val="none" w:sz="0" w:space="0" w:color="auto"/>
          </w:divBdr>
        </w:div>
        <w:div w:id="1250964037">
          <w:marLeft w:val="640"/>
          <w:marRight w:val="0"/>
          <w:marTop w:val="0"/>
          <w:marBottom w:val="0"/>
          <w:divBdr>
            <w:top w:val="none" w:sz="0" w:space="0" w:color="auto"/>
            <w:left w:val="none" w:sz="0" w:space="0" w:color="auto"/>
            <w:bottom w:val="none" w:sz="0" w:space="0" w:color="auto"/>
            <w:right w:val="none" w:sz="0" w:space="0" w:color="auto"/>
          </w:divBdr>
        </w:div>
        <w:div w:id="1078940113">
          <w:marLeft w:val="640"/>
          <w:marRight w:val="0"/>
          <w:marTop w:val="0"/>
          <w:marBottom w:val="0"/>
          <w:divBdr>
            <w:top w:val="none" w:sz="0" w:space="0" w:color="auto"/>
            <w:left w:val="none" w:sz="0" w:space="0" w:color="auto"/>
            <w:bottom w:val="none" w:sz="0" w:space="0" w:color="auto"/>
            <w:right w:val="none" w:sz="0" w:space="0" w:color="auto"/>
          </w:divBdr>
        </w:div>
        <w:div w:id="1245455384">
          <w:marLeft w:val="640"/>
          <w:marRight w:val="0"/>
          <w:marTop w:val="0"/>
          <w:marBottom w:val="0"/>
          <w:divBdr>
            <w:top w:val="none" w:sz="0" w:space="0" w:color="auto"/>
            <w:left w:val="none" w:sz="0" w:space="0" w:color="auto"/>
            <w:bottom w:val="none" w:sz="0" w:space="0" w:color="auto"/>
            <w:right w:val="none" w:sz="0" w:space="0" w:color="auto"/>
          </w:divBdr>
        </w:div>
        <w:div w:id="1945384046">
          <w:marLeft w:val="640"/>
          <w:marRight w:val="0"/>
          <w:marTop w:val="0"/>
          <w:marBottom w:val="0"/>
          <w:divBdr>
            <w:top w:val="none" w:sz="0" w:space="0" w:color="auto"/>
            <w:left w:val="none" w:sz="0" w:space="0" w:color="auto"/>
            <w:bottom w:val="none" w:sz="0" w:space="0" w:color="auto"/>
            <w:right w:val="none" w:sz="0" w:space="0" w:color="auto"/>
          </w:divBdr>
        </w:div>
        <w:div w:id="1058044060">
          <w:marLeft w:val="640"/>
          <w:marRight w:val="0"/>
          <w:marTop w:val="0"/>
          <w:marBottom w:val="0"/>
          <w:divBdr>
            <w:top w:val="none" w:sz="0" w:space="0" w:color="auto"/>
            <w:left w:val="none" w:sz="0" w:space="0" w:color="auto"/>
            <w:bottom w:val="none" w:sz="0" w:space="0" w:color="auto"/>
            <w:right w:val="none" w:sz="0" w:space="0" w:color="auto"/>
          </w:divBdr>
        </w:div>
        <w:div w:id="863446957">
          <w:marLeft w:val="640"/>
          <w:marRight w:val="0"/>
          <w:marTop w:val="0"/>
          <w:marBottom w:val="0"/>
          <w:divBdr>
            <w:top w:val="none" w:sz="0" w:space="0" w:color="auto"/>
            <w:left w:val="none" w:sz="0" w:space="0" w:color="auto"/>
            <w:bottom w:val="none" w:sz="0" w:space="0" w:color="auto"/>
            <w:right w:val="none" w:sz="0" w:space="0" w:color="auto"/>
          </w:divBdr>
        </w:div>
        <w:div w:id="1180581265">
          <w:marLeft w:val="640"/>
          <w:marRight w:val="0"/>
          <w:marTop w:val="0"/>
          <w:marBottom w:val="0"/>
          <w:divBdr>
            <w:top w:val="none" w:sz="0" w:space="0" w:color="auto"/>
            <w:left w:val="none" w:sz="0" w:space="0" w:color="auto"/>
            <w:bottom w:val="none" w:sz="0" w:space="0" w:color="auto"/>
            <w:right w:val="none" w:sz="0" w:space="0" w:color="auto"/>
          </w:divBdr>
        </w:div>
        <w:div w:id="42216908">
          <w:marLeft w:val="640"/>
          <w:marRight w:val="0"/>
          <w:marTop w:val="0"/>
          <w:marBottom w:val="0"/>
          <w:divBdr>
            <w:top w:val="none" w:sz="0" w:space="0" w:color="auto"/>
            <w:left w:val="none" w:sz="0" w:space="0" w:color="auto"/>
            <w:bottom w:val="none" w:sz="0" w:space="0" w:color="auto"/>
            <w:right w:val="none" w:sz="0" w:space="0" w:color="auto"/>
          </w:divBdr>
        </w:div>
        <w:div w:id="182088955">
          <w:marLeft w:val="640"/>
          <w:marRight w:val="0"/>
          <w:marTop w:val="0"/>
          <w:marBottom w:val="0"/>
          <w:divBdr>
            <w:top w:val="none" w:sz="0" w:space="0" w:color="auto"/>
            <w:left w:val="none" w:sz="0" w:space="0" w:color="auto"/>
            <w:bottom w:val="none" w:sz="0" w:space="0" w:color="auto"/>
            <w:right w:val="none" w:sz="0" w:space="0" w:color="auto"/>
          </w:divBdr>
        </w:div>
        <w:div w:id="1386298218">
          <w:marLeft w:val="640"/>
          <w:marRight w:val="0"/>
          <w:marTop w:val="0"/>
          <w:marBottom w:val="0"/>
          <w:divBdr>
            <w:top w:val="none" w:sz="0" w:space="0" w:color="auto"/>
            <w:left w:val="none" w:sz="0" w:space="0" w:color="auto"/>
            <w:bottom w:val="none" w:sz="0" w:space="0" w:color="auto"/>
            <w:right w:val="none" w:sz="0" w:space="0" w:color="auto"/>
          </w:divBdr>
        </w:div>
        <w:div w:id="1669796016">
          <w:marLeft w:val="640"/>
          <w:marRight w:val="0"/>
          <w:marTop w:val="0"/>
          <w:marBottom w:val="0"/>
          <w:divBdr>
            <w:top w:val="none" w:sz="0" w:space="0" w:color="auto"/>
            <w:left w:val="none" w:sz="0" w:space="0" w:color="auto"/>
            <w:bottom w:val="none" w:sz="0" w:space="0" w:color="auto"/>
            <w:right w:val="none" w:sz="0" w:space="0" w:color="auto"/>
          </w:divBdr>
        </w:div>
        <w:div w:id="1716932439">
          <w:marLeft w:val="640"/>
          <w:marRight w:val="0"/>
          <w:marTop w:val="0"/>
          <w:marBottom w:val="0"/>
          <w:divBdr>
            <w:top w:val="none" w:sz="0" w:space="0" w:color="auto"/>
            <w:left w:val="none" w:sz="0" w:space="0" w:color="auto"/>
            <w:bottom w:val="none" w:sz="0" w:space="0" w:color="auto"/>
            <w:right w:val="none" w:sz="0" w:space="0" w:color="auto"/>
          </w:divBdr>
        </w:div>
        <w:div w:id="200436175">
          <w:marLeft w:val="640"/>
          <w:marRight w:val="0"/>
          <w:marTop w:val="0"/>
          <w:marBottom w:val="0"/>
          <w:divBdr>
            <w:top w:val="none" w:sz="0" w:space="0" w:color="auto"/>
            <w:left w:val="none" w:sz="0" w:space="0" w:color="auto"/>
            <w:bottom w:val="none" w:sz="0" w:space="0" w:color="auto"/>
            <w:right w:val="none" w:sz="0" w:space="0" w:color="auto"/>
          </w:divBdr>
        </w:div>
        <w:div w:id="672728430">
          <w:marLeft w:val="640"/>
          <w:marRight w:val="0"/>
          <w:marTop w:val="0"/>
          <w:marBottom w:val="0"/>
          <w:divBdr>
            <w:top w:val="none" w:sz="0" w:space="0" w:color="auto"/>
            <w:left w:val="none" w:sz="0" w:space="0" w:color="auto"/>
            <w:bottom w:val="none" w:sz="0" w:space="0" w:color="auto"/>
            <w:right w:val="none" w:sz="0" w:space="0" w:color="auto"/>
          </w:divBdr>
        </w:div>
        <w:div w:id="751045387">
          <w:marLeft w:val="640"/>
          <w:marRight w:val="0"/>
          <w:marTop w:val="0"/>
          <w:marBottom w:val="0"/>
          <w:divBdr>
            <w:top w:val="none" w:sz="0" w:space="0" w:color="auto"/>
            <w:left w:val="none" w:sz="0" w:space="0" w:color="auto"/>
            <w:bottom w:val="none" w:sz="0" w:space="0" w:color="auto"/>
            <w:right w:val="none" w:sz="0" w:space="0" w:color="auto"/>
          </w:divBdr>
        </w:div>
        <w:div w:id="1766220706">
          <w:marLeft w:val="640"/>
          <w:marRight w:val="0"/>
          <w:marTop w:val="0"/>
          <w:marBottom w:val="0"/>
          <w:divBdr>
            <w:top w:val="none" w:sz="0" w:space="0" w:color="auto"/>
            <w:left w:val="none" w:sz="0" w:space="0" w:color="auto"/>
            <w:bottom w:val="none" w:sz="0" w:space="0" w:color="auto"/>
            <w:right w:val="none" w:sz="0" w:space="0" w:color="auto"/>
          </w:divBdr>
        </w:div>
      </w:divsChild>
    </w:div>
    <w:div w:id="518277357">
      <w:bodyDiv w:val="1"/>
      <w:marLeft w:val="0"/>
      <w:marRight w:val="0"/>
      <w:marTop w:val="0"/>
      <w:marBottom w:val="0"/>
      <w:divBdr>
        <w:top w:val="none" w:sz="0" w:space="0" w:color="auto"/>
        <w:left w:val="none" w:sz="0" w:space="0" w:color="auto"/>
        <w:bottom w:val="none" w:sz="0" w:space="0" w:color="auto"/>
        <w:right w:val="none" w:sz="0" w:space="0" w:color="auto"/>
      </w:divBdr>
      <w:divsChild>
        <w:div w:id="1520662439">
          <w:marLeft w:val="640"/>
          <w:marRight w:val="0"/>
          <w:marTop w:val="0"/>
          <w:marBottom w:val="0"/>
          <w:divBdr>
            <w:top w:val="none" w:sz="0" w:space="0" w:color="auto"/>
            <w:left w:val="none" w:sz="0" w:space="0" w:color="auto"/>
            <w:bottom w:val="none" w:sz="0" w:space="0" w:color="auto"/>
            <w:right w:val="none" w:sz="0" w:space="0" w:color="auto"/>
          </w:divBdr>
        </w:div>
        <w:div w:id="510948302">
          <w:marLeft w:val="640"/>
          <w:marRight w:val="0"/>
          <w:marTop w:val="0"/>
          <w:marBottom w:val="0"/>
          <w:divBdr>
            <w:top w:val="none" w:sz="0" w:space="0" w:color="auto"/>
            <w:left w:val="none" w:sz="0" w:space="0" w:color="auto"/>
            <w:bottom w:val="none" w:sz="0" w:space="0" w:color="auto"/>
            <w:right w:val="none" w:sz="0" w:space="0" w:color="auto"/>
          </w:divBdr>
        </w:div>
        <w:div w:id="492571289">
          <w:marLeft w:val="640"/>
          <w:marRight w:val="0"/>
          <w:marTop w:val="0"/>
          <w:marBottom w:val="0"/>
          <w:divBdr>
            <w:top w:val="none" w:sz="0" w:space="0" w:color="auto"/>
            <w:left w:val="none" w:sz="0" w:space="0" w:color="auto"/>
            <w:bottom w:val="none" w:sz="0" w:space="0" w:color="auto"/>
            <w:right w:val="none" w:sz="0" w:space="0" w:color="auto"/>
          </w:divBdr>
        </w:div>
        <w:div w:id="2126189471">
          <w:marLeft w:val="640"/>
          <w:marRight w:val="0"/>
          <w:marTop w:val="0"/>
          <w:marBottom w:val="0"/>
          <w:divBdr>
            <w:top w:val="none" w:sz="0" w:space="0" w:color="auto"/>
            <w:left w:val="none" w:sz="0" w:space="0" w:color="auto"/>
            <w:bottom w:val="none" w:sz="0" w:space="0" w:color="auto"/>
            <w:right w:val="none" w:sz="0" w:space="0" w:color="auto"/>
          </w:divBdr>
        </w:div>
        <w:div w:id="826630458">
          <w:marLeft w:val="640"/>
          <w:marRight w:val="0"/>
          <w:marTop w:val="0"/>
          <w:marBottom w:val="0"/>
          <w:divBdr>
            <w:top w:val="none" w:sz="0" w:space="0" w:color="auto"/>
            <w:left w:val="none" w:sz="0" w:space="0" w:color="auto"/>
            <w:bottom w:val="none" w:sz="0" w:space="0" w:color="auto"/>
            <w:right w:val="none" w:sz="0" w:space="0" w:color="auto"/>
          </w:divBdr>
        </w:div>
        <w:div w:id="1218123548">
          <w:marLeft w:val="640"/>
          <w:marRight w:val="0"/>
          <w:marTop w:val="0"/>
          <w:marBottom w:val="0"/>
          <w:divBdr>
            <w:top w:val="none" w:sz="0" w:space="0" w:color="auto"/>
            <w:left w:val="none" w:sz="0" w:space="0" w:color="auto"/>
            <w:bottom w:val="none" w:sz="0" w:space="0" w:color="auto"/>
            <w:right w:val="none" w:sz="0" w:space="0" w:color="auto"/>
          </w:divBdr>
        </w:div>
        <w:div w:id="1732732120">
          <w:marLeft w:val="640"/>
          <w:marRight w:val="0"/>
          <w:marTop w:val="0"/>
          <w:marBottom w:val="0"/>
          <w:divBdr>
            <w:top w:val="none" w:sz="0" w:space="0" w:color="auto"/>
            <w:left w:val="none" w:sz="0" w:space="0" w:color="auto"/>
            <w:bottom w:val="none" w:sz="0" w:space="0" w:color="auto"/>
            <w:right w:val="none" w:sz="0" w:space="0" w:color="auto"/>
          </w:divBdr>
        </w:div>
        <w:div w:id="2098402729">
          <w:marLeft w:val="640"/>
          <w:marRight w:val="0"/>
          <w:marTop w:val="0"/>
          <w:marBottom w:val="0"/>
          <w:divBdr>
            <w:top w:val="none" w:sz="0" w:space="0" w:color="auto"/>
            <w:left w:val="none" w:sz="0" w:space="0" w:color="auto"/>
            <w:bottom w:val="none" w:sz="0" w:space="0" w:color="auto"/>
            <w:right w:val="none" w:sz="0" w:space="0" w:color="auto"/>
          </w:divBdr>
        </w:div>
        <w:div w:id="935985812">
          <w:marLeft w:val="640"/>
          <w:marRight w:val="0"/>
          <w:marTop w:val="0"/>
          <w:marBottom w:val="0"/>
          <w:divBdr>
            <w:top w:val="none" w:sz="0" w:space="0" w:color="auto"/>
            <w:left w:val="none" w:sz="0" w:space="0" w:color="auto"/>
            <w:bottom w:val="none" w:sz="0" w:space="0" w:color="auto"/>
            <w:right w:val="none" w:sz="0" w:space="0" w:color="auto"/>
          </w:divBdr>
        </w:div>
        <w:div w:id="827096463">
          <w:marLeft w:val="640"/>
          <w:marRight w:val="0"/>
          <w:marTop w:val="0"/>
          <w:marBottom w:val="0"/>
          <w:divBdr>
            <w:top w:val="none" w:sz="0" w:space="0" w:color="auto"/>
            <w:left w:val="none" w:sz="0" w:space="0" w:color="auto"/>
            <w:bottom w:val="none" w:sz="0" w:space="0" w:color="auto"/>
            <w:right w:val="none" w:sz="0" w:space="0" w:color="auto"/>
          </w:divBdr>
        </w:div>
        <w:div w:id="557934418">
          <w:marLeft w:val="640"/>
          <w:marRight w:val="0"/>
          <w:marTop w:val="0"/>
          <w:marBottom w:val="0"/>
          <w:divBdr>
            <w:top w:val="none" w:sz="0" w:space="0" w:color="auto"/>
            <w:left w:val="none" w:sz="0" w:space="0" w:color="auto"/>
            <w:bottom w:val="none" w:sz="0" w:space="0" w:color="auto"/>
            <w:right w:val="none" w:sz="0" w:space="0" w:color="auto"/>
          </w:divBdr>
        </w:div>
        <w:div w:id="1655262210">
          <w:marLeft w:val="640"/>
          <w:marRight w:val="0"/>
          <w:marTop w:val="0"/>
          <w:marBottom w:val="0"/>
          <w:divBdr>
            <w:top w:val="none" w:sz="0" w:space="0" w:color="auto"/>
            <w:left w:val="none" w:sz="0" w:space="0" w:color="auto"/>
            <w:bottom w:val="none" w:sz="0" w:space="0" w:color="auto"/>
            <w:right w:val="none" w:sz="0" w:space="0" w:color="auto"/>
          </w:divBdr>
        </w:div>
        <w:div w:id="336884898">
          <w:marLeft w:val="640"/>
          <w:marRight w:val="0"/>
          <w:marTop w:val="0"/>
          <w:marBottom w:val="0"/>
          <w:divBdr>
            <w:top w:val="none" w:sz="0" w:space="0" w:color="auto"/>
            <w:left w:val="none" w:sz="0" w:space="0" w:color="auto"/>
            <w:bottom w:val="none" w:sz="0" w:space="0" w:color="auto"/>
            <w:right w:val="none" w:sz="0" w:space="0" w:color="auto"/>
          </w:divBdr>
        </w:div>
        <w:div w:id="1308165359">
          <w:marLeft w:val="640"/>
          <w:marRight w:val="0"/>
          <w:marTop w:val="0"/>
          <w:marBottom w:val="0"/>
          <w:divBdr>
            <w:top w:val="none" w:sz="0" w:space="0" w:color="auto"/>
            <w:left w:val="none" w:sz="0" w:space="0" w:color="auto"/>
            <w:bottom w:val="none" w:sz="0" w:space="0" w:color="auto"/>
            <w:right w:val="none" w:sz="0" w:space="0" w:color="auto"/>
          </w:divBdr>
        </w:div>
        <w:div w:id="1859848384">
          <w:marLeft w:val="640"/>
          <w:marRight w:val="0"/>
          <w:marTop w:val="0"/>
          <w:marBottom w:val="0"/>
          <w:divBdr>
            <w:top w:val="none" w:sz="0" w:space="0" w:color="auto"/>
            <w:left w:val="none" w:sz="0" w:space="0" w:color="auto"/>
            <w:bottom w:val="none" w:sz="0" w:space="0" w:color="auto"/>
            <w:right w:val="none" w:sz="0" w:space="0" w:color="auto"/>
          </w:divBdr>
        </w:div>
        <w:div w:id="1084570660">
          <w:marLeft w:val="640"/>
          <w:marRight w:val="0"/>
          <w:marTop w:val="0"/>
          <w:marBottom w:val="0"/>
          <w:divBdr>
            <w:top w:val="none" w:sz="0" w:space="0" w:color="auto"/>
            <w:left w:val="none" w:sz="0" w:space="0" w:color="auto"/>
            <w:bottom w:val="none" w:sz="0" w:space="0" w:color="auto"/>
            <w:right w:val="none" w:sz="0" w:space="0" w:color="auto"/>
          </w:divBdr>
        </w:div>
        <w:div w:id="539587042">
          <w:marLeft w:val="640"/>
          <w:marRight w:val="0"/>
          <w:marTop w:val="0"/>
          <w:marBottom w:val="0"/>
          <w:divBdr>
            <w:top w:val="none" w:sz="0" w:space="0" w:color="auto"/>
            <w:left w:val="none" w:sz="0" w:space="0" w:color="auto"/>
            <w:bottom w:val="none" w:sz="0" w:space="0" w:color="auto"/>
            <w:right w:val="none" w:sz="0" w:space="0" w:color="auto"/>
          </w:divBdr>
        </w:div>
        <w:div w:id="1642343679">
          <w:marLeft w:val="640"/>
          <w:marRight w:val="0"/>
          <w:marTop w:val="0"/>
          <w:marBottom w:val="0"/>
          <w:divBdr>
            <w:top w:val="none" w:sz="0" w:space="0" w:color="auto"/>
            <w:left w:val="none" w:sz="0" w:space="0" w:color="auto"/>
            <w:bottom w:val="none" w:sz="0" w:space="0" w:color="auto"/>
            <w:right w:val="none" w:sz="0" w:space="0" w:color="auto"/>
          </w:divBdr>
        </w:div>
        <w:div w:id="304434279">
          <w:marLeft w:val="640"/>
          <w:marRight w:val="0"/>
          <w:marTop w:val="0"/>
          <w:marBottom w:val="0"/>
          <w:divBdr>
            <w:top w:val="none" w:sz="0" w:space="0" w:color="auto"/>
            <w:left w:val="none" w:sz="0" w:space="0" w:color="auto"/>
            <w:bottom w:val="none" w:sz="0" w:space="0" w:color="auto"/>
            <w:right w:val="none" w:sz="0" w:space="0" w:color="auto"/>
          </w:divBdr>
        </w:div>
        <w:div w:id="1705592814">
          <w:marLeft w:val="640"/>
          <w:marRight w:val="0"/>
          <w:marTop w:val="0"/>
          <w:marBottom w:val="0"/>
          <w:divBdr>
            <w:top w:val="none" w:sz="0" w:space="0" w:color="auto"/>
            <w:left w:val="none" w:sz="0" w:space="0" w:color="auto"/>
            <w:bottom w:val="none" w:sz="0" w:space="0" w:color="auto"/>
            <w:right w:val="none" w:sz="0" w:space="0" w:color="auto"/>
          </w:divBdr>
        </w:div>
        <w:div w:id="669064092">
          <w:marLeft w:val="640"/>
          <w:marRight w:val="0"/>
          <w:marTop w:val="0"/>
          <w:marBottom w:val="0"/>
          <w:divBdr>
            <w:top w:val="none" w:sz="0" w:space="0" w:color="auto"/>
            <w:left w:val="none" w:sz="0" w:space="0" w:color="auto"/>
            <w:bottom w:val="none" w:sz="0" w:space="0" w:color="auto"/>
            <w:right w:val="none" w:sz="0" w:space="0" w:color="auto"/>
          </w:divBdr>
        </w:div>
        <w:div w:id="2145730237">
          <w:marLeft w:val="640"/>
          <w:marRight w:val="0"/>
          <w:marTop w:val="0"/>
          <w:marBottom w:val="0"/>
          <w:divBdr>
            <w:top w:val="none" w:sz="0" w:space="0" w:color="auto"/>
            <w:left w:val="none" w:sz="0" w:space="0" w:color="auto"/>
            <w:bottom w:val="none" w:sz="0" w:space="0" w:color="auto"/>
            <w:right w:val="none" w:sz="0" w:space="0" w:color="auto"/>
          </w:divBdr>
        </w:div>
        <w:div w:id="1219129203">
          <w:marLeft w:val="640"/>
          <w:marRight w:val="0"/>
          <w:marTop w:val="0"/>
          <w:marBottom w:val="0"/>
          <w:divBdr>
            <w:top w:val="none" w:sz="0" w:space="0" w:color="auto"/>
            <w:left w:val="none" w:sz="0" w:space="0" w:color="auto"/>
            <w:bottom w:val="none" w:sz="0" w:space="0" w:color="auto"/>
            <w:right w:val="none" w:sz="0" w:space="0" w:color="auto"/>
          </w:divBdr>
        </w:div>
        <w:div w:id="1008338097">
          <w:marLeft w:val="640"/>
          <w:marRight w:val="0"/>
          <w:marTop w:val="0"/>
          <w:marBottom w:val="0"/>
          <w:divBdr>
            <w:top w:val="none" w:sz="0" w:space="0" w:color="auto"/>
            <w:left w:val="none" w:sz="0" w:space="0" w:color="auto"/>
            <w:bottom w:val="none" w:sz="0" w:space="0" w:color="auto"/>
            <w:right w:val="none" w:sz="0" w:space="0" w:color="auto"/>
          </w:divBdr>
        </w:div>
        <w:div w:id="1036275532">
          <w:marLeft w:val="640"/>
          <w:marRight w:val="0"/>
          <w:marTop w:val="0"/>
          <w:marBottom w:val="0"/>
          <w:divBdr>
            <w:top w:val="none" w:sz="0" w:space="0" w:color="auto"/>
            <w:left w:val="none" w:sz="0" w:space="0" w:color="auto"/>
            <w:bottom w:val="none" w:sz="0" w:space="0" w:color="auto"/>
            <w:right w:val="none" w:sz="0" w:space="0" w:color="auto"/>
          </w:divBdr>
        </w:div>
        <w:div w:id="445195650">
          <w:marLeft w:val="640"/>
          <w:marRight w:val="0"/>
          <w:marTop w:val="0"/>
          <w:marBottom w:val="0"/>
          <w:divBdr>
            <w:top w:val="none" w:sz="0" w:space="0" w:color="auto"/>
            <w:left w:val="none" w:sz="0" w:space="0" w:color="auto"/>
            <w:bottom w:val="none" w:sz="0" w:space="0" w:color="auto"/>
            <w:right w:val="none" w:sz="0" w:space="0" w:color="auto"/>
          </w:divBdr>
        </w:div>
        <w:div w:id="1347486888">
          <w:marLeft w:val="640"/>
          <w:marRight w:val="0"/>
          <w:marTop w:val="0"/>
          <w:marBottom w:val="0"/>
          <w:divBdr>
            <w:top w:val="none" w:sz="0" w:space="0" w:color="auto"/>
            <w:left w:val="none" w:sz="0" w:space="0" w:color="auto"/>
            <w:bottom w:val="none" w:sz="0" w:space="0" w:color="auto"/>
            <w:right w:val="none" w:sz="0" w:space="0" w:color="auto"/>
          </w:divBdr>
        </w:div>
        <w:div w:id="1931426789">
          <w:marLeft w:val="640"/>
          <w:marRight w:val="0"/>
          <w:marTop w:val="0"/>
          <w:marBottom w:val="0"/>
          <w:divBdr>
            <w:top w:val="none" w:sz="0" w:space="0" w:color="auto"/>
            <w:left w:val="none" w:sz="0" w:space="0" w:color="auto"/>
            <w:bottom w:val="none" w:sz="0" w:space="0" w:color="auto"/>
            <w:right w:val="none" w:sz="0" w:space="0" w:color="auto"/>
          </w:divBdr>
        </w:div>
        <w:div w:id="423302380">
          <w:marLeft w:val="640"/>
          <w:marRight w:val="0"/>
          <w:marTop w:val="0"/>
          <w:marBottom w:val="0"/>
          <w:divBdr>
            <w:top w:val="none" w:sz="0" w:space="0" w:color="auto"/>
            <w:left w:val="none" w:sz="0" w:space="0" w:color="auto"/>
            <w:bottom w:val="none" w:sz="0" w:space="0" w:color="auto"/>
            <w:right w:val="none" w:sz="0" w:space="0" w:color="auto"/>
          </w:divBdr>
        </w:div>
        <w:div w:id="990986599">
          <w:marLeft w:val="640"/>
          <w:marRight w:val="0"/>
          <w:marTop w:val="0"/>
          <w:marBottom w:val="0"/>
          <w:divBdr>
            <w:top w:val="none" w:sz="0" w:space="0" w:color="auto"/>
            <w:left w:val="none" w:sz="0" w:space="0" w:color="auto"/>
            <w:bottom w:val="none" w:sz="0" w:space="0" w:color="auto"/>
            <w:right w:val="none" w:sz="0" w:space="0" w:color="auto"/>
          </w:divBdr>
        </w:div>
        <w:div w:id="2020496718">
          <w:marLeft w:val="640"/>
          <w:marRight w:val="0"/>
          <w:marTop w:val="0"/>
          <w:marBottom w:val="0"/>
          <w:divBdr>
            <w:top w:val="none" w:sz="0" w:space="0" w:color="auto"/>
            <w:left w:val="none" w:sz="0" w:space="0" w:color="auto"/>
            <w:bottom w:val="none" w:sz="0" w:space="0" w:color="auto"/>
            <w:right w:val="none" w:sz="0" w:space="0" w:color="auto"/>
          </w:divBdr>
        </w:div>
        <w:div w:id="583731412">
          <w:marLeft w:val="640"/>
          <w:marRight w:val="0"/>
          <w:marTop w:val="0"/>
          <w:marBottom w:val="0"/>
          <w:divBdr>
            <w:top w:val="none" w:sz="0" w:space="0" w:color="auto"/>
            <w:left w:val="none" w:sz="0" w:space="0" w:color="auto"/>
            <w:bottom w:val="none" w:sz="0" w:space="0" w:color="auto"/>
            <w:right w:val="none" w:sz="0" w:space="0" w:color="auto"/>
          </w:divBdr>
        </w:div>
        <w:div w:id="454640489">
          <w:marLeft w:val="640"/>
          <w:marRight w:val="0"/>
          <w:marTop w:val="0"/>
          <w:marBottom w:val="0"/>
          <w:divBdr>
            <w:top w:val="none" w:sz="0" w:space="0" w:color="auto"/>
            <w:left w:val="none" w:sz="0" w:space="0" w:color="auto"/>
            <w:bottom w:val="none" w:sz="0" w:space="0" w:color="auto"/>
            <w:right w:val="none" w:sz="0" w:space="0" w:color="auto"/>
          </w:divBdr>
        </w:div>
        <w:div w:id="449057528">
          <w:marLeft w:val="640"/>
          <w:marRight w:val="0"/>
          <w:marTop w:val="0"/>
          <w:marBottom w:val="0"/>
          <w:divBdr>
            <w:top w:val="none" w:sz="0" w:space="0" w:color="auto"/>
            <w:left w:val="none" w:sz="0" w:space="0" w:color="auto"/>
            <w:bottom w:val="none" w:sz="0" w:space="0" w:color="auto"/>
            <w:right w:val="none" w:sz="0" w:space="0" w:color="auto"/>
          </w:divBdr>
        </w:div>
        <w:div w:id="244001870">
          <w:marLeft w:val="640"/>
          <w:marRight w:val="0"/>
          <w:marTop w:val="0"/>
          <w:marBottom w:val="0"/>
          <w:divBdr>
            <w:top w:val="none" w:sz="0" w:space="0" w:color="auto"/>
            <w:left w:val="none" w:sz="0" w:space="0" w:color="auto"/>
            <w:bottom w:val="none" w:sz="0" w:space="0" w:color="auto"/>
            <w:right w:val="none" w:sz="0" w:space="0" w:color="auto"/>
          </w:divBdr>
        </w:div>
        <w:div w:id="589899025">
          <w:marLeft w:val="640"/>
          <w:marRight w:val="0"/>
          <w:marTop w:val="0"/>
          <w:marBottom w:val="0"/>
          <w:divBdr>
            <w:top w:val="none" w:sz="0" w:space="0" w:color="auto"/>
            <w:left w:val="none" w:sz="0" w:space="0" w:color="auto"/>
            <w:bottom w:val="none" w:sz="0" w:space="0" w:color="auto"/>
            <w:right w:val="none" w:sz="0" w:space="0" w:color="auto"/>
          </w:divBdr>
        </w:div>
        <w:div w:id="69499341">
          <w:marLeft w:val="640"/>
          <w:marRight w:val="0"/>
          <w:marTop w:val="0"/>
          <w:marBottom w:val="0"/>
          <w:divBdr>
            <w:top w:val="none" w:sz="0" w:space="0" w:color="auto"/>
            <w:left w:val="none" w:sz="0" w:space="0" w:color="auto"/>
            <w:bottom w:val="none" w:sz="0" w:space="0" w:color="auto"/>
            <w:right w:val="none" w:sz="0" w:space="0" w:color="auto"/>
          </w:divBdr>
        </w:div>
        <w:div w:id="880097169">
          <w:marLeft w:val="640"/>
          <w:marRight w:val="0"/>
          <w:marTop w:val="0"/>
          <w:marBottom w:val="0"/>
          <w:divBdr>
            <w:top w:val="none" w:sz="0" w:space="0" w:color="auto"/>
            <w:left w:val="none" w:sz="0" w:space="0" w:color="auto"/>
            <w:bottom w:val="none" w:sz="0" w:space="0" w:color="auto"/>
            <w:right w:val="none" w:sz="0" w:space="0" w:color="auto"/>
          </w:divBdr>
        </w:div>
        <w:div w:id="1251083984">
          <w:marLeft w:val="640"/>
          <w:marRight w:val="0"/>
          <w:marTop w:val="0"/>
          <w:marBottom w:val="0"/>
          <w:divBdr>
            <w:top w:val="none" w:sz="0" w:space="0" w:color="auto"/>
            <w:left w:val="none" w:sz="0" w:space="0" w:color="auto"/>
            <w:bottom w:val="none" w:sz="0" w:space="0" w:color="auto"/>
            <w:right w:val="none" w:sz="0" w:space="0" w:color="auto"/>
          </w:divBdr>
        </w:div>
        <w:div w:id="1676961090">
          <w:marLeft w:val="640"/>
          <w:marRight w:val="0"/>
          <w:marTop w:val="0"/>
          <w:marBottom w:val="0"/>
          <w:divBdr>
            <w:top w:val="none" w:sz="0" w:space="0" w:color="auto"/>
            <w:left w:val="none" w:sz="0" w:space="0" w:color="auto"/>
            <w:bottom w:val="none" w:sz="0" w:space="0" w:color="auto"/>
            <w:right w:val="none" w:sz="0" w:space="0" w:color="auto"/>
          </w:divBdr>
        </w:div>
        <w:div w:id="1447701653">
          <w:marLeft w:val="640"/>
          <w:marRight w:val="0"/>
          <w:marTop w:val="0"/>
          <w:marBottom w:val="0"/>
          <w:divBdr>
            <w:top w:val="none" w:sz="0" w:space="0" w:color="auto"/>
            <w:left w:val="none" w:sz="0" w:space="0" w:color="auto"/>
            <w:bottom w:val="none" w:sz="0" w:space="0" w:color="auto"/>
            <w:right w:val="none" w:sz="0" w:space="0" w:color="auto"/>
          </w:divBdr>
        </w:div>
        <w:div w:id="76949766">
          <w:marLeft w:val="640"/>
          <w:marRight w:val="0"/>
          <w:marTop w:val="0"/>
          <w:marBottom w:val="0"/>
          <w:divBdr>
            <w:top w:val="none" w:sz="0" w:space="0" w:color="auto"/>
            <w:left w:val="none" w:sz="0" w:space="0" w:color="auto"/>
            <w:bottom w:val="none" w:sz="0" w:space="0" w:color="auto"/>
            <w:right w:val="none" w:sz="0" w:space="0" w:color="auto"/>
          </w:divBdr>
        </w:div>
        <w:div w:id="207568284">
          <w:marLeft w:val="640"/>
          <w:marRight w:val="0"/>
          <w:marTop w:val="0"/>
          <w:marBottom w:val="0"/>
          <w:divBdr>
            <w:top w:val="none" w:sz="0" w:space="0" w:color="auto"/>
            <w:left w:val="none" w:sz="0" w:space="0" w:color="auto"/>
            <w:bottom w:val="none" w:sz="0" w:space="0" w:color="auto"/>
            <w:right w:val="none" w:sz="0" w:space="0" w:color="auto"/>
          </w:divBdr>
        </w:div>
        <w:div w:id="2004619446">
          <w:marLeft w:val="640"/>
          <w:marRight w:val="0"/>
          <w:marTop w:val="0"/>
          <w:marBottom w:val="0"/>
          <w:divBdr>
            <w:top w:val="none" w:sz="0" w:space="0" w:color="auto"/>
            <w:left w:val="none" w:sz="0" w:space="0" w:color="auto"/>
            <w:bottom w:val="none" w:sz="0" w:space="0" w:color="auto"/>
            <w:right w:val="none" w:sz="0" w:space="0" w:color="auto"/>
          </w:divBdr>
        </w:div>
        <w:div w:id="94057097">
          <w:marLeft w:val="640"/>
          <w:marRight w:val="0"/>
          <w:marTop w:val="0"/>
          <w:marBottom w:val="0"/>
          <w:divBdr>
            <w:top w:val="none" w:sz="0" w:space="0" w:color="auto"/>
            <w:left w:val="none" w:sz="0" w:space="0" w:color="auto"/>
            <w:bottom w:val="none" w:sz="0" w:space="0" w:color="auto"/>
            <w:right w:val="none" w:sz="0" w:space="0" w:color="auto"/>
          </w:divBdr>
        </w:div>
        <w:div w:id="1502965024">
          <w:marLeft w:val="640"/>
          <w:marRight w:val="0"/>
          <w:marTop w:val="0"/>
          <w:marBottom w:val="0"/>
          <w:divBdr>
            <w:top w:val="none" w:sz="0" w:space="0" w:color="auto"/>
            <w:left w:val="none" w:sz="0" w:space="0" w:color="auto"/>
            <w:bottom w:val="none" w:sz="0" w:space="0" w:color="auto"/>
            <w:right w:val="none" w:sz="0" w:space="0" w:color="auto"/>
          </w:divBdr>
        </w:div>
        <w:div w:id="1860466922">
          <w:marLeft w:val="640"/>
          <w:marRight w:val="0"/>
          <w:marTop w:val="0"/>
          <w:marBottom w:val="0"/>
          <w:divBdr>
            <w:top w:val="none" w:sz="0" w:space="0" w:color="auto"/>
            <w:left w:val="none" w:sz="0" w:space="0" w:color="auto"/>
            <w:bottom w:val="none" w:sz="0" w:space="0" w:color="auto"/>
            <w:right w:val="none" w:sz="0" w:space="0" w:color="auto"/>
          </w:divBdr>
        </w:div>
        <w:div w:id="304093892">
          <w:marLeft w:val="640"/>
          <w:marRight w:val="0"/>
          <w:marTop w:val="0"/>
          <w:marBottom w:val="0"/>
          <w:divBdr>
            <w:top w:val="none" w:sz="0" w:space="0" w:color="auto"/>
            <w:left w:val="none" w:sz="0" w:space="0" w:color="auto"/>
            <w:bottom w:val="none" w:sz="0" w:space="0" w:color="auto"/>
            <w:right w:val="none" w:sz="0" w:space="0" w:color="auto"/>
          </w:divBdr>
        </w:div>
        <w:div w:id="608974296">
          <w:marLeft w:val="640"/>
          <w:marRight w:val="0"/>
          <w:marTop w:val="0"/>
          <w:marBottom w:val="0"/>
          <w:divBdr>
            <w:top w:val="none" w:sz="0" w:space="0" w:color="auto"/>
            <w:left w:val="none" w:sz="0" w:space="0" w:color="auto"/>
            <w:bottom w:val="none" w:sz="0" w:space="0" w:color="auto"/>
            <w:right w:val="none" w:sz="0" w:space="0" w:color="auto"/>
          </w:divBdr>
        </w:div>
        <w:div w:id="1183784259">
          <w:marLeft w:val="640"/>
          <w:marRight w:val="0"/>
          <w:marTop w:val="0"/>
          <w:marBottom w:val="0"/>
          <w:divBdr>
            <w:top w:val="none" w:sz="0" w:space="0" w:color="auto"/>
            <w:left w:val="none" w:sz="0" w:space="0" w:color="auto"/>
            <w:bottom w:val="none" w:sz="0" w:space="0" w:color="auto"/>
            <w:right w:val="none" w:sz="0" w:space="0" w:color="auto"/>
          </w:divBdr>
        </w:div>
        <w:div w:id="941182970">
          <w:marLeft w:val="640"/>
          <w:marRight w:val="0"/>
          <w:marTop w:val="0"/>
          <w:marBottom w:val="0"/>
          <w:divBdr>
            <w:top w:val="none" w:sz="0" w:space="0" w:color="auto"/>
            <w:left w:val="none" w:sz="0" w:space="0" w:color="auto"/>
            <w:bottom w:val="none" w:sz="0" w:space="0" w:color="auto"/>
            <w:right w:val="none" w:sz="0" w:space="0" w:color="auto"/>
          </w:divBdr>
        </w:div>
        <w:div w:id="1149056294">
          <w:marLeft w:val="640"/>
          <w:marRight w:val="0"/>
          <w:marTop w:val="0"/>
          <w:marBottom w:val="0"/>
          <w:divBdr>
            <w:top w:val="none" w:sz="0" w:space="0" w:color="auto"/>
            <w:left w:val="none" w:sz="0" w:space="0" w:color="auto"/>
            <w:bottom w:val="none" w:sz="0" w:space="0" w:color="auto"/>
            <w:right w:val="none" w:sz="0" w:space="0" w:color="auto"/>
          </w:divBdr>
        </w:div>
        <w:div w:id="2059091428">
          <w:marLeft w:val="640"/>
          <w:marRight w:val="0"/>
          <w:marTop w:val="0"/>
          <w:marBottom w:val="0"/>
          <w:divBdr>
            <w:top w:val="none" w:sz="0" w:space="0" w:color="auto"/>
            <w:left w:val="none" w:sz="0" w:space="0" w:color="auto"/>
            <w:bottom w:val="none" w:sz="0" w:space="0" w:color="auto"/>
            <w:right w:val="none" w:sz="0" w:space="0" w:color="auto"/>
          </w:divBdr>
        </w:div>
        <w:div w:id="1507020100">
          <w:marLeft w:val="640"/>
          <w:marRight w:val="0"/>
          <w:marTop w:val="0"/>
          <w:marBottom w:val="0"/>
          <w:divBdr>
            <w:top w:val="none" w:sz="0" w:space="0" w:color="auto"/>
            <w:left w:val="none" w:sz="0" w:space="0" w:color="auto"/>
            <w:bottom w:val="none" w:sz="0" w:space="0" w:color="auto"/>
            <w:right w:val="none" w:sz="0" w:space="0" w:color="auto"/>
          </w:divBdr>
        </w:div>
        <w:div w:id="2041318915">
          <w:marLeft w:val="640"/>
          <w:marRight w:val="0"/>
          <w:marTop w:val="0"/>
          <w:marBottom w:val="0"/>
          <w:divBdr>
            <w:top w:val="none" w:sz="0" w:space="0" w:color="auto"/>
            <w:left w:val="none" w:sz="0" w:space="0" w:color="auto"/>
            <w:bottom w:val="none" w:sz="0" w:space="0" w:color="auto"/>
            <w:right w:val="none" w:sz="0" w:space="0" w:color="auto"/>
          </w:divBdr>
        </w:div>
        <w:div w:id="1993287697">
          <w:marLeft w:val="640"/>
          <w:marRight w:val="0"/>
          <w:marTop w:val="0"/>
          <w:marBottom w:val="0"/>
          <w:divBdr>
            <w:top w:val="none" w:sz="0" w:space="0" w:color="auto"/>
            <w:left w:val="none" w:sz="0" w:space="0" w:color="auto"/>
            <w:bottom w:val="none" w:sz="0" w:space="0" w:color="auto"/>
            <w:right w:val="none" w:sz="0" w:space="0" w:color="auto"/>
          </w:divBdr>
        </w:div>
        <w:div w:id="1786387254">
          <w:marLeft w:val="640"/>
          <w:marRight w:val="0"/>
          <w:marTop w:val="0"/>
          <w:marBottom w:val="0"/>
          <w:divBdr>
            <w:top w:val="none" w:sz="0" w:space="0" w:color="auto"/>
            <w:left w:val="none" w:sz="0" w:space="0" w:color="auto"/>
            <w:bottom w:val="none" w:sz="0" w:space="0" w:color="auto"/>
            <w:right w:val="none" w:sz="0" w:space="0" w:color="auto"/>
          </w:divBdr>
        </w:div>
      </w:divsChild>
    </w:div>
    <w:div w:id="522549975">
      <w:bodyDiv w:val="1"/>
      <w:marLeft w:val="0"/>
      <w:marRight w:val="0"/>
      <w:marTop w:val="0"/>
      <w:marBottom w:val="0"/>
      <w:divBdr>
        <w:top w:val="none" w:sz="0" w:space="0" w:color="auto"/>
        <w:left w:val="none" w:sz="0" w:space="0" w:color="auto"/>
        <w:bottom w:val="none" w:sz="0" w:space="0" w:color="auto"/>
        <w:right w:val="none" w:sz="0" w:space="0" w:color="auto"/>
      </w:divBdr>
      <w:divsChild>
        <w:div w:id="1230071881">
          <w:marLeft w:val="640"/>
          <w:marRight w:val="0"/>
          <w:marTop w:val="0"/>
          <w:marBottom w:val="0"/>
          <w:divBdr>
            <w:top w:val="none" w:sz="0" w:space="0" w:color="auto"/>
            <w:left w:val="none" w:sz="0" w:space="0" w:color="auto"/>
            <w:bottom w:val="none" w:sz="0" w:space="0" w:color="auto"/>
            <w:right w:val="none" w:sz="0" w:space="0" w:color="auto"/>
          </w:divBdr>
        </w:div>
        <w:div w:id="1951277832">
          <w:marLeft w:val="640"/>
          <w:marRight w:val="0"/>
          <w:marTop w:val="0"/>
          <w:marBottom w:val="0"/>
          <w:divBdr>
            <w:top w:val="none" w:sz="0" w:space="0" w:color="auto"/>
            <w:left w:val="none" w:sz="0" w:space="0" w:color="auto"/>
            <w:bottom w:val="none" w:sz="0" w:space="0" w:color="auto"/>
            <w:right w:val="none" w:sz="0" w:space="0" w:color="auto"/>
          </w:divBdr>
        </w:div>
        <w:div w:id="399836715">
          <w:marLeft w:val="640"/>
          <w:marRight w:val="0"/>
          <w:marTop w:val="0"/>
          <w:marBottom w:val="0"/>
          <w:divBdr>
            <w:top w:val="none" w:sz="0" w:space="0" w:color="auto"/>
            <w:left w:val="none" w:sz="0" w:space="0" w:color="auto"/>
            <w:bottom w:val="none" w:sz="0" w:space="0" w:color="auto"/>
            <w:right w:val="none" w:sz="0" w:space="0" w:color="auto"/>
          </w:divBdr>
        </w:div>
        <w:div w:id="1809518387">
          <w:marLeft w:val="640"/>
          <w:marRight w:val="0"/>
          <w:marTop w:val="0"/>
          <w:marBottom w:val="0"/>
          <w:divBdr>
            <w:top w:val="none" w:sz="0" w:space="0" w:color="auto"/>
            <w:left w:val="none" w:sz="0" w:space="0" w:color="auto"/>
            <w:bottom w:val="none" w:sz="0" w:space="0" w:color="auto"/>
            <w:right w:val="none" w:sz="0" w:space="0" w:color="auto"/>
          </w:divBdr>
        </w:div>
        <w:div w:id="943414643">
          <w:marLeft w:val="640"/>
          <w:marRight w:val="0"/>
          <w:marTop w:val="0"/>
          <w:marBottom w:val="0"/>
          <w:divBdr>
            <w:top w:val="none" w:sz="0" w:space="0" w:color="auto"/>
            <w:left w:val="none" w:sz="0" w:space="0" w:color="auto"/>
            <w:bottom w:val="none" w:sz="0" w:space="0" w:color="auto"/>
            <w:right w:val="none" w:sz="0" w:space="0" w:color="auto"/>
          </w:divBdr>
        </w:div>
        <w:div w:id="1358390597">
          <w:marLeft w:val="640"/>
          <w:marRight w:val="0"/>
          <w:marTop w:val="0"/>
          <w:marBottom w:val="0"/>
          <w:divBdr>
            <w:top w:val="none" w:sz="0" w:space="0" w:color="auto"/>
            <w:left w:val="none" w:sz="0" w:space="0" w:color="auto"/>
            <w:bottom w:val="none" w:sz="0" w:space="0" w:color="auto"/>
            <w:right w:val="none" w:sz="0" w:space="0" w:color="auto"/>
          </w:divBdr>
        </w:div>
        <w:div w:id="1203640198">
          <w:marLeft w:val="640"/>
          <w:marRight w:val="0"/>
          <w:marTop w:val="0"/>
          <w:marBottom w:val="0"/>
          <w:divBdr>
            <w:top w:val="none" w:sz="0" w:space="0" w:color="auto"/>
            <w:left w:val="none" w:sz="0" w:space="0" w:color="auto"/>
            <w:bottom w:val="none" w:sz="0" w:space="0" w:color="auto"/>
            <w:right w:val="none" w:sz="0" w:space="0" w:color="auto"/>
          </w:divBdr>
        </w:div>
        <w:div w:id="453602765">
          <w:marLeft w:val="640"/>
          <w:marRight w:val="0"/>
          <w:marTop w:val="0"/>
          <w:marBottom w:val="0"/>
          <w:divBdr>
            <w:top w:val="none" w:sz="0" w:space="0" w:color="auto"/>
            <w:left w:val="none" w:sz="0" w:space="0" w:color="auto"/>
            <w:bottom w:val="none" w:sz="0" w:space="0" w:color="auto"/>
            <w:right w:val="none" w:sz="0" w:space="0" w:color="auto"/>
          </w:divBdr>
        </w:div>
        <w:div w:id="2098357908">
          <w:marLeft w:val="640"/>
          <w:marRight w:val="0"/>
          <w:marTop w:val="0"/>
          <w:marBottom w:val="0"/>
          <w:divBdr>
            <w:top w:val="none" w:sz="0" w:space="0" w:color="auto"/>
            <w:left w:val="none" w:sz="0" w:space="0" w:color="auto"/>
            <w:bottom w:val="none" w:sz="0" w:space="0" w:color="auto"/>
            <w:right w:val="none" w:sz="0" w:space="0" w:color="auto"/>
          </w:divBdr>
        </w:div>
        <w:div w:id="1727944918">
          <w:marLeft w:val="640"/>
          <w:marRight w:val="0"/>
          <w:marTop w:val="0"/>
          <w:marBottom w:val="0"/>
          <w:divBdr>
            <w:top w:val="none" w:sz="0" w:space="0" w:color="auto"/>
            <w:left w:val="none" w:sz="0" w:space="0" w:color="auto"/>
            <w:bottom w:val="none" w:sz="0" w:space="0" w:color="auto"/>
            <w:right w:val="none" w:sz="0" w:space="0" w:color="auto"/>
          </w:divBdr>
        </w:div>
        <w:div w:id="1057583946">
          <w:marLeft w:val="640"/>
          <w:marRight w:val="0"/>
          <w:marTop w:val="0"/>
          <w:marBottom w:val="0"/>
          <w:divBdr>
            <w:top w:val="none" w:sz="0" w:space="0" w:color="auto"/>
            <w:left w:val="none" w:sz="0" w:space="0" w:color="auto"/>
            <w:bottom w:val="none" w:sz="0" w:space="0" w:color="auto"/>
            <w:right w:val="none" w:sz="0" w:space="0" w:color="auto"/>
          </w:divBdr>
        </w:div>
        <w:div w:id="585962191">
          <w:marLeft w:val="640"/>
          <w:marRight w:val="0"/>
          <w:marTop w:val="0"/>
          <w:marBottom w:val="0"/>
          <w:divBdr>
            <w:top w:val="none" w:sz="0" w:space="0" w:color="auto"/>
            <w:left w:val="none" w:sz="0" w:space="0" w:color="auto"/>
            <w:bottom w:val="none" w:sz="0" w:space="0" w:color="auto"/>
            <w:right w:val="none" w:sz="0" w:space="0" w:color="auto"/>
          </w:divBdr>
        </w:div>
        <w:div w:id="2031644107">
          <w:marLeft w:val="640"/>
          <w:marRight w:val="0"/>
          <w:marTop w:val="0"/>
          <w:marBottom w:val="0"/>
          <w:divBdr>
            <w:top w:val="none" w:sz="0" w:space="0" w:color="auto"/>
            <w:left w:val="none" w:sz="0" w:space="0" w:color="auto"/>
            <w:bottom w:val="none" w:sz="0" w:space="0" w:color="auto"/>
            <w:right w:val="none" w:sz="0" w:space="0" w:color="auto"/>
          </w:divBdr>
        </w:div>
        <w:div w:id="1241790314">
          <w:marLeft w:val="640"/>
          <w:marRight w:val="0"/>
          <w:marTop w:val="0"/>
          <w:marBottom w:val="0"/>
          <w:divBdr>
            <w:top w:val="none" w:sz="0" w:space="0" w:color="auto"/>
            <w:left w:val="none" w:sz="0" w:space="0" w:color="auto"/>
            <w:bottom w:val="none" w:sz="0" w:space="0" w:color="auto"/>
            <w:right w:val="none" w:sz="0" w:space="0" w:color="auto"/>
          </w:divBdr>
        </w:div>
        <w:div w:id="1850244403">
          <w:marLeft w:val="640"/>
          <w:marRight w:val="0"/>
          <w:marTop w:val="0"/>
          <w:marBottom w:val="0"/>
          <w:divBdr>
            <w:top w:val="none" w:sz="0" w:space="0" w:color="auto"/>
            <w:left w:val="none" w:sz="0" w:space="0" w:color="auto"/>
            <w:bottom w:val="none" w:sz="0" w:space="0" w:color="auto"/>
            <w:right w:val="none" w:sz="0" w:space="0" w:color="auto"/>
          </w:divBdr>
        </w:div>
        <w:div w:id="1876262441">
          <w:marLeft w:val="640"/>
          <w:marRight w:val="0"/>
          <w:marTop w:val="0"/>
          <w:marBottom w:val="0"/>
          <w:divBdr>
            <w:top w:val="none" w:sz="0" w:space="0" w:color="auto"/>
            <w:left w:val="none" w:sz="0" w:space="0" w:color="auto"/>
            <w:bottom w:val="none" w:sz="0" w:space="0" w:color="auto"/>
            <w:right w:val="none" w:sz="0" w:space="0" w:color="auto"/>
          </w:divBdr>
        </w:div>
        <w:div w:id="1961062666">
          <w:marLeft w:val="640"/>
          <w:marRight w:val="0"/>
          <w:marTop w:val="0"/>
          <w:marBottom w:val="0"/>
          <w:divBdr>
            <w:top w:val="none" w:sz="0" w:space="0" w:color="auto"/>
            <w:left w:val="none" w:sz="0" w:space="0" w:color="auto"/>
            <w:bottom w:val="none" w:sz="0" w:space="0" w:color="auto"/>
            <w:right w:val="none" w:sz="0" w:space="0" w:color="auto"/>
          </w:divBdr>
        </w:div>
        <w:div w:id="611788460">
          <w:marLeft w:val="640"/>
          <w:marRight w:val="0"/>
          <w:marTop w:val="0"/>
          <w:marBottom w:val="0"/>
          <w:divBdr>
            <w:top w:val="none" w:sz="0" w:space="0" w:color="auto"/>
            <w:left w:val="none" w:sz="0" w:space="0" w:color="auto"/>
            <w:bottom w:val="none" w:sz="0" w:space="0" w:color="auto"/>
            <w:right w:val="none" w:sz="0" w:space="0" w:color="auto"/>
          </w:divBdr>
        </w:div>
        <w:div w:id="1647391390">
          <w:marLeft w:val="640"/>
          <w:marRight w:val="0"/>
          <w:marTop w:val="0"/>
          <w:marBottom w:val="0"/>
          <w:divBdr>
            <w:top w:val="none" w:sz="0" w:space="0" w:color="auto"/>
            <w:left w:val="none" w:sz="0" w:space="0" w:color="auto"/>
            <w:bottom w:val="none" w:sz="0" w:space="0" w:color="auto"/>
            <w:right w:val="none" w:sz="0" w:space="0" w:color="auto"/>
          </w:divBdr>
        </w:div>
        <w:div w:id="351995546">
          <w:marLeft w:val="640"/>
          <w:marRight w:val="0"/>
          <w:marTop w:val="0"/>
          <w:marBottom w:val="0"/>
          <w:divBdr>
            <w:top w:val="none" w:sz="0" w:space="0" w:color="auto"/>
            <w:left w:val="none" w:sz="0" w:space="0" w:color="auto"/>
            <w:bottom w:val="none" w:sz="0" w:space="0" w:color="auto"/>
            <w:right w:val="none" w:sz="0" w:space="0" w:color="auto"/>
          </w:divBdr>
        </w:div>
        <w:div w:id="176968925">
          <w:marLeft w:val="640"/>
          <w:marRight w:val="0"/>
          <w:marTop w:val="0"/>
          <w:marBottom w:val="0"/>
          <w:divBdr>
            <w:top w:val="none" w:sz="0" w:space="0" w:color="auto"/>
            <w:left w:val="none" w:sz="0" w:space="0" w:color="auto"/>
            <w:bottom w:val="none" w:sz="0" w:space="0" w:color="auto"/>
            <w:right w:val="none" w:sz="0" w:space="0" w:color="auto"/>
          </w:divBdr>
        </w:div>
        <w:div w:id="1836409281">
          <w:marLeft w:val="640"/>
          <w:marRight w:val="0"/>
          <w:marTop w:val="0"/>
          <w:marBottom w:val="0"/>
          <w:divBdr>
            <w:top w:val="none" w:sz="0" w:space="0" w:color="auto"/>
            <w:left w:val="none" w:sz="0" w:space="0" w:color="auto"/>
            <w:bottom w:val="none" w:sz="0" w:space="0" w:color="auto"/>
            <w:right w:val="none" w:sz="0" w:space="0" w:color="auto"/>
          </w:divBdr>
        </w:div>
        <w:div w:id="136605105">
          <w:marLeft w:val="640"/>
          <w:marRight w:val="0"/>
          <w:marTop w:val="0"/>
          <w:marBottom w:val="0"/>
          <w:divBdr>
            <w:top w:val="none" w:sz="0" w:space="0" w:color="auto"/>
            <w:left w:val="none" w:sz="0" w:space="0" w:color="auto"/>
            <w:bottom w:val="none" w:sz="0" w:space="0" w:color="auto"/>
            <w:right w:val="none" w:sz="0" w:space="0" w:color="auto"/>
          </w:divBdr>
        </w:div>
        <w:div w:id="1694644042">
          <w:marLeft w:val="640"/>
          <w:marRight w:val="0"/>
          <w:marTop w:val="0"/>
          <w:marBottom w:val="0"/>
          <w:divBdr>
            <w:top w:val="none" w:sz="0" w:space="0" w:color="auto"/>
            <w:left w:val="none" w:sz="0" w:space="0" w:color="auto"/>
            <w:bottom w:val="none" w:sz="0" w:space="0" w:color="auto"/>
            <w:right w:val="none" w:sz="0" w:space="0" w:color="auto"/>
          </w:divBdr>
        </w:div>
        <w:div w:id="154534072">
          <w:marLeft w:val="640"/>
          <w:marRight w:val="0"/>
          <w:marTop w:val="0"/>
          <w:marBottom w:val="0"/>
          <w:divBdr>
            <w:top w:val="none" w:sz="0" w:space="0" w:color="auto"/>
            <w:left w:val="none" w:sz="0" w:space="0" w:color="auto"/>
            <w:bottom w:val="none" w:sz="0" w:space="0" w:color="auto"/>
            <w:right w:val="none" w:sz="0" w:space="0" w:color="auto"/>
          </w:divBdr>
        </w:div>
        <w:div w:id="540245969">
          <w:marLeft w:val="640"/>
          <w:marRight w:val="0"/>
          <w:marTop w:val="0"/>
          <w:marBottom w:val="0"/>
          <w:divBdr>
            <w:top w:val="none" w:sz="0" w:space="0" w:color="auto"/>
            <w:left w:val="none" w:sz="0" w:space="0" w:color="auto"/>
            <w:bottom w:val="none" w:sz="0" w:space="0" w:color="auto"/>
            <w:right w:val="none" w:sz="0" w:space="0" w:color="auto"/>
          </w:divBdr>
        </w:div>
        <w:div w:id="735394157">
          <w:marLeft w:val="640"/>
          <w:marRight w:val="0"/>
          <w:marTop w:val="0"/>
          <w:marBottom w:val="0"/>
          <w:divBdr>
            <w:top w:val="none" w:sz="0" w:space="0" w:color="auto"/>
            <w:left w:val="none" w:sz="0" w:space="0" w:color="auto"/>
            <w:bottom w:val="none" w:sz="0" w:space="0" w:color="auto"/>
            <w:right w:val="none" w:sz="0" w:space="0" w:color="auto"/>
          </w:divBdr>
        </w:div>
        <w:div w:id="522936698">
          <w:marLeft w:val="640"/>
          <w:marRight w:val="0"/>
          <w:marTop w:val="0"/>
          <w:marBottom w:val="0"/>
          <w:divBdr>
            <w:top w:val="none" w:sz="0" w:space="0" w:color="auto"/>
            <w:left w:val="none" w:sz="0" w:space="0" w:color="auto"/>
            <w:bottom w:val="none" w:sz="0" w:space="0" w:color="auto"/>
            <w:right w:val="none" w:sz="0" w:space="0" w:color="auto"/>
          </w:divBdr>
        </w:div>
        <w:div w:id="578950393">
          <w:marLeft w:val="640"/>
          <w:marRight w:val="0"/>
          <w:marTop w:val="0"/>
          <w:marBottom w:val="0"/>
          <w:divBdr>
            <w:top w:val="none" w:sz="0" w:space="0" w:color="auto"/>
            <w:left w:val="none" w:sz="0" w:space="0" w:color="auto"/>
            <w:bottom w:val="none" w:sz="0" w:space="0" w:color="auto"/>
            <w:right w:val="none" w:sz="0" w:space="0" w:color="auto"/>
          </w:divBdr>
        </w:div>
        <w:div w:id="1141844322">
          <w:marLeft w:val="640"/>
          <w:marRight w:val="0"/>
          <w:marTop w:val="0"/>
          <w:marBottom w:val="0"/>
          <w:divBdr>
            <w:top w:val="none" w:sz="0" w:space="0" w:color="auto"/>
            <w:left w:val="none" w:sz="0" w:space="0" w:color="auto"/>
            <w:bottom w:val="none" w:sz="0" w:space="0" w:color="auto"/>
            <w:right w:val="none" w:sz="0" w:space="0" w:color="auto"/>
          </w:divBdr>
        </w:div>
        <w:div w:id="444691822">
          <w:marLeft w:val="640"/>
          <w:marRight w:val="0"/>
          <w:marTop w:val="0"/>
          <w:marBottom w:val="0"/>
          <w:divBdr>
            <w:top w:val="none" w:sz="0" w:space="0" w:color="auto"/>
            <w:left w:val="none" w:sz="0" w:space="0" w:color="auto"/>
            <w:bottom w:val="none" w:sz="0" w:space="0" w:color="auto"/>
            <w:right w:val="none" w:sz="0" w:space="0" w:color="auto"/>
          </w:divBdr>
        </w:div>
        <w:div w:id="1403408400">
          <w:marLeft w:val="640"/>
          <w:marRight w:val="0"/>
          <w:marTop w:val="0"/>
          <w:marBottom w:val="0"/>
          <w:divBdr>
            <w:top w:val="none" w:sz="0" w:space="0" w:color="auto"/>
            <w:left w:val="none" w:sz="0" w:space="0" w:color="auto"/>
            <w:bottom w:val="none" w:sz="0" w:space="0" w:color="auto"/>
            <w:right w:val="none" w:sz="0" w:space="0" w:color="auto"/>
          </w:divBdr>
        </w:div>
        <w:div w:id="40058008">
          <w:marLeft w:val="640"/>
          <w:marRight w:val="0"/>
          <w:marTop w:val="0"/>
          <w:marBottom w:val="0"/>
          <w:divBdr>
            <w:top w:val="none" w:sz="0" w:space="0" w:color="auto"/>
            <w:left w:val="none" w:sz="0" w:space="0" w:color="auto"/>
            <w:bottom w:val="none" w:sz="0" w:space="0" w:color="auto"/>
            <w:right w:val="none" w:sz="0" w:space="0" w:color="auto"/>
          </w:divBdr>
        </w:div>
        <w:div w:id="1798982947">
          <w:marLeft w:val="640"/>
          <w:marRight w:val="0"/>
          <w:marTop w:val="0"/>
          <w:marBottom w:val="0"/>
          <w:divBdr>
            <w:top w:val="none" w:sz="0" w:space="0" w:color="auto"/>
            <w:left w:val="none" w:sz="0" w:space="0" w:color="auto"/>
            <w:bottom w:val="none" w:sz="0" w:space="0" w:color="auto"/>
            <w:right w:val="none" w:sz="0" w:space="0" w:color="auto"/>
          </w:divBdr>
        </w:div>
        <w:div w:id="242880406">
          <w:marLeft w:val="640"/>
          <w:marRight w:val="0"/>
          <w:marTop w:val="0"/>
          <w:marBottom w:val="0"/>
          <w:divBdr>
            <w:top w:val="none" w:sz="0" w:space="0" w:color="auto"/>
            <w:left w:val="none" w:sz="0" w:space="0" w:color="auto"/>
            <w:bottom w:val="none" w:sz="0" w:space="0" w:color="auto"/>
            <w:right w:val="none" w:sz="0" w:space="0" w:color="auto"/>
          </w:divBdr>
        </w:div>
        <w:div w:id="1152405336">
          <w:marLeft w:val="640"/>
          <w:marRight w:val="0"/>
          <w:marTop w:val="0"/>
          <w:marBottom w:val="0"/>
          <w:divBdr>
            <w:top w:val="none" w:sz="0" w:space="0" w:color="auto"/>
            <w:left w:val="none" w:sz="0" w:space="0" w:color="auto"/>
            <w:bottom w:val="none" w:sz="0" w:space="0" w:color="auto"/>
            <w:right w:val="none" w:sz="0" w:space="0" w:color="auto"/>
          </w:divBdr>
        </w:div>
        <w:div w:id="922761475">
          <w:marLeft w:val="640"/>
          <w:marRight w:val="0"/>
          <w:marTop w:val="0"/>
          <w:marBottom w:val="0"/>
          <w:divBdr>
            <w:top w:val="none" w:sz="0" w:space="0" w:color="auto"/>
            <w:left w:val="none" w:sz="0" w:space="0" w:color="auto"/>
            <w:bottom w:val="none" w:sz="0" w:space="0" w:color="auto"/>
            <w:right w:val="none" w:sz="0" w:space="0" w:color="auto"/>
          </w:divBdr>
        </w:div>
        <w:div w:id="2083136093">
          <w:marLeft w:val="640"/>
          <w:marRight w:val="0"/>
          <w:marTop w:val="0"/>
          <w:marBottom w:val="0"/>
          <w:divBdr>
            <w:top w:val="none" w:sz="0" w:space="0" w:color="auto"/>
            <w:left w:val="none" w:sz="0" w:space="0" w:color="auto"/>
            <w:bottom w:val="none" w:sz="0" w:space="0" w:color="auto"/>
            <w:right w:val="none" w:sz="0" w:space="0" w:color="auto"/>
          </w:divBdr>
        </w:div>
        <w:div w:id="1651060881">
          <w:marLeft w:val="640"/>
          <w:marRight w:val="0"/>
          <w:marTop w:val="0"/>
          <w:marBottom w:val="0"/>
          <w:divBdr>
            <w:top w:val="none" w:sz="0" w:space="0" w:color="auto"/>
            <w:left w:val="none" w:sz="0" w:space="0" w:color="auto"/>
            <w:bottom w:val="none" w:sz="0" w:space="0" w:color="auto"/>
            <w:right w:val="none" w:sz="0" w:space="0" w:color="auto"/>
          </w:divBdr>
        </w:div>
        <w:div w:id="851147950">
          <w:marLeft w:val="640"/>
          <w:marRight w:val="0"/>
          <w:marTop w:val="0"/>
          <w:marBottom w:val="0"/>
          <w:divBdr>
            <w:top w:val="none" w:sz="0" w:space="0" w:color="auto"/>
            <w:left w:val="none" w:sz="0" w:space="0" w:color="auto"/>
            <w:bottom w:val="none" w:sz="0" w:space="0" w:color="auto"/>
            <w:right w:val="none" w:sz="0" w:space="0" w:color="auto"/>
          </w:divBdr>
        </w:div>
        <w:div w:id="2092457802">
          <w:marLeft w:val="640"/>
          <w:marRight w:val="0"/>
          <w:marTop w:val="0"/>
          <w:marBottom w:val="0"/>
          <w:divBdr>
            <w:top w:val="none" w:sz="0" w:space="0" w:color="auto"/>
            <w:left w:val="none" w:sz="0" w:space="0" w:color="auto"/>
            <w:bottom w:val="none" w:sz="0" w:space="0" w:color="auto"/>
            <w:right w:val="none" w:sz="0" w:space="0" w:color="auto"/>
          </w:divBdr>
        </w:div>
        <w:div w:id="370421441">
          <w:marLeft w:val="640"/>
          <w:marRight w:val="0"/>
          <w:marTop w:val="0"/>
          <w:marBottom w:val="0"/>
          <w:divBdr>
            <w:top w:val="none" w:sz="0" w:space="0" w:color="auto"/>
            <w:left w:val="none" w:sz="0" w:space="0" w:color="auto"/>
            <w:bottom w:val="none" w:sz="0" w:space="0" w:color="auto"/>
            <w:right w:val="none" w:sz="0" w:space="0" w:color="auto"/>
          </w:divBdr>
        </w:div>
        <w:div w:id="1071153074">
          <w:marLeft w:val="640"/>
          <w:marRight w:val="0"/>
          <w:marTop w:val="0"/>
          <w:marBottom w:val="0"/>
          <w:divBdr>
            <w:top w:val="none" w:sz="0" w:space="0" w:color="auto"/>
            <w:left w:val="none" w:sz="0" w:space="0" w:color="auto"/>
            <w:bottom w:val="none" w:sz="0" w:space="0" w:color="auto"/>
            <w:right w:val="none" w:sz="0" w:space="0" w:color="auto"/>
          </w:divBdr>
        </w:div>
        <w:div w:id="419369905">
          <w:marLeft w:val="640"/>
          <w:marRight w:val="0"/>
          <w:marTop w:val="0"/>
          <w:marBottom w:val="0"/>
          <w:divBdr>
            <w:top w:val="none" w:sz="0" w:space="0" w:color="auto"/>
            <w:left w:val="none" w:sz="0" w:space="0" w:color="auto"/>
            <w:bottom w:val="none" w:sz="0" w:space="0" w:color="auto"/>
            <w:right w:val="none" w:sz="0" w:space="0" w:color="auto"/>
          </w:divBdr>
        </w:div>
        <w:div w:id="977027940">
          <w:marLeft w:val="640"/>
          <w:marRight w:val="0"/>
          <w:marTop w:val="0"/>
          <w:marBottom w:val="0"/>
          <w:divBdr>
            <w:top w:val="none" w:sz="0" w:space="0" w:color="auto"/>
            <w:left w:val="none" w:sz="0" w:space="0" w:color="auto"/>
            <w:bottom w:val="none" w:sz="0" w:space="0" w:color="auto"/>
            <w:right w:val="none" w:sz="0" w:space="0" w:color="auto"/>
          </w:divBdr>
        </w:div>
        <w:div w:id="1916743589">
          <w:marLeft w:val="640"/>
          <w:marRight w:val="0"/>
          <w:marTop w:val="0"/>
          <w:marBottom w:val="0"/>
          <w:divBdr>
            <w:top w:val="none" w:sz="0" w:space="0" w:color="auto"/>
            <w:left w:val="none" w:sz="0" w:space="0" w:color="auto"/>
            <w:bottom w:val="none" w:sz="0" w:space="0" w:color="auto"/>
            <w:right w:val="none" w:sz="0" w:space="0" w:color="auto"/>
          </w:divBdr>
        </w:div>
        <w:div w:id="1034116855">
          <w:marLeft w:val="640"/>
          <w:marRight w:val="0"/>
          <w:marTop w:val="0"/>
          <w:marBottom w:val="0"/>
          <w:divBdr>
            <w:top w:val="none" w:sz="0" w:space="0" w:color="auto"/>
            <w:left w:val="none" w:sz="0" w:space="0" w:color="auto"/>
            <w:bottom w:val="none" w:sz="0" w:space="0" w:color="auto"/>
            <w:right w:val="none" w:sz="0" w:space="0" w:color="auto"/>
          </w:divBdr>
        </w:div>
        <w:div w:id="1830054453">
          <w:marLeft w:val="640"/>
          <w:marRight w:val="0"/>
          <w:marTop w:val="0"/>
          <w:marBottom w:val="0"/>
          <w:divBdr>
            <w:top w:val="none" w:sz="0" w:space="0" w:color="auto"/>
            <w:left w:val="none" w:sz="0" w:space="0" w:color="auto"/>
            <w:bottom w:val="none" w:sz="0" w:space="0" w:color="auto"/>
            <w:right w:val="none" w:sz="0" w:space="0" w:color="auto"/>
          </w:divBdr>
        </w:div>
        <w:div w:id="261115150">
          <w:marLeft w:val="640"/>
          <w:marRight w:val="0"/>
          <w:marTop w:val="0"/>
          <w:marBottom w:val="0"/>
          <w:divBdr>
            <w:top w:val="none" w:sz="0" w:space="0" w:color="auto"/>
            <w:left w:val="none" w:sz="0" w:space="0" w:color="auto"/>
            <w:bottom w:val="none" w:sz="0" w:space="0" w:color="auto"/>
            <w:right w:val="none" w:sz="0" w:space="0" w:color="auto"/>
          </w:divBdr>
        </w:div>
      </w:divsChild>
    </w:div>
    <w:div w:id="535310903">
      <w:bodyDiv w:val="1"/>
      <w:marLeft w:val="0"/>
      <w:marRight w:val="0"/>
      <w:marTop w:val="0"/>
      <w:marBottom w:val="0"/>
      <w:divBdr>
        <w:top w:val="none" w:sz="0" w:space="0" w:color="auto"/>
        <w:left w:val="none" w:sz="0" w:space="0" w:color="auto"/>
        <w:bottom w:val="none" w:sz="0" w:space="0" w:color="auto"/>
        <w:right w:val="none" w:sz="0" w:space="0" w:color="auto"/>
      </w:divBdr>
      <w:divsChild>
        <w:div w:id="431583910">
          <w:marLeft w:val="640"/>
          <w:marRight w:val="0"/>
          <w:marTop w:val="0"/>
          <w:marBottom w:val="0"/>
          <w:divBdr>
            <w:top w:val="none" w:sz="0" w:space="0" w:color="auto"/>
            <w:left w:val="none" w:sz="0" w:space="0" w:color="auto"/>
            <w:bottom w:val="none" w:sz="0" w:space="0" w:color="auto"/>
            <w:right w:val="none" w:sz="0" w:space="0" w:color="auto"/>
          </w:divBdr>
        </w:div>
        <w:div w:id="698356933">
          <w:marLeft w:val="640"/>
          <w:marRight w:val="0"/>
          <w:marTop w:val="0"/>
          <w:marBottom w:val="0"/>
          <w:divBdr>
            <w:top w:val="none" w:sz="0" w:space="0" w:color="auto"/>
            <w:left w:val="none" w:sz="0" w:space="0" w:color="auto"/>
            <w:bottom w:val="none" w:sz="0" w:space="0" w:color="auto"/>
            <w:right w:val="none" w:sz="0" w:space="0" w:color="auto"/>
          </w:divBdr>
        </w:div>
        <w:div w:id="1377006644">
          <w:marLeft w:val="640"/>
          <w:marRight w:val="0"/>
          <w:marTop w:val="0"/>
          <w:marBottom w:val="0"/>
          <w:divBdr>
            <w:top w:val="none" w:sz="0" w:space="0" w:color="auto"/>
            <w:left w:val="none" w:sz="0" w:space="0" w:color="auto"/>
            <w:bottom w:val="none" w:sz="0" w:space="0" w:color="auto"/>
            <w:right w:val="none" w:sz="0" w:space="0" w:color="auto"/>
          </w:divBdr>
        </w:div>
        <w:div w:id="113528094">
          <w:marLeft w:val="640"/>
          <w:marRight w:val="0"/>
          <w:marTop w:val="0"/>
          <w:marBottom w:val="0"/>
          <w:divBdr>
            <w:top w:val="none" w:sz="0" w:space="0" w:color="auto"/>
            <w:left w:val="none" w:sz="0" w:space="0" w:color="auto"/>
            <w:bottom w:val="none" w:sz="0" w:space="0" w:color="auto"/>
            <w:right w:val="none" w:sz="0" w:space="0" w:color="auto"/>
          </w:divBdr>
        </w:div>
        <w:div w:id="909344570">
          <w:marLeft w:val="640"/>
          <w:marRight w:val="0"/>
          <w:marTop w:val="0"/>
          <w:marBottom w:val="0"/>
          <w:divBdr>
            <w:top w:val="none" w:sz="0" w:space="0" w:color="auto"/>
            <w:left w:val="none" w:sz="0" w:space="0" w:color="auto"/>
            <w:bottom w:val="none" w:sz="0" w:space="0" w:color="auto"/>
            <w:right w:val="none" w:sz="0" w:space="0" w:color="auto"/>
          </w:divBdr>
        </w:div>
        <w:div w:id="2053529582">
          <w:marLeft w:val="640"/>
          <w:marRight w:val="0"/>
          <w:marTop w:val="0"/>
          <w:marBottom w:val="0"/>
          <w:divBdr>
            <w:top w:val="none" w:sz="0" w:space="0" w:color="auto"/>
            <w:left w:val="none" w:sz="0" w:space="0" w:color="auto"/>
            <w:bottom w:val="none" w:sz="0" w:space="0" w:color="auto"/>
            <w:right w:val="none" w:sz="0" w:space="0" w:color="auto"/>
          </w:divBdr>
        </w:div>
        <w:div w:id="308101210">
          <w:marLeft w:val="640"/>
          <w:marRight w:val="0"/>
          <w:marTop w:val="0"/>
          <w:marBottom w:val="0"/>
          <w:divBdr>
            <w:top w:val="none" w:sz="0" w:space="0" w:color="auto"/>
            <w:left w:val="none" w:sz="0" w:space="0" w:color="auto"/>
            <w:bottom w:val="none" w:sz="0" w:space="0" w:color="auto"/>
            <w:right w:val="none" w:sz="0" w:space="0" w:color="auto"/>
          </w:divBdr>
        </w:div>
        <w:div w:id="1155953085">
          <w:marLeft w:val="640"/>
          <w:marRight w:val="0"/>
          <w:marTop w:val="0"/>
          <w:marBottom w:val="0"/>
          <w:divBdr>
            <w:top w:val="none" w:sz="0" w:space="0" w:color="auto"/>
            <w:left w:val="none" w:sz="0" w:space="0" w:color="auto"/>
            <w:bottom w:val="none" w:sz="0" w:space="0" w:color="auto"/>
            <w:right w:val="none" w:sz="0" w:space="0" w:color="auto"/>
          </w:divBdr>
        </w:div>
        <w:div w:id="2054691343">
          <w:marLeft w:val="640"/>
          <w:marRight w:val="0"/>
          <w:marTop w:val="0"/>
          <w:marBottom w:val="0"/>
          <w:divBdr>
            <w:top w:val="none" w:sz="0" w:space="0" w:color="auto"/>
            <w:left w:val="none" w:sz="0" w:space="0" w:color="auto"/>
            <w:bottom w:val="none" w:sz="0" w:space="0" w:color="auto"/>
            <w:right w:val="none" w:sz="0" w:space="0" w:color="auto"/>
          </w:divBdr>
        </w:div>
        <w:div w:id="223301522">
          <w:marLeft w:val="640"/>
          <w:marRight w:val="0"/>
          <w:marTop w:val="0"/>
          <w:marBottom w:val="0"/>
          <w:divBdr>
            <w:top w:val="none" w:sz="0" w:space="0" w:color="auto"/>
            <w:left w:val="none" w:sz="0" w:space="0" w:color="auto"/>
            <w:bottom w:val="none" w:sz="0" w:space="0" w:color="auto"/>
            <w:right w:val="none" w:sz="0" w:space="0" w:color="auto"/>
          </w:divBdr>
        </w:div>
        <w:div w:id="810172598">
          <w:marLeft w:val="640"/>
          <w:marRight w:val="0"/>
          <w:marTop w:val="0"/>
          <w:marBottom w:val="0"/>
          <w:divBdr>
            <w:top w:val="none" w:sz="0" w:space="0" w:color="auto"/>
            <w:left w:val="none" w:sz="0" w:space="0" w:color="auto"/>
            <w:bottom w:val="none" w:sz="0" w:space="0" w:color="auto"/>
            <w:right w:val="none" w:sz="0" w:space="0" w:color="auto"/>
          </w:divBdr>
        </w:div>
        <w:div w:id="441733076">
          <w:marLeft w:val="640"/>
          <w:marRight w:val="0"/>
          <w:marTop w:val="0"/>
          <w:marBottom w:val="0"/>
          <w:divBdr>
            <w:top w:val="none" w:sz="0" w:space="0" w:color="auto"/>
            <w:left w:val="none" w:sz="0" w:space="0" w:color="auto"/>
            <w:bottom w:val="none" w:sz="0" w:space="0" w:color="auto"/>
            <w:right w:val="none" w:sz="0" w:space="0" w:color="auto"/>
          </w:divBdr>
        </w:div>
        <w:div w:id="635180827">
          <w:marLeft w:val="640"/>
          <w:marRight w:val="0"/>
          <w:marTop w:val="0"/>
          <w:marBottom w:val="0"/>
          <w:divBdr>
            <w:top w:val="none" w:sz="0" w:space="0" w:color="auto"/>
            <w:left w:val="none" w:sz="0" w:space="0" w:color="auto"/>
            <w:bottom w:val="none" w:sz="0" w:space="0" w:color="auto"/>
            <w:right w:val="none" w:sz="0" w:space="0" w:color="auto"/>
          </w:divBdr>
        </w:div>
        <w:div w:id="1870944457">
          <w:marLeft w:val="640"/>
          <w:marRight w:val="0"/>
          <w:marTop w:val="0"/>
          <w:marBottom w:val="0"/>
          <w:divBdr>
            <w:top w:val="none" w:sz="0" w:space="0" w:color="auto"/>
            <w:left w:val="none" w:sz="0" w:space="0" w:color="auto"/>
            <w:bottom w:val="none" w:sz="0" w:space="0" w:color="auto"/>
            <w:right w:val="none" w:sz="0" w:space="0" w:color="auto"/>
          </w:divBdr>
        </w:div>
        <w:div w:id="90393726">
          <w:marLeft w:val="640"/>
          <w:marRight w:val="0"/>
          <w:marTop w:val="0"/>
          <w:marBottom w:val="0"/>
          <w:divBdr>
            <w:top w:val="none" w:sz="0" w:space="0" w:color="auto"/>
            <w:left w:val="none" w:sz="0" w:space="0" w:color="auto"/>
            <w:bottom w:val="none" w:sz="0" w:space="0" w:color="auto"/>
            <w:right w:val="none" w:sz="0" w:space="0" w:color="auto"/>
          </w:divBdr>
        </w:div>
        <w:div w:id="630482795">
          <w:marLeft w:val="640"/>
          <w:marRight w:val="0"/>
          <w:marTop w:val="0"/>
          <w:marBottom w:val="0"/>
          <w:divBdr>
            <w:top w:val="none" w:sz="0" w:space="0" w:color="auto"/>
            <w:left w:val="none" w:sz="0" w:space="0" w:color="auto"/>
            <w:bottom w:val="none" w:sz="0" w:space="0" w:color="auto"/>
            <w:right w:val="none" w:sz="0" w:space="0" w:color="auto"/>
          </w:divBdr>
        </w:div>
        <w:div w:id="1583298360">
          <w:marLeft w:val="640"/>
          <w:marRight w:val="0"/>
          <w:marTop w:val="0"/>
          <w:marBottom w:val="0"/>
          <w:divBdr>
            <w:top w:val="none" w:sz="0" w:space="0" w:color="auto"/>
            <w:left w:val="none" w:sz="0" w:space="0" w:color="auto"/>
            <w:bottom w:val="none" w:sz="0" w:space="0" w:color="auto"/>
            <w:right w:val="none" w:sz="0" w:space="0" w:color="auto"/>
          </w:divBdr>
        </w:div>
        <w:div w:id="331373767">
          <w:marLeft w:val="640"/>
          <w:marRight w:val="0"/>
          <w:marTop w:val="0"/>
          <w:marBottom w:val="0"/>
          <w:divBdr>
            <w:top w:val="none" w:sz="0" w:space="0" w:color="auto"/>
            <w:left w:val="none" w:sz="0" w:space="0" w:color="auto"/>
            <w:bottom w:val="none" w:sz="0" w:space="0" w:color="auto"/>
            <w:right w:val="none" w:sz="0" w:space="0" w:color="auto"/>
          </w:divBdr>
        </w:div>
        <w:div w:id="147478874">
          <w:marLeft w:val="640"/>
          <w:marRight w:val="0"/>
          <w:marTop w:val="0"/>
          <w:marBottom w:val="0"/>
          <w:divBdr>
            <w:top w:val="none" w:sz="0" w:space="0" w:color="auto"/>
            <w:left w:val="none" w:sz="0" w:space="0" w:color="auto"/>
            <w:bottom w:val="none" w:sz="0" w:space="0" w:color="auto"/>
            <w:right w:val="none" w:sz="0" w:space="0" w:color="auto"/>
          </w:divBdr>
        </w:div>
        <w:div w:id="527448853">
          <w:marLeft w:val="640"/>
          <w:marRight w:val="0"/>
          <w:marTop w:val="0"/>
          <w:marBottom w:val="0"/>
          <w:divBdr>
            <w:top w:val="none" w:sz="0" w:space="0" w:color="auto"/>
            <w:left w:val="none" w:sz="0" w:space="0" w:color="auto"/>
            <w:bottom w:val="none" w:sz="0" w:space="0" w:color="auto"/>
            <w:right w:val="none" w:sz="0" w:space="0" w:color="auto"/>
          </w:divBdr>
        </w:div>
        <w:div w:id="1816215507">
          <w:marLeft w:val="640"/>
          <w:marRight w:val="0"/>
          <w:marTop w:val="0"/>
          <w:marBottom w:val="0"/>
          <w:divBdr>
            <w:top w:val="none" w:sz="0" w:space="0" w:color="auto"/>
            <w:left w:val="none" w:sz="0" w:space="0" w:color="auto"/>
            <w:bottom w:val="none" w:sz="0" w:space="0" w:color="auto"/>
            <w:right w:val="none" w:sz="0" w:space="0" w:color="auto"/>
          </w:divBdr>
        </w:div>
        <w:div w:id="1755928563">
          <w:marLeft w:val="640"/>
          <w:marRight w:val="0"/>
          <w:marTop w:val="0"/>
          <w:marBottom w:val="0"/>
          <w:divBdr>
            <w:top w:val="none" w:sz="0" w:space="0" w:color="auto"/>
            <w:left w:val="none" w:sz="0" w:space="0" w:color="auto"/>
            <w:bottom w:val="none" w:sz="0" w:space="0" w:color="auto"/>
            <w:right w:val="none" w:sz="0" w:space="0" w:color="auto"/>
          </w:divBdr>
        </w:div>
        <w:div w:id="811676288">
          <w:marLeft w:val="640"/>
          <w:marRight w:val="0"/>
          <w:marTop w:val="0"/>
          <w:marBottom w:val="0"/>
          <w:divBdr>
            <w:top w:val="none" w:sz="0" w:space="0" w:color="auto"/>
            <w:left w:val="none" w:sz="0" w:space="0" w:color="auto"/>
            <w:bottom w:val="none" w:sz="0" w:space="0" w:color="auto"/>
            <w:right w:val="none" w:sz="0" w:space="0" w:color="auto"/>
          </w:divBdr>
        </w:div>
        <w:div w:id="1806462819">
          <w:marLeft w:val="640"/>
          <w:marRight w:val="0"/>
          <w:marTop w:val="0"/>
          <w:marBottom w:val="0"/>
          <w:divBdr>
            <w:top w:val="none" w:sz="0" w:space="0" w:color="auto"/>
            <w:left w:val="none" w:sz="0" w:space="0" w:color="auto"/>
            <w:bottom w:val="none" w:sz="0" w:space="0" w:color="auto"/>
            <w:right w:val="none" w:sz="0" w:space="0" w:color="auto"/>
          </w:divBdr>
        </w:div>
        <w:div w:id="1677809534">
          <w:marLeft w:val="640"/>
          <w:marRight w:val="0"/>
          <w:marTop w:val="0"/>
          <w:marBottom w:val="0"/>
          <w:divBdr>
            <w:top w:val="none" w:sz="0" w:space="0" w:color="auto"/>
            <w:left w:val="none" w:sz="0" w:space="0" w:color="auto"/>
            <w:bottom w:val="none" w:sz="0" w:space="0" w:color="auto"/>
            <w:right w:val="none" w:sz="0" w:space="0" w:color="auto"/>
          </w:divBdr>
        </w:div>
        <w:div w:id="210309284">
          <w:marLeft w:val="640"/>
          <w:marRight w:val="0"/>
          <w:marTop w:val="0"/>
          <w:marBottom w:val="0"/>
          <w:divBdr>
            <w:top w:val="none" w:sz="0" w:space="0" w:color="auto"/>
            <w:left w:val="none" w:sz="0" w:space="0" w:color="auto"/>
            <w:bottom w:val="none" w:sz="0" w:space="0" w:color="auto"/>
            <w:right w:val="none" w:sz="0" w:space="0" w:color="auto"/>
          </w:divBdr>
        </w:div>
        <w:div w:id="1171069474">
          <w:marLeft w:val="640"/>
          <w:marRight w:val="0"/>
          <w:marTop w:val="0"/>
          <w:marBottom w:val="0"/>
          <w:divBdr>
            <w:top w:val="none" w:sz="0" w:space="0" w:color="auto"/>
            <w:left w:val="none" w:sz="0" w:space="0" w:color="auto"/>
            <w:bottom w:val="none" w:sz="0" w:space="0" w:color="auto"/>
            <w:right w:val="none" w:sz="0" w:space="0" w:color="auto"/>
          </w:divBdr>
        </w:div>
        <w:div w:id="1909607456">
          <w:marLeft w:val="640"/>
          <w:marRight w:val="0"/>
          <w:marTop w:val="0"/>
          <w:marBottom w:val="0"/>
          <w:divBdr>
            <w:top w:val="none" w:sz="0" w:space="0" w:color="auto"/>
            <w:left w:val="none" w:sz="0" w:space="0" w:color="auto"/>
            <w:bottom w:val="none" w:sz="0" w:space="0" w:color="auto"/>
            <w:right w:val="none" w:sz="0" w:space="0" w:color="auto"/>
          </w:divBdr>
        </w:div>
        <w:div w:id="1183863163">
          <w:marLeft w:val="640"/>
          <w:marRight w:val="0"/>
          <w:marTop w:val="0"/>
          <w:marBottom w:val="0"/>
          <w:divBdr>
            <w:top w:val="none" w:sz="0" w:space="0" w:color="auto"/>
            <w:left w:val="none" w:sz="0" w:space="0" w:color="auto"/>
            <w:bottom w:val="none" w:sz="0" w:space="0" w:color="auto"/>
            <w:right w:val="none" w:sz="0" w:space="0" w:color="auto"/>
          </w:divBdr>
        </w:div>
        <w:div w:id="828401589">
          <w:marLeft w:val="640"/>
          <w:marRight w:val="0"/>
          <w:marTop w:val="0"/>
          <w:marBottom w:val="0"/>
          <w:divBdr>
            <w:top w:val="none" w:sz="0" w:space="0" w:color="auto"/>
            <w:left w:val="none" w:sz="0" w:space="0" w:color="auto"/>
            <w:bottom w:val="none" w:sz="0" w:space="0" w:color="auto"/>
            <w:right w:val="none" w:sz="0" w:space="0" w:color="auto"/>
          </w:divBdr>
        </w:div>
        <w:div w:id="70663688">
          <w:marLeft w:val="640"/>
          <w:marRight w:val="0"/>
          <w:marTop w:val="0"/>
          <w:marBottom w:val="0"/>
          <w:divBdr>
            <w:top w:val="none" w:sz="0" w:space="0" w:color="auto"/>
            <w:left w:val="none" w:sz="0" w:space="0" w:color="auto"/>
            <w:bottom w:val="none" w:sz="0" w:space="0" w:color="auto"/>
            <w:right w:val="none" w:sz="0" w:space="0" w:color="auto"/>
          </w:divBdr>
        </w:div>
        <w:div w:id="82846931">
          <w:marLeft w:val="640"/>
          <w:marRight w:val="0"/>
          <w:marTop w:val="0"/>
          <w:marBottom w:val="0"/>
          <w:divBdr>
            <w:top w:val="none" w:sz="0" w:space="0" w:color="auto"/>
            <w:left w:val="none" w:sz="0" w:space="0" w:color="auto"/>
            <w:bottom w:val="none" w:sz="0" w:space="0" w:color="auto"/>
            <w:right w:val="none" w:sz="0" w:space="0" w:color="auto"/>
          </w:divBdr>
        </w:div>
        <w:div w:id="162665221">
          <w:marLeft w:val="640"/>
          <w:marRight w:val="0"/>
          <w:marTop w:val="0"/>
          <w:marBottom w:val="0"/>
          <w:divBdr>
            <w:top w:val="none" w:sz="0" w:space="0" w:color="auto"/>
            <w:left w:val="none" w:sz="0" w:space="0" w:color="auto"/>
            <w:bottom w:val="none" w:sz="0" w:space="0" w:color="auto"/>
            <w:right w:val="none" w:sz="0" w:space="0" w:color="auto"/>
          </w:divBdr>
        </w:div>
        <w:div w:id="572862195">
          <w:marLeft w:val="640"/>
          <w:marRight w:val="0"/>
          <w:marTop w:val="0"/>
          <w:marBottom w:val="0"/>
          <w:divBdr>
            <w:top w:val="none" w:sz="0" w:space="0" w:color="auto"/>
            <w:left w:val="none" w:sz="0" w:space="0" w:color="auto"/>
            <w:bottom w:val="none" w:sz="0" w:space="0" w:color="auto"/>
            <w:right w:val="none" w:sz="0" w:space="0" w:color="auto"/>
          </w:divBdr>
        </w:div>
        <w:div w:id="295647687">
          <w:marLeft w:val="640"/>
          <w:marRight w:val="0"/>
          <w:marTop w:val="0"/>
          <w:marBottom w:val="0"/>
          <w:divBdr>
            <w:top w:val="none" w:sz="0" w:space="0" w:color="auto"/>
            <w:left w:val="none" w:sz="0" w:space="0" w:color="auto"/>
            <w:bottom w:val="none" w:sz="0" w:space="0" w:color="auto"/>
            <w:right w:val="none" w:sz="0" w:space="0" w:color="auto"/>
          </w:divBdr>
        </w:div>
        <w:div w:id="1919092213">
          <w:marLeft w:val="640"/>
          <w:marRight w:val="0"/>
          <w:marTop w:val="0"/>
          <w:marBottom w:val="0"/>
          <w:divBdr>
            <w:top w:val="none" w:sz="0" w:space="0" w:color="auto"/>
            <w:left w:val="none" w:sz="0" w:space="0" w:color="auto"/>
            <w:bottom w:val="none" w:sz="0" w:space="0" w:color="auto"/>
            <w:right w:val="none" w:sz="0" w:space="0" w:color="auto"/>
          </w:divBdr>
        </w:div>
        <w:div w:id="1954362479">
          <w:marLeft w:val="640"/>
          <w:marRight w:val="0"/>
          <w:marTop w:val="0"/>
          <w:marBottom w:val="0"/>
          <w:divBdr>
            <w:top w:val="none" w:sz="0" w:space="0" w:color="auto"/>
            <w:left w:val="none" w:sz="0" w:space="0" w:color="auto"/>
            <w:bottom w:val="none" w:sz="0" w:space="0" w:color="auto"/>
            <w:right w:val="none" w:sz="0" w:space="0" w:color="auto"/>
          </w:divBdr>
        </w:div>
        <w:div w:id="1954701252">
          <w:marLeft w:val="640"/>
          <w:marRight w:val="0"/>
          <w:marTop w:val="0"/>
          <w:marBottom w:val="0"/>
          <w:divBdr>
            <w:top w:val="none" w:sz="0" w:space="0" w:color="auto"/>
            <w:left w:val="none" w:sz="0" w:space="0" w:color="auto"/>
            <w:bottom w:val="none" w:sz="0" w:space="0" w:color="auto"/>
            <w:right w:val="none" w:sz="0" w:space="0" w:color="auto"/>
          </w:divBdr>
        </w:div>
        <w:div w:id="596912380">
          <w:marLeft w:val="640"/>
          <w:marRight w:val="0"/>
          <w:marTop w:val="0"/>
          <w:marBottom w:val="0"/>
          <w:divBdr>
            <w:top w:val="none" w:sz="0" w:space="0" w:color="auto"/>
            <w:left w:val="none" w:sz="0" w:space="0" w:color="auto"/>
            <w:bottom w:val="none" w:sz="0" w:space="0" w:color="auto"/>
            <w:right w:val="none" w:sz="0" w:space="0" w:color="auto"/>
          </w:divBdr>
        </w:div>
        <w:div w:id="504562816">
          <w:marLeft w:val="640"/>
          <w:marRight w:val="0"/>
          <w:marTop w:val="0"/>
          <w:marBottom w:val="0"/>
          <w:divBdr>
            <w:top w:val="none" w:sz="0" w:space="0" w:color="auto"/>
            <w:left w:val="none" w:sz="0" w:space="0" w:color="auto"/>
            <w:bottom w:val="none" w:sz="0" w:space="0" w:color="auto"/>
            <w:right w:val="none" w:sz="0" w:space="0" w:color="auto"/>
          </w:divBdr>
        </w:div>
        <w:div w:id="830871700">
          <w:marLeft w:val="640"/>
          <w:marRight w:val="0"/>
          <w:marTop w:val="0"/>
          <w:marBottom w:val="0"/>
          <w:divBdr>
            <w:top w:val="none" w:sz="0" w:space="0" w:color="auto"/>
            <w:left w:val="none" w:sz="0" w:space="0" w:color="auto"/>
            <w:bottom w:val="none" w:sz="0" w:space="0" w:color="auto"/>
            <w:right w:val="none" w:sz="0" w:space="0" w:color="auto"/>
          </w:divBdr>
        </w:div>
        <w:div w:id="1724522455">
          <w:marLeft w:val="640"/>
          <w:marRight w:val="0"/>
          <w:marTop w:val="0"/>
          <w:marBottom w:val="0"/>
          <w:divBdr>
            <w:top w:val="none" w:sz="0" w:space="0" w:color="auto"/>
            <w:left w:val="none" w:sz="0" w:space="0" w:color="auto"/>
            <w:bottom w:val="none" w:sz="0" w:space="0" w:color="auto"/>
            <w:right w:val="none" w:sz="0" w:space="0" w:color="auto"/>
          </w:divBdr>
        </w:div>
        <w:div w:id="1248077364">
          <w:marLeft w:val="640"/>
          <w:marRight w:val="0"/>
          <w:marTop w:val="0"/>
          <w:marBottom w:val="0"/>
          <w:divBdr>
            <w:top w:val="none" w:sz="0" w:space="0" w:color="auto"/>
            <w:left w:val="none" w:sz="0" w:space="0" w:color="auto"/>
            <w:bottom w:val="none" w:sz="0" w:space="0" w:color="auto"/>
            <w:right w:val="none" w:sz="0" w:space="0" w:color="auto"/>
          </w:divBdr>
        </w:div>
        <w:div w:id="1933274305">
          <w:marLeft w:val="640"/>
          <w:marRight w:val="0"/>
          <w:marTop w:val="0"/>
          <w:marBottom w:val="0"/>
          <w:divBdr>
            <w:top w:val="none" w:sz="0" w:space="0" w:color="auto"/>
            <w:left w:val="none" w:sz="0" w:space="0" w:color="auto"/>
            <w:bottom w:val="none" w:sz="0" w:space="0" w:color="auto"/>
            <w:right w:val="none" w:sz="0" w:space="0" w:color="auto"/>
          </w:divBdr>
        </w:div>
        <w:div w:id="1578829304">
          <w:marLeft w:val="640"/>
          <w:marRight w:val="0"/>
          <w:marTop w:val="0"/>
          <w:marBottom w:val="0"/>
          <w:divBdr>
            <w:top w:val="none" w:sz="0" w:space="0" w:color="auto"/>
            <w:left w:val="none" w:sz="0" w:space="0" w:color="auto"/>
            <w:bottom w:val="none" w:sz="0" w:space="0" w:color="auto"/>
            <w:right w:val="none" w:sz="0" w:space="0" w:color="auto"/>
          </w:divBdr>
        </w:div>
        <w:div w:id="1135374166">
          <w:marLeft w:val="640"/>
          <w:marRight w:val="0"/>
          <w:marTop w:val="0"/>
          <w:marBottom w:val="0"/>
          <w:divBdr>
            <w:top w:val="none" w:sz="0" w:space="0" w:color="auto"/>
            <w:left w:val="none" w:sz="0" w:space="0" w:color="auto"/>
            <w:bottom w:val="none" w:sz="0" w:space="0" w:color="auto"/>
            <w:right w:val="none" w:sz="0" w:space="0" w:color="auto"/>
          </w:divBdr>
        </w:div>
        <w:div w:id="1616211914">
          <w:marLeft w:val="640"/>
          <w:marRight w:val="0"/>
          <w:marTop w:val="0"/>
          <w:marBottom w:val="0"/>
          <w:divBdr>
            <w:top w:val="none" w:sz="0" w:space="0" w:color="auto"/>
            <w:left w:val="none" w:sz="0" w:space="0" w:color="auto"/>
            <w:bottom w:val="none" w:sz="0" w:space="0" w:color="auto"/>
            <w:right w:val="none" w:sz="0" w:space="0" w:color="auto"/>
          </w:divBdr>
        </w:div>
        <w:div w:id="1356618281">
          <w:marLeft w:val="640"/>
          <w:marRight w:val="0"/>
          <w:marTop w:val="0"/>
          <w:marBottom w:val="0"/>
          <w:divBdr>
            <w:top w:val="none" w:sz="0" w:space="0" w:color="auto"/>
            <w:left w:val="none" w:sz="0" w:space="0" w:color="auto"/>
            <w:bottom w:val="none" w:sz="0" w:space="0" w:color="auto"/>
            <w:right w:val="none" w:sz="0" w:space="0" w:color="auto"/>
          </w:divBdr>
        </w:div>
        <w:div w:id="1419790251">
          <w:marLeft w:val="640"/>
          <w:marRight w:val="0"/>
          <w:marTop w:val="0"/>
          <w:marBottom w:val="0"/>
          <w:divBdr>
            <w:top w:val="none" w:sz="0" w:space="0" w:color="auto"/>
            <w:left w:val="none" w:sz="0" w:space="0" w:color="auto"/>
            <w:bottom w:val="none" w:sz="0" w:space="0" w:color="auto"/>
            <w:right w:val="none" w:sz="0" w:space="0" w:color="auto"/>
          </w:divBdr>
        </w:div>
        <w:div w:id="804006487">
          <w:marLeft w:val="640"/>
          <w:marRight w:val="0"/>
          <w:marTop w:val="0"/>
          <w:marBottom w:val="0"/>
          <w:divBdr>
            <w:top w:val="none" w:sz="0" w:space="0" w:color="auto"/>
            <w:left w:val="none" w:sz="0" w:space="0" w:color="auto"/>
            <w:bottom w:val="none" w:sz="0" w:space="0" w:color="auto"/>
            <w:right w:val="none" w:sz="0" w:space="0" w:color="auto"/>
          </w:divBdr>
        </w:div>
        <w:div w:id="1881673587">
          <w:marLeft w:val="640"/>
          <w:marRight w:val="0"/>
          <w:marTop w:val="0"/>
          <w:marBottom w:val="0"/>
          <w:divBdr>
            <w:top w:val="none" w:sz="0" w:space="0" w:color="auto"/>
            <w:left w:val="none" w:sz="0" w:space="0" w:color="auto"/>
            <w:bottom w:val="none" w:sz="0" w:space="0" w:color="auto"/>
            <w:right w:val="none" w:sz="0" w:space="0" w:color="auto"/>
          </w:divBdr>
        </w:div>
        <w:div w:id="1679699150">
          <w:marLeft w:val="640"/>
          <w:marRight w:val="0"/>
          <w:marTop w:val="0"/>
          <w:marBottom w:val="0"/>
          <w:divBdr>
            <w:top w:val="none" w:sz="0" w:space="0" w:color="auto"/>
            <w:left w:val="none" w:sz="0" w:space="0" w:color="auto"/>
            <w:bottom w:val="none" w:sz="0" w:space="0" w:color="auto"/>
            <w:right w:val="none" w:sz="0" w:space="0" w:color="auto"/>
          </w:divBdr>
        </w:div>
        <w:div w:id="1573277382">
          <w:marLeft w:val="640"/>
          <w:marRight w:val="0"/>
          <w:marTop w:val="0"/>
          <w:marBottom w:val="0"/>
          <w:divBdr>
            <w:top w:val="none" w:sz="0" w:space="0" w:color="auto"/>
            <w:left w:val="none" w:sz="0" w:space="0" w:color="auto"/>
            <w:bottom w:val="none" w:sz="0" w:space="0" w:color="auto"/>
            <w:right w:val="none" w:sz="0" w:space="0" w:color="auto"/>
          </w:divBdr>
        </w:div>
        <w:div w:id="391929147">
          <w:marLeft w:val="640"/>
          <w:marRight w:val="0"/>
          <w:marTop w:val="0"/>
          <w:marBottom w:val="0"/>
          <w:divBdr>
            <w:top w:val="none" w:sz="0" w:space="0" w:color="auto"/>
            <w:left w:val="none" w:sz="0" w:space="0" w:color="auto"/>
            <w:bottom w:val="none" w:sz="0" w:space="0" w:color="auto"/>
            <w:right w:val="none" w:sz="0" w:space="0" w:color="auto"/>
          </w:divBdr>
        </w:div>
        <w:div w:id="859054496">
          <w:marLeft w:val="640"/>
          <w:marRight w:val="0"/>
          <w:marTop w:val="0"/>
          <w:marBottom w:val="0"/>
          <w:divBdr>
            <w:top w:val="none" w:sz="0" w:space="0" w:color="auto"/>
            <w:left w:val="none" w:sz="0" w:space="0" w:color="auto"/>
            <w:bottom w:val="none" w:sz="0" w:space="0" w:color="auto"/>
            <w:right w:val="none" w:sz="0" w:space="0" w:color="auto"/>
          </w:divBdr>
        </w:div>
        <w:div w:id="1308626006">
          <w:marLeft w:val="640"/>
          <w:marRight w:val="0"/>
          <w:marTop w:val="0"/>
          <w:marBottom w:val="0"/>
          <w:divBdr>
            <w:top w:val="none" w:sz="0" w:space="0" w:color="auto"/>
            <w:left w:val="none" w:sz="0" w:space="0" w:color="auto"/>
            <w:bottom w:val="none" w:sz="0" w:space="0" w:color="auto"/>
            <w:right w:val="none" w:sz="0" w:space="0" w:color="auto"/>
          </w:divBdr>
        </w:div>
        <w:div w:id="888689390">
          <w:marLeft w:val="640"/>
          <w:marRight w:val="0"/>
          <w:marTop w:val="0"/>
          <w:marBottom w:val="0"/>
          <w:divBdr>
            <w:top w:val="none" w:sz="0" w:space="0" w:color="auto"/>
            <w:left w:val="none" w:sz="0" w:space="0" w:color="auto"/>
            <w:bottom w:val="none" w:sz="0" w:space="0" w:color="auto"/>
            <w:right w:val="none" w:sz="0" w:space="0" w:color="auto"/>
          </w:divBdr>
        </w:div>
        <w:div w:id="931474300">
          <w:marLeft w:val="640"/>
          <w:marRight w:val="0"/>
          <w:marTop w:val="0"/>
          <w:marBottom w:val="0"/>
          <w:divBdr>
            <w:top w:val="none" w:sz="0" w:space="0" w:color="auto"/>
            <w:left w:val="none" w:sz="0" w:space="0" w:color="auto"/>
            <w:bottom w:val="none" w:sz="0" w:space="0" w:color="auto"/>
            <w:right w:val="none" w:sz="0" w:space="0" w:color="auto"/>
          </w:divBdr>
        </w:div>
        <w:div w:id="1358849140">
          <w:marLeft w:val="640"/>
          <w:marRight w:val="0"/>
          <w:marTop w:val="0"/>
          <w:marBottom w:val="0"/>
          <w:divBdr>
            <w:top w:val="none" w:sz="0" w:space="0" w:color="auto"/>
            <w:left w:val="none" w:sz="0" w:space="0" w:color="auto"/>
            <w:bottom w:val="none" w:sz="0" w:space="0" w:color="auto"/>
            <w:right w:val="none" w:sz="0" w:space="0" w:color="auto"/>
          </w:divBdr>
        </w:div>
        <w:div w:id="14501158">
          <w:marLeft w:val="640"/>
          <w:marRight w:val="0"/>
          <w:marTop w:val="0"/>
          <w:marBottom w:val="0"/>
          <w:divBdr>
            <w:top w:val="none" w:sz="0" w:space="0" w:color="auto"/>
            <w:left w:val="none" w:sz="0" w:space="0" w:color="auto"/>
            <w:bottom w:val="none" w:sz="0" w:space="0" w:color="auto"/>
            <w:right w:val="none" w:sz="0" w:space="0" w:color="auto"/>
          </w:divBdr>
        </w:div>
        <w:div w:id="314260690">
          <w:marLeft w:val="640"/>
          <w:marRight w:val="0"/>
          <w:marTop w:val="0"/>
          <w:marBottom w:val="0"/>
          <w:divBdr>
            <w:top w:val="none" w:sz="0" w:space="0" w:color="auto"/>
            <w:left w:val="none" w:sz="0" w:space="0" w:color="auto"/>
            <w:bottom w:val="none" w:sz="0" w:space="0" w:color="auto"/>
            <w:right w:val="none" w:sz="0" w:space="0" w:color="auto"/>
          </w:divBdr>
        </w:div>
        <w:div w:id="1314527847">
          <w:marLeft w:val="640"/>
          <w:marRight w:val="0"/>
          <w:marTop w:val="0"/>
          <w:marBottom w:val="0"/>
          <w:divBdr>
            <w:top w:val="none" w:sz="0" w:space="0" w:color="auto"/>
            <w:left w:val="none" w:sz="0" w:space="0" w:color="auto"/>
            <w:bottom w:val="none" w:sz="0" w:space="0" w:color="auto"/>
            <w:right w:val="none" w:sz="0" w:space="0" w:color="auto"/>
          </w:divBdr>
        </w:div>
        <w:div w:id="1514806967">
          <w:marLeft w:val="640"/>
          <w:marRight w:val="0"/>
          <w:marTop w:val="0"/>
          <w:marBottom w:val="0"/>
          <w:divBdr>
            <w:top w:val="none" w:sz="0" w:space="0" w:color="auto"/>
            <w:left w:val="none" w:sz="0" w:space="0" w:color="auto"/>
            <w:bottom w:val="none" w:sz="0" w:space="0" w:color="auto"/>
            <w:right w:val="none" w:sz="0" w:space="0" w:color="auto"/>
          </w:divBdr>
        </w:div>
        <w:div w:id="2004507200">
          <w:marLeft w:val="640"/>
          <w:marRight w:val="0"/>
          <w:marTop w:val="0"/>
          <w:marBottom w:val="0"/>
          <w:divBdr>
            <w:top w:val="none" w:sz="0" w:space="0" w:color="auto"/>
            <w:left w:val="none" w:sz="0" w:space="0" w:color="auto"/>
            <w:bottom w:val="none" w:sz="0" w:space="0" w:color="auto"/>
            <w:right w:val="none" w:sz="0" w:space="0" w:color="auto"/>
          </w:divBdr>
        </w:div>
        <w:div w:id="469635582">
          <w:marLeft w:val="640"/>
          <w:marRight w:val="0"/>
          <w:marTop w:val="0"/>
          <w:marBottom w:val="0"/>
          <w:divBdr>
            <w:top w:val="none" w:sz="0" w:space="0" w:color="auto"/>
            <w:left w:val="none" w:sz="0" w:space="0" w:color="auto"/>
            <w:bottom w:val="none" w:sz="0" w:space="0" w:color="auto"/>
            <w:right w:val="none" w:sz="0" w:space="0" w:color="auto"/>
          </w:divBdr>
        </w:div>
        <w:div w:id="1922181513">
          <w:marLeft w:val="640"/>
          <w:marRight w:val="0"/>
          <w:marTop w:val="0"/>
          <w:marBottom w:val="0"/>
          <w:divBdr>
            <w:top w:val="none" w:sz="0" w:space="0" w:color="auto"/>
            <w:left w:val="none" w:sz="0" w:space="0" w:color="auto"/>
            <w:bottom w:val="none" w:sz="0" w:space="0" w:color="auto"/>
            <w:right w:val="none" w:sz="0" w:space="0" w:color="auto"/>
          </w:divBdr>
        </w:div>
        <w:div w:id="1352685479">
          <w:marLeft w:val="640"/>
          <w:marRight w:val="0"/>
          <w:marTop w:val="0"/>
          <w:marBottom w:val="0"/>
          <w:divBdr>
            <w:top w:val="none" w:sz="0" w:space="0" w:color="auto"/>
            <w:left w:val="none" w:sz="0" w:space="0" w:color="auto"/>
            <w:bottom w:val="none" w:sz="0" w:space="0" w:color="auto"/>
            <w:right w:val="none" w:sz="0" w:space="0" w:color="auto"/>
          </w:divBdr>
        </w:div>
        <w:div w:id="81612098">
          <w:marLeft w:val="640"/>
          <w:marRight w:val="0"/>
          <w:marTop w:val="0"/>
          <w:marBottom w:val="0"/>
          <w:divBdr>
            <w:top w:val="none" w:sz="0" w:space="0" w:color="auto"/>
            <w:left w:val="none" w:sz="0" w:space="0" w:color="auto"/>
            <w:bottom w:val="none" w:sz="0" w:space="0" w:color="auto"/>
            <w:right w:val="none" w:sz="0" w:space="0" w:color="auto"/>
          </w:divBdr>
        </w:div>
        <w:div w:id="305670710">
          <w:marLeft w:val="640"/>
          <w:marRight w:val="0"/>
          <w:marTop w:val="0"/>
          <w:marBottom w:val="0"/>
          <w:divBdr>
            <w:top w:val="none" w:sz="0" w:space="0" w:color="auto"/>
            <w:left w:val="none" w:sz="0" w:space="0" w:color="auto"/>
            <w:bottom w:val="none" w:sz="0" w:space="0" w:color="auto"/>
            <w:right w:val="none" w:sz="0" w:space="0" w:color="auto"/>
          </w:divBdr>
        </w:div>
      </w:divsChild>
    </w:div>
    <w:div w:id="537739341">
      <w:bodyDiv w:val="1"/>
      <w:marLeft w:val="0"/>
      <w:marRight w:val="0"/>
      <w:marTop w:val="0"/>
      <w:marBottom w:val="0"/>
      <w:divBdr>
        <w:top w:val="none" w:sz="0" w:space="0" w:color="auto"/>
        <w:left w:val="none" w:sz="0" w:space="0" w:color="auto"/>
        <w:bottom w:val="none" w:sz="0" w:space="0" w:color="auto"/>
        <w:right w:val="none" w:sz="0" w:space="0" w:color="auto"/>
      </w:divBdr>
    </w:div>
    <w:div w:id="538055106">
      <w:bodyDiv w:val="1"/>
      <w:marLeft w:val="0"/>
      <w:marRight w:val="0"/>
      <w:marTop w:val="0"/>
      <w:marBottom w:val="0"/>
      <w:divBdr>
        <w:top w:val="none" w:sz="0" w:space="0" w:color="auto"/>
        <w:left w:val="none" w:sz="0" w:space="0" w:color="auto"/>
        <w:bottom w:val="none" w:sz="0" w:space="0" w:color="auto"/>
        <w:right w:val="none" w:sz="0" w:space="0" w:color="auto"/>
      </w:divBdr>
      <w:divsChild>
        <w:div w:id="1419132612">
          <w:marLeft w:val="640"/>
          <w:marRight w:val="0"/>
          <w:marTop w:val="0"/>
          <w:marBottom w:val="0"/>
          <w:divBdr>
            <w:top w:val="none" w:sz="0" w:space="0" w:color="auto"/>
            <w:left w:val="none" w:sz="0" w:space="0" w:color="auto"/>
            <w:bottom w:val="none" w:sz="0" w:space="0" w:color="auto"/>
            <w:right w:val="none" w:sz="0" w:space="0" w:color="auto"/>
          </w:divBdr>
        </w:div>
        <w:div w:id="479931313">
          <w:marLeft w:val="640"/>
          <w:marRight w:val="0"/>
          <w:marTop w:val="0"/>
          <w:marBottom w:val="0"/>
          <w:divBdr>
            <w:top w:val="none" w:sz="0" w:space="0" w:color="auto"/>
            <w:left w:val="none" w:sz="0" w:space="0" w:color="auto"/>
            <w:bottom w:val="none" w:sz="0" w:space="0" w:color="auto"/>
            <w:right w:val="none" w:sz="0" w:space="0" w:color="auto"/>
          </w:divBdr>
        </w:div>
        <w:div w:id="460466538">
          <w:marLeft w:val="640"/>
          <w:marRight w:val="0"/>
          <w:marTop w:val="0"/>
          <w:marBottom w:val="0"/>
          <w:divBdr>
            <w:top w:val="none" w:sz="0" w:space="0" w:color="auto"/>
            <w:left w:val="none" w:sz="0" w:space="0" w:color="auto"/>
            <w:bottom w:val="none" w:sz="0" w:space="0" w:color="auto"/>
            <w:right w:val="none" w:sz="0" w:space="0" w:color="auto"/>
          </w:divBdr>
        </w:div>
        <w:div w:id="1596937235">
          <w:marLeft w:val="640"/>
          <w:marRight w:val="0"/>
          <w:marTop w:val="0"/>
          <w:marBottom w:val="0"/>
          <w:divBdr>
            <w:top w:val="none" w:sz="0" w:space="0" w:color="auto"/>
            <w:left w:val="none" w:sz="0" w:space="0" w:color="auto"/>
            <w:bottom w:val="none" w:sz="0" w:space="0" w:color="auto"/>
            <w:right w:val="none" w:sz="0" w:space="0" w:color="auto"/>
          </w:divBdr>
        </w:div>
        <w:div w:id="518083914">
          <w:marLeft w:val="640"/>
          <w:marRight w:val="0"/>
          <w:marTop w:val="0"/>
          <w:marBottom w:val="0"/>
          <w:divBdr>
            <w:top w:val="none" w:sz="0" w:space="0" w:color="auto"/>
            <w:left w:val="none" w:sz="0" w:space="0" w:color="auto"/>
            <w:bottom w:val="none" w:sz="0" w:space="0" w:color="auto"/>
            <w:right w:val="none" w:sz="0" w:space="0" w:color="auto"/>
          </w:divBdr>
        </w:div>
        <w:div w:id="288364744">
          <w:marLeft w:val="640"/>
          <w:marRight w:val="0"/>
          <w:marTop w:val="0"/>
          <w:marBottom w:val="0"/>
          <w:divBdr>
            <w:top w:val="none" w:sz="0" w:space="0" w:color="auto"/>
            <w:left w:val="none" w:sz="0" w:space="0" w:color="auto"/>
            <w:bottom w:val="none" w:sz="0" w:space="0" w:color="auto"/>
            <w:right w:val="none" w:sz="0" w:space="0" w:color="auto"/>
          </w:divBdr>
        </w:div>
        <w:div w:id="1202935628">
          <w:marLeft w:val="640"/>
          <w:marRight w:val="0"/>
          <w:marTop w:val="0"/>
          <w:marBottom w:val="0"/>
          <w:divBdr>
            <w:top w:val="none" w:sz="0" w:space="0" w:color="auto"/>
            <w:left w:val="none" w:sz="0" w:space="0" w:color="auto"/>
            <w:bottom w:val="none" w:sz="0" w:space="0" w:color="auto"/>
            <w:right w:val="none" w:sz="0" w:space="0" w:color="auto"/>
          </w:divBdr>
        </w:div>
        <w:div w:id="1523205725">
          <w:marLeft w:val="640"/>
          <w:marRight w:val="0"/>
          <w:marTop w:val="0"/>
          <w:marBottom w:val="0"/>
          <w:divBdr>
            <w:top w:val="none" w:sz="0" w:space="0" w:color="auto"/>
            <w:left w:val="none" w:sz="0" w:space="0" w:color="auto"/>
            <w:bottom w:val="none" w:sz="0" w:space="0" w:color="auto"/>
            <w:right w:val="none" w:sz="0" w:space="0" w:color="auto"/>
          </w:divBdr>
        </w:div>
        <w:div w:id="1805612462">
          <w:marLeft w:val="640"/>
          <w:marRight w:val="0"/>
          <w:marTop w:val="0"/>
          <w:marBottom w:val="0"/>
          <w:divBdr>
            <w:top w:val="none" w:sz="0" w:space="0" w:color="auto"/>
            <w:left w:val="none" w:sz="0" w:space="0" w:color="auto"/>
            <w:bottom w:val="none" w:sz="0" w:space="0" w:color="auto"/>
            <w:right w:val="none" w:sz="0" w:space="0" w:color="auto"/>
          </w:divBdr>
        </w:div>
        <w:div w:id="688221462">
          <w:marLeft w:val="640"/>
          <w:marRight w:val="0"/>
          <w:marTop w:val="0"/>
          <w:marBottom w:val="0"/>
          <w:divBdr>
            <w:top w:val="none" w:sz="0" w:space="0" w:color="auto"/>
            <w:left w:val="none" w:sz="0" w:space="0" w:color="auto"/>
            <w:bottom w:val="none" w:sz="0" w:space="0" w:color="auto"/>
            <w:right w:val="none" w:sz="0" w:space="0" w:color="auto"/>
          </w:divBdr>
        </w:div>
        <w:div w:id="1791169027">
          <w:marLeft w:val="640"/>
          <w:marRight w:val="0"/>
          <w:marTop w:val="0"/>
          <w:marBottom w:val="0"/>
          <w:divBdr>
            <w:top w:val="none" w:sz="0" w:space="0" w:color="auto"/>
            <w:left w:val="none" w:sz="0" w:space="0" w:color="auto"/>
            <w:bottom w:val="none" w:sz="0" w:space="0" w:color="auto"/>
            <w:right w:val="none" w:sz="0" w:space="0" w:color="auto"/>
          </w:divBdr>
        </w:div>
        <w:div w:id="1431006815">
          <w:marLeft w:val="640"/>
          <w:marRight w:val="0"/>
          <w:marTop w:val="0"/>
          <w:marBottom w:val="0"/>
          <w:divBdr>
            <w:top w:val="none" w:sz="0" w:space="0" w:color="auto"/>
            <w:left w:val="none" w:sz="0" w:space="0" w:color="auto"/>
            <w:bottom w:val="none" w:sz="0" w:space="0" w:color="auto"/>
            <w:right w:val="none" w:sz="0" w:space="0" w:color="auto"/>
          </w:divBdr>
        </w:div>
        <w:div w:id="910189086">
          <w:marLeft w:val="640"/>
          <w:marRight w:val="0"/>
          <w:marTop w:val="0"/>
          <w:marBottom w:val="0"/>
          <w:divBdr>
            <w:top w:val="none" w:sz="0" w:space="0" w:color="auto"/>
            <w:left w:val="none" w:sz="0" w:space="0" w:color="auto"/>
            <w:bottom w:val="none" w:sz="0" w:space="0" w:color="auto"/>
            <w:right w:val="none" w:sz="0" w:space="0" w:color="auto"/>
          </w:divBdr>
        </w:div>
        <w:div w:id="1025055399">
          <w:marLeft w:val="640"/>
          <w:marRight w:val="0"/>
          <w:marTop w:val="0"/>
          <w:marBottom w:val="0"/>
          <w:divBdr>
            <w:top w:val="none" w:sz="0" w:space="0" w:color="auto"/>
            <w:left w:val="none" w:sz="0" w:space="0" w:color="auto"/>
            <w:bottom w:val="none" w:sz="0" w:space="0" w:color="auto"/>
            <w:right w:val="none" w:sz="0" w:space="0" w:color="auto"/>
          </w:divBdr>
        </w:div>
        <w:div w:id="1162307239">
          <w:marLeft w:val="640"/>
          <w:marRight w:val="0"/>
          <w:marTop w:val="0"/>
          <w:marBottom w:val="0"/>
          <w:divBdr>
            <w:top w:val="none" w:sz="0" w:space="0" w:color="auto"/>
            <w:left w:val="none" w:sz="0" w:space="0" w:color="auto"/>
            <w:bottom w:val="none" w:sz="0" w:space="0" w:color="auto"/>
            <w:right w:val="none" w:sz="0" w:space="0" w:color="auto"/>
          </w:divBdr>
        </w:div>
        <w:div w:id="1534726025">
          <w:marLeft w:val="640"/>
          <w:marRight w:val="0"/>
          <w:marTop w:val="0"/>
          <w:marBottom w:val="0"/>
          <w:divBdr>
            <w:top w:val="none" w:sz="0" w:space="0" w:color="auto"/>
            <w:left w:val="none" w:sz="0" w:space="0" w:color="auto"/>
            <w:bottom w:val="none" w:sz="0" w:space="0" w:color="auto"/>
            <w:right w:val="none" w:sz="0" w:space="0" w:color="auto"/>
          </w:divBdr>
        </w:div>
        <w:div w:id="1992245043">
          <w:marLeft w:val="640"/>
          <w:marRight w:val="0"/>
          <w:marTop w:val="0"/>
          <w:marBottom w:val="0"/>
          <w:divBdr>
            <w:top w:val="none" w:sz="0" w:space="0" w:color="auto"/>
            <w:left w:val="none" w:sz="0" w:space="0" w:color="auto"/>
            <w:bottom w:val="none" w:sz="0" w:space="0" w:color="auto"/>
            <w:right w:val="none" w:sz="0" w:space="0" w:color="auto"/>
          </w:divBdr>
        </w:div>
        <w:div w:id="1748723002">
          <w:marLeft w:val="640"/>
          <w:marRight w:val="0"/>
          <w:marTop w:val="0"/>
          <w:marBottom w:val="0"/>
          <w:divBdr>
            <w:top w:val="none" w:sz="0" w:space="0" w:color="auto"/>
            <w:left w:val="none" w:sz="0" w:space="0" w:color="auto"/>
            <w:bottom w:val="none" w:sz="0" w:space="0" w:color="auto"/>
            <w:right w:val="none" w:sz="0" w:space="0" w:color="auto"/>
          </w:divBdr>
        </w:div>
        <w:div w:id="677729684">
          <w:marLeft w:val="640"/>
          <w:marRight w:val="0"/>
          <w:marTop w:val="0"/>
          <w:marBottom w:val="0"/>
          <w:divBdr>
            <w:top w:val="none" w:sz="0" w:space="0" w:color="auto"/>
            <w:left w:val="none" w:sz="0" w:space="0" w:color="auto"/>
            <w:bottom w:val="none" w:sz="0" w:space="0" w:color="auto"/>
            <w:right w:val="none" w:sz="0" w:space="0" w:color="auto"/>
          </w:divBdr>
        </w:div>
        <w:div w:id="973368868">
          <w:marLeft w:val="640"/>
          <w:marRight w:val="0"/>
          <w:marTop w:val="0"/>
          <w:marBottom w:val="0"/>
          <w:divBdr>
            <w:top w:val="none" w:sz="0" w:space="0" w:color="auto"/>
            <w:left w:val="none" w:sz="0" w:space="0" w:color="auto"/>
            <w:bottom w:val="none" w:sz="0" w:space="0" w:color="auto"/>
            <w:right w:val="none" w:sz="0" w:space="0" w:color="auto"/>
          </w:divBdr>
        </w:div>
        <w:div w:id="912813166">
          <w:marLeft w:val="640"/>
          <w:marRight w:val="0"/>
          <w:marTop w:val="0"/>
          <w:marBottom w:val="0"/>
          <w:divBdr>
            <w:top w:val="none" w:sz="0" w:space="0" w:color="auto"/>
            <w:left w:val="none" w:sz="0" w:space="0" w:color="auto"/>
            <w:bottom w:val="none" w:sz="0" w:space="0" w:color="auto"/>
            <w:right w:val="none" w:sz="0" w:space="0" w:color="auto"/>
          </w:divBdr>
        </w:div>
        <w:div w:id="1251694934">
          <w:marLeft w:val="640"/>
          <w:marRight w:val="0"/>
          <w:marTop w:val="0"/>
          <w:marBottom w:val="0"/>
          <w:divBdr>
            <w:top w:val="none" w:sz="0" w:space="0" w:color="auto"/>
            <w:left w:val="none" w:sz="0" w:space="0" w:color="auto"/>
            <w:bottom w:val="none" w:sz="0" w:space="0" w:color="auto"/>
            <w:right w:val="none" w:sz="0" w:space="0" w:color="auto"/>
          </w:divBdr>
        </w:div>
        <w:div w:id="286618364">
          <w:marLeft w:val="640"/>
          <w:marRight w:val="0"/>
          <w:marTop w:val="0"/>
          <w:marBottom w:val="0"/>
          <w:divBdr>
            <w:top w:val="none" w:sz="0" w:space="0" w:color="auto"/>
            <w:left w:val="none" w:sz="0" w:space="0" w:color="auto"/>
            <w:bottom w:val="none" w:sz="0" w:space="0" w:color="auto"/>
            <w:right w:val="none" w:sz="0" w:space="0" w:color="auto"/>
          </w:divBdr>
        </w:div>
        <w:div w:id="1174342066">
          <w:marLeft w:val="640"/>
          <w:marRight w:val="0"/>
          <w:marTop w:val="0"/>
          <w:marBottom w:val="0"/>
          <w:divBdr>
            <w:top w:val="none" w:sz="0" w:space="0" w:color="auto"/>
            <w:left w:val="none" w:sz="0" w:space="0" w:color="auto"/>
            <w:bottom w:val="none" w:sz="0" w:space="0" w:color="auto"/>
            <w:right w:val="none" w:sz="0" w:space="0" w:color="auto"/>
          </w:divBdr>
        </w:div>
        <w:div w:id="658535237">
          <w:marLeft w:val="640"/>
          <w:marRight w:val="0"/>
          <w:marTop w:val="0"/>
          <w:marBottom w:val="0"/>
          <w:divBdr>
            <w:top w:val="none" w:sz="0" w:space="0" w:color="auto"/>
            <w:left w:val="none" w:sz="0" w:space="0" w:color="auto"/>
            <w:bottom w:val="none" w:sz="0" w:space="0" w:color="auto"/>
            <w:right w:val="none" w:sz="0" w:space="0" w:color="auto"/>
          </w:divBdr>
        </w:div>
        <w:div w:id="800536881">
          <w:marLeft w:val="640"/>
          <w:marRight w:val="0"/>
          <w:marTop w:val="0"/>
          <w:marBottom w:val="0"/>
          <w:divBdr>
            <w:top w:val="none" w:sz="0" w:space="0" w:color="auto"/>
            <w:left w:val="none" w:sz="0" w:space="0" w:color="auto"/>
            <w:bottom w:val="none" w:sz="0" w:space="0" w:color="auto"/>
            <w:right w:val="none" w:sz="0" w:space="0" w:color="auto"/>
          </w:divBdr>
        </w:div>
        <w:div w:id="1834292187">
          <w:marLeft w:val="640"/>
          <w:marRight w:val="0"/>
          <w:marTop w:val="0"/>
          <w:marBottom w:val="0"/>
          <w:divBdr>
            <w:top w:val="none" w:sz="0" w:space="0" w:color="auto"/>
            <w:left w:val="none" w:sz="0" w:space="0" w:color="auto"/>
            <w:bottom w:val="none" w:sz="0" w:space="0" w:color="auto"/>
            <w:right w:val="none" w:sz="0" w:space="0" w:color="auto"/>
          </w:divBdr>
        </w:div>
        <w:div w:id="25257908">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2113814148">
          <w:marLeft w:val="640"/>
          <w:marRight w:val="0"/>
          <w:marTop w:val="0"/>
          <w:marBottom w:val="0"/>
          <w:divBdr>
            <w:top w:val="none" w:sz="0" w:space="0" w:color="auto"/>
            <w:left w:val="none" w:sz="0" w:space="0" w:color="auto"/>
            <w:bottom w:val="none" w:sz="0" w:space="0" w:color="auto"/>
            <w:right w:val="none" w:sz="0" w:space="0" w:color="auto"/>
          </w:divBdr>
        </w:div>
        <w:div w:id="1585071971">
          <w:marLeft w:val="640"/>
          <w:marRight w:val="0"/>
          <w:marTop w:val="0"/>
          <w:marBottom w:val="0"/>
          <w:divBdr>
            <w:top w:val="none" w:sz="0" w:space="0" w:color="auto"/>
            <w:left w:val="none" w:sz="0" w:space="0" w:color="auto"/>
            <w:bottom w:val="none" w:sz="0" w:space="0" w:color="auto"/>
            <w:right w:val="none" w:sz="0" w:space="0" w:color="auto"/>
          </w:divBdr>
        </w:div>
        <w:div w:id="664746449">
          <w:marLeft w:val="640"/>
          <w:marRight w:val="0"/>
          <w:marTop w:val="0"/>
          <w:marBottom w:val="0"/>
          <w:divBdr>
            <w:top w:val="none" w:sz="0" w:space="0" w:color="auto"/>
            <w:left w:val="none" w:sz="0" w:space="0" w:color="auto"/>
            <w:bottom w:val="none" w:sz="0" w:space="0" w:color="auto"/>
            <w:right w:val="none" w:sz="0" w:space="0" w:color="auto"/>
          </w:divBdr>
        </w:div>
        <w:div w:id="228811482">
          <w:marLeft w:val="640"/>
          <w:marRight w:val="0"/>
          <w:marTop w:val="0"/>
          <w:marBottom w:val="0"/>
          <w:divBdr>
            <w:top w:val="none" w:sz="0" w:space="0" w:color="auto"/>
            <w:left w:val="none" w:sz="0" w:space="0" w:color="auto"/>
            <w:bottom w:val="none" w:sz="0" w:space="0" w:color="auto"/>
            <w:right w:val="none" w:sz="0" w:space="0" w:color="auto"/>
          </w:divBdr>
        </w:div>
        <w:div w:id="1233269792">
          <w:marLeft w:val="640"/>
          <w:marRight w:val="0"/>
          <w:marTop w:val="0"/>
          <w:marBottom w:val="0"/>
          <w:divBdr>
            <w:top w:val="none" w:sz="0" w:space="0" w:color="auto"/>
            <w:left w:val="none" w:sz="0" w:space="0" w:color="auto"/>
            <w:bottom w:val="none" w:sz="0" w:space="0" w:color="auto"/>
            <w:right w:val="none" w:sz="0" w:space="0" w:color="auto"/>
          </w:divBdr>
        </w:div>
        <w:div w:id="1977030641">
          <w:marLeft w:val="640"/>
          <w:marRight w:val="0"/>
          <w:marTop w:val="0"/>
          <w:marBottom w:val="0"/>
          <w:divBdr>
            <w:top w:val="none" w:sz="0" w:space="0" w:color="auto"/>
            <w:left w:val="none" w:sz="0" w:space="0" w:color="auto"/>
            <w:bottom w:val="none" w:sz="0" w:space="0" w:color="auto"/>
            <w:right w:val="none" w:sz="0" w:space="0" w:color="auto"/>
          </w:divBdr>
        </w:div>
        <w:div w:id="1825394522">
          <w:marLeft w:val="640"/>
          <w:marRight w:val="0"/>
          <w:marTop w:val="0"/>
          <w:marBottom w:val="0"/>
          <w:divBdr>
            <w:top w:val="none" w:sz="0" w:space="0" w:color="auto"/>
            <w:left w:val="none" w:sz="0" w:space="0" w:color="auto"/>
            <w:bottom w:val="none" w:sz="0" w:space="0" w:color="auto"/>
            <w:right w:val="none" w:sz="0" w:space="0" w:color="auto"/>
          </w:divBdr>
        </w:div>
        <w:div w:id="1099107645">
          <w:marLeft w:val="640"/>
          <w:marRight w:val="0"/>
          <w:marTop w:val="0"/>
          <w:marBottom w:val="0"/>
          <w:divBdr>
            <w:top w:val="none" w:sz="0" w:space="0" w:color="auto"/>
            <w:left w:val="none" w:sz="0" w:space="0" w:color="auto"/>
            <w:bottom w:val="none" w:sz="0" w:space="0" w:color="auto"/>
            <w:right w:val="none" w:sz="0" w:space="0" w:color="auto"/>
          </w:divBdr>
        </w:div>
        <w:div w:id="904802670">
          <w:marLeft w:val="640"/>
          <w:marRight w:val="0"/>
          <w:marTop w:val="0"/>
          <w:marBottom w:val="0"/>
          <w:divBdr>
            <w:top w:val="none" w:sz="0" w:space="0" w:color="auto"/>
            <w:left w:val="none" w:sz="0" w:space="0" w:color="auto"/>
            <w:bottom w:val="none" w:sz="0" w:space="0" w:color="auto"/>
            <w:right w:val="none" w:sz="0" w:space="0" w:color="auto"/>
          </w:divBdr>
        </w:div>
        <w:div w:id="313029866">
          <w:marLeft w:val="640"/>
          <w:marRight w:val="0"/>
          <w:marTop w:val="0"/>
          <w:marBottom w:val="0"/>
          <w:divBdr>
            <w:top w:val="none" w:sz="0" w:space="0" w:color="auto"/>
            <w:left w:val="none" w:sz="0" w:space="0" w:color="auto"/>
            <w:bottom w:val="none" w:sz="0" w:space="0" w:color="auto"/>
            <w:right w:val="none" w:sz="0" w:space="0" w:color="auto"/>
          </w:divBdr>
        </w:div>
      </w:divsChild>
    </w:div>
    <w:div w:id="552229961">
      <w:bodyDiv w:val="1"/>
      <w:marLeft w:val="0"/>
      <w:marRight w:val="0"/>
      <w:marTop w:val="0"/>
      <w:marBottom w:val="0"/>
      <w:divBdr>
        <w:top w:val="none" w:sz="0" w:space="0" w:color="auto"/>
        <w:left w:val="none" w:sz="0" w:space="0" w:color="auto"/>
        <w:bottom w:val="none" w:sz="0" w:space="0" w:color="auto"/>
        <w:right w:val="none" w:sz="0" w:space="0" w:color="auto"/>
      </w:divBdr>
    </w:div>
    <w:div w:id="555045779">
      <w:bodyDiv w:val="1"/>
      <w:marLeft w:val="0"/>
      <w:marRight w:val="0"/>
      <w:marTop w:val="0"/>
      <w:marBottom w:val="0"/>
      <w:divBdr>
        <w:top w:val="none" w:sz="0" w:space="0" w:color="auto"/>
        <w:left w:val="none" w:sz="0" w:space="0" w:color="auto"/>
        <w:bottom w:val="none" w:sz="0" w:space="0" w:color="auto"/>
        <w:right w:val="none" w:sz="0" w:space="0" w:color="auto"/>
      </w:divBdr>
      <w:divsChild>
        <w:div w:id="774206315">
          <w:marLeft w:val="640"/>
          <w:marRight w:val="0"/>
          <w:marTop w:val="0"/>
          <w:marBottom w:val="0"/>
          <w:divBdr>
            <w:top w:val="none" w:sz="0" w:space="0" w:color="auto"/>
            <w:left w:val="none" w:sz="0" w:space="0" w:color="auto"/>
            <w:bottom w:val="none" w:sz="0" w:space="0" w:color="auto"/>
            <w:right w:val="none" w:sz="0" w:space="0" w:color="auto"/>
          </w:divBdr>
        </w:div>
        <w:div w:id="336352580">
          <w:marLeft w:val="640"/>
          <w:marRight w:val="0"/>
          <w:marTop w:val="0"/>
          <w:marBottom w:val="0"/>
          <w:divBdr>
            <w:top w:val="none" w:sz="0" w:space="0" w:color="auto"/>
            <w:left w:val="none" w:sz="0" w:space="0" w:color="auto"/>
            <w:bottom w:val="none" w:sz="0" w:space="0" w:color="auto"/>
            <w:right w:val="none" w:sz="0" w:space="0" w:color="auto"/>
          </w:divBdr>
        </w:div>
        <w:div w:id="642932519">
          <w:marLeft w:val="640"/>
          <w:marRight w:val="0"/>
          <w:marTop w:val="0"/>
          <w:marBottom w:val="0"/>
          <w:divBdr>
            <w:top w:val="none" w:sz="0" w:space="0" w:color="auto"/>
            <w:left w:val="none" w:sz="0" w:space="0" w:color="auto"/>
            <w:bottom w:val="none" w:sz="0" w:space="0" w:color="auto"/>
            <w:right w:val="none" w:sz="0" w:space="0" w:color="auto"/>
          </w:divBdr>
        </w:div>
        <w:div w:id="494077911">
          <w:marLeft w:val="640"/>
          <w:marRight w:val="0"/>
          <w:marTop w:val="0"/>
          <w:marBottom w:val="0"/>
          <w:divBdr>
            <w:top w:val="none" w:sz="0" w:space="0" w:color="auto"/>
            <w:left w:val="none" w:sz="0" w:space="0" w:color="auto"/>
            <w:bottom w:val="none" w:sz="0" w:space="0" w:color="auto"/>
            <w:right w:val="none" w:sz="0" w:space="0" w:color="auto"/>
          </w:divBdr>
        </w:div>
        <w:div w:id="237909275">
          <w:marLeft w:val="640"/>
          <w:marRight w:val="0"/>
          <w:marTop w:val="0"/>
          <w:marBottom w:val="0"/>
          <w:divBdr>
            <w:top w:val="none" w:sz="0" w:space="0" w:color="auto"/>
            <w:left w:val="none" w:sz="0" w:space="0" w:color="auto"/>
            <w:bottom w:val="none" w:sz="0" w:space="0" w:color="auto"/>
            <w:right w:val="none" w:sz="0" w:space="0" w:color="auto"/>
          </w:divBdr>
        </w:div>
        <w:div w:id="668216415">
          <w:marLeft w:val="640"/>
          <w:marRight w:val="0"/>
          <w:marTop w:val="0"/>
          <w:marBottom w:val="0"/>
          <w:divBdr>
            <w:top w:val="none" w:sz="0" w:space="0" w:color="auto"/>
            <w:left w:val="none" w:sz="0" w:space="0" w:color="auto"/>
            <w:bottom w:val="none" w:sz="0" w:space="0" w:color="auto"/>
            <w:right w:val="none" w:sz="0" w:space="0" w:color="auto"/>
          </w:divBdr>
        </w:div>
        <w:div w:id="1448813434">
          <w:marLeft w:val="640"/>
          <w:marRight w:val="0"/>
          <w:marTop w:val="0"/>
          <w:marBottom w:val="0"/>
          <w:divBdr>
            <w:top w:val="none" w:sz="0" w:space="0" w:color="auto"/>
            <w:left w:val="none" w:sz="0" w:space="0" w:color="auto"/>
            <w:bottom w:val="none" w:sz="0" w:space="0" w:color="auto"/>
            <w:right w:val="none" w:sz="0" w:space="0" w:color="auto"/>
          </w:divBdr>
        </w:div>
        <w:div w:id="2105300952">
          <w:marLeft w:val="640"/>
          <w:marRight w:val="0"/>
          <w:marTop w:val="0"/>
          <w:marBottom w:val="0"/>
          <w:divBdr>
            <w:top w:val="none" w:sz="0" w:space="0" w:color="auto"/>
            <w:left w:val="none" w:sz="0" w:space="0" w:color="auto"/>
            <w:bottom w:val="none" w:sz="0" w:space="0" w:color="auto"/>
            <w:right w:val="none" w:sz="0" w:space="0" w:color="auto"/>
          </w:divBdr>
        </w:div>
        <w:div w:id="598682059">
          <w:marLeft w:val="640"/>
          <w:marRight w:val="0"/>
          <w:marTop w:val="0"/>
          <w:marBottom w:val="0"/>
          <w:divBdr>
            <w:top w:val="none" w:sz="0" w:space="0" w:color="auto"/>
            <w:left w:val="none" w:sz="0" w:space="0" w:color="auto"/>
            <w:bottom w:val="none" w:sz="0" w:space="0" w:color="auto"/>
            <w:right w:val="none" w:sz="0" w:space="0" w:color="auto"/>
          </w:divBdr>
        </w:div>
        <w:div w:id="1537043540">
          <w:marLeft w:val="640"/>
          <w:marRight w:val="0"/>
          <w:marTop w:val="0"/>
          <w:marBottom w:val="0"/>
          <w:divBdr>
            <w:top w:val="none" w:sz="0" w:space="0" w:color="auto"/>
            <w:left w:val="none" w:sz="0" w:space="0" w:color="auto"/>
            <w:bottom w:val="none" w:sz="0" w:space="0" w:color="auto"/>
            <w:right w:val="none" w:sz="0" w:space="0" w:color="auto"/>
          </w:divBdr>
        </w:div>
        <w:div w:id="452134073">
          <w:marLeft w:val="640"/>
          <w:marRight w:val="0"/>
          <w:marTop w:val="0"/>
          <w:marBottom w:val="0"/>
          <w:divBdr>
            <w:top w:val="none" w:sz="0" w:space="0" w:color="auto"/>
            <w:left w:val="none" w:sz="0" w:space="0" w:color="auto"/>
            <w:bottom w:val="none" w:sz="0" w:space="0" w:color="auto"/>
            <w:right w:val="none" w:sz="0" w:space="0" w:color="auto"/>
          </w:divBdr>
        </w:div>
        <w:div w:id="969089384">
          <w:marLeft w:val="640"/>
          <w:marRight w:val="0"/>
          <w:marTop w:val="0"/>
          <w:marBottom w:val="0"/>
          <w:divBdr>
            <w:top w:val="none" w:sz="0" w:space="0" w:color="auto"/>
            <w:left w:val="none" w:sz="0" w:space="0" w:color="auto"/>
            <w:bottom w:val="none" w:sz="0" w:space="0" w:color="auto"/>
            <w:right w:val="none" w:sz="0" w:space="0" w:color="auto"/>
          </w:divBdr>
        </w:div>
        <w:div w:id="379018280">
          <w:marLeft w:val="640"/>
          <w:marRight w:val="0"/>
          <w:marTop w:val="0"/>
          <w:marBottom w:val="0"/>
          <w:divBdr>
            <w:top w:val="none" w:sz="0" w:space="0" w:color="auto"/>
            <w:left w:val="none" w:sz="0" w:space="0" w:color="auto"/>
            <w:bottom w:val="none" w:sz="0" w:space="0" w:color="auto"/>
            <w:right w:val="none" w:sz="0" w:space="0" w:color="auto"/>
          </w:divBdr>
        </w:div>
        <w:div w:id="1413045505">
          <w:marLeft w:val="640"/>
          <w:marRight w:val="0"/>
          <w:marTop w:val="0"/>
          <w:marBottom w:val="0"/>
          <w:divBdr>
            <w:top w:val="none" w:sz="0" w:space="0" w:color="auto"/>
            <w:left w:val="none" w:sz="0" w:space="0" w:color="auto"/>
            <w:bottom w:val="none" w:sz="0" w:space="0" w:color="auto"/>
            <w:right w:val="none" w:sz="0" w:space="0" w:color="auto"/>
          </w:divBdr>
        </w:div>
        <w:div w:id="890575460">
          <w:marLeft w:val="640"/>
          <w:marRight w:val="0"/>
          <w:marTop w:val="0"/>
          <w:marBottom w:val="0"/>
          <w:divBdr>
            <w:top w:val="none" w:sz="0" w:space="0" w:color="auto"/>
            <w:left w:val="none" w:sz="0" w:space="0" w:color="auto"/>
            <w:bottom w:val="none" w:sz="0" w:space="0" w:color="auto"/>
            <w:right w:val="none" w:sz="0" w:space="0" w:color="auto"/>
          </w:divBdr>
        </w:div>
        <w:div w:id="445806313">
          <w:marLeft w:val="640"/>
          <w:marRight w:val="0"/>
          <w:marTop w:val="0"/>
          <w:marBottom w:val="0"/>
          <w:divBdr>
            <w:top w:val="none" w:sz="0" w:space="0" w:color="auto"/>
            <w:left w:val="none" w:sz="0" w:space="0" w:color="auto"/>
            <w:bottom w:val="none" w:sz="0" w:space="0" w:color="auto"/>
            <w:right w:val="none" w:sz="0" w:space="0" w:color="auto"/>
          </w:divBdr>
        </w:div>
        <w:div w:id="715087749">
          <w:marLeft w:val="640"/>
          <w:marRight w:val="0"/>
          <w:marTop w:val="0"/>
          <w:marBottom w:val="0"/>
          <w:divBdr>
            <w:top w:val="none" w:sz="0" w:space="0" w:color="auto"/>
            <w:left w:val="none" w:sz="0" w:space="0" w:color="auto"/>
            <w:bottom w:val="none" w:sz="0" w:space="0" w:color="auto"/>
            <w:right w:val="none" w:sz="0" w:space="0" w:color="auto"/>
          </w:divBdr>
        </w:div>
        <w:div w:id="1487552312">
          <w:marLeft w:val="640"/>
          <w:marRight w:val="0"/>
          <w:marTop w:val="0"/>
          <w:marBottom w:val="0"/>
          <w:divBdr>
            <w:top w:val="none" w:sz="0" w:space="0" w:color="auto"/>
            <w:left w:val="none" w:sz="0" w:space="0" w:color="auto"/>
            <w:bottom w:val="none" w:sz="0" w:space="0" w:color="auto"/>
            <w:right w:val="none" w:sz="0" w:space="0" w:color="auto"/>
          </w:divBdr>
        </w:div>
        <w:div w:id="341665110">
          <w:marLeft w:val="640"/>
          <w:marRight w:val="0"/>
          <w:marTop w:val="0"/>
          <w:marBottom w:val="0"/>
          <w:divBdr>
            <w:top w:val="none" w:sz="0" w:space="0" w:color="auto"/>
            <w:left w:val="none" w:sz="0" w:space="0" w:color="auto"/>
            <w:bottom w:val="none" w:sz="0" w:space="0" w:color="auto"/>
            <w:right w:val="none" w:sz="0" w:space="0" w:color="auto"/>
          </w:divBdr>
        </w:div>
        <w:div w:id="1029261775">
          <w:marLeft w:val="640"/>
          <w:marRight w:val="0"/>
          <w:marTop w:val="0"/>
          <w:marBottom w:val="0"/>
          <w:divBdr>
            <w:top w:val="none" w:sz="0" w:space="0" w:color="auto"/>
            <w:left w:val="none" w:sz="0" w:space="0" w:color="auto"/>
            <w:bottom w:val="none" w:sz="0" w:space="0" w:color="auto"/>
            <w:right w:val="none" w:sz="0" w:space="0" w:color="auto"/>
          </w:divBdr>
        </w:div>
        <w:div w:id="1476754992">
          <w:marLeft w:val="640"/>
          <w:marRight w:val="0"/>
          <w:marTop w:val="0"/>
          <w:marBottom w:val="0"/>
          <w:divBdr>
            <w:top w:val="none" w:sz="0" w:space="0" w:color="auto"/>
            <w:left w:val="none" w:sz="0" w:space="0" w:color="auto"/>
            <w:bottom w:val="none" w:sz="0" w:space="0" w:color="auto"/>
            <w:right w:val="none" w:sz="0" w:space="0" w:color="auto"/>
          </w:divBdr>
        </w:div>
        <w:div w:id="1566835554">
          <w:marLeft w:val="640"/>
          <w:marRight w:val="0"/>
          <w:marTop w:val="0"/>
          <w:marBottom w:val="0"/>
          <w:divBdr>
            <w:top w:val="none" w:sz="0" w:space="0" w:color="auto"/>
            <w:left w:val="none" w:sz="0" w:space="0" w:color="auto"/>
            <w:bottom w:val="none" w:sz="0" w:space="0" w:color="auto"/>
            <w:right w:val="none" w:sz="0" w:space="0" w:color="auto"/>
          </w:divBdr>
        </w:div>
        <w:div w:id="1358505589">
          <w:marLeft w:val="640"/>
          <w:marRight w:val="0"/>
          <w:marTop w:val="0"/>
          <w:marBottom w:val="0"/>
          <w:divBdr>
            <w:top w:val="none" w:sz="0" w:space="0" w:color="auto"/>
            <w:left w:val="none" w:sz="0" w:space="0" w:color="auto"/>
            <w:bottom w:val="none" w:sz="0" w:space="0" w:color="auto"/>
            <w:right w:val="none" w:sz="0" w:space="0" w:color="auto"/>
          </w:divBdr>
        </w:div>
        <w:div w:id="235020347">
          <w:marLeft w:val="640"/>
          <w:marRight w:val="0"/>
          <w:marTop w:val="0"/>
          <w:marBottom w:val="0"/>
          <w:divBdr>
            <w:top w:val="none" w:sz="0" w:space="0" w:color="auto"/>
            <w:left w:val="none" w:sz="0" w:space="0" w:color="auto"/>
            <w:bottom w:val="none" w:sz="0" w:space="0" w:color="auto"/>
            <w:right w:val="none" w:sz="0" w:space="0" w:color="auto"/>
          </w:divBdr>
        </w:div>
        <w:div w:id="1336683701">
          <w:marLeft w:val="640"/>
          <w:marRight w:val="0"/>
          <w:marTop w:val="0"/>
          <w:marBottom w:val="0"/>
          <w:divBdr>
            <w:top w:val="none" w:sz="0" w:space="0" w:color="auto"/>
            <w:left w:val="none" w:sz="0" w:space="0" w:color="auto"/>
            <w:bottom w:val="none" w:sz="0" w:space="0" w:color="auto"/>
            <w:right w:val="none" w:sz="0" w:space="0" w:color="auto"/>
          </w:divBdr>
        </w:div>
        <w:div w:id="1914394236">
          <w:marLeft w:val="640"/>
          <w:marRight w:val="0"/>
          <w:marTop w:val="0"/>
          <w:marBottom w:val="0"/>
          <w:divBdr>
            <w:top w:val="none" w:sz="0" w:space="0" w:color="auto"/>
            <w:left w:val="none" w:sz="0" w:space="0" w:color="auto"/>
            <w:bottom w:val="none" w:sz="0" w:space="0" w:color="auto"/>
            <w:right w:val="none" w:sz="0" w:space="0" w:color="auto"/>
          </w:divBdr>
        </w:div>
        <w:div w:id="445270343">
          <w:marLeft w:val="640"/>
          <w:marRight w:val="0"/>
          <w:marTop w:val="0"/>
          <w:marBottom w:val="0"/>
          <w:divBdr>
            <w:top w:val="none" w:sz="0" w:space="0" w:color="auto"/>
            <w:left w:val="none" w:sz="0" w:space="0" w:color="auto"/>
            <w:bottom w:val="none" w:sz="0" w:space="0" w:color="auto"/>
            <w:right w:val="none" w:sz="0" w:space="0" w:color="auto"/>
          </w:divBdr>
        </w:div>
        <w:div w:id="1499534643">
          <w:marLeft w:val="640"/>
          <w:marRight w:val="0"/>
          <w:marTop w:val="0"/>
          <w:marBottom w:val="0"/>
          <w:divBdr>
            <w:top w:val="none" w:sz="0" w:space="0" w:color="auto"/>
            <w:left w:val="none" w:sz="0" w:space="0" w:color="auto"/>
            <w:bottom w:val="none" w:sz="0" w:space="0" w:color="auto"/>
            <w:right w:val="none" w:sz="0" w:space="0" w:color="auto"/>
          </w:divBdr>
        </w:div>
        <w:div w:id="280461182">
          <w:marLeft w:val="640"/>
          <w:marRight w:val="0"/>
          <w:marTop w:val="0"/>
          <w:marBottom w:val="0"/>
          <w:divBdr>
            <w:top w:val="none" w:sz="0" w:space="0" w:color="auto"/>
            <w:left w:val="none" w:sz="0" w:space="0" w:color="auto"/>
            <w:bottom w:val="none" w:sz="0" w:space="0" w:color="auto"/>
            <w:right w:val="none" w:sz="0" w:space="0" w:color="auto"/>
          </w:divBdr>
        </w:div>
        <w:div w:id="768038329">
          <w:marLeft w:val="640"/>
          <w:marRight w:val="0"/>
          <w:marTop w:val="0"/>
          <w:marBottom w:val="0"/>
          <w:divBdr>
            <w:top w:val="none" w:sz="0" w:space="0" w:color="auto"/>
            <w:left w:val="none" w:sz="0" w:space="0" w:color="auto"/>
            <w:bottom w:val="none" w:sz="0" w:space="0" w:color="auto"/>
            <w:right w:val="none" w:sz="0" w:space="0" w:color="auto"/>
          </w:divBdr>
        </w:div>
        <w:div w:id="1337071061">
          <w:marLeft w:val="640"/>
          <w:marRight w:val="0"/>
          <w:marTop w:val="0"/>
          <w:marBottom w:val="0"/>
          <w:divBdr>
            <w:top w:val="none" w:sz="0" w:space="0" w:color="auto"/>
            <w:left w:val="none" w:sz="0" w:space="0" w:color="auto"/>
            <w:bottom w:val="none" w:sz="0" w:space="0" w:color="auto"/>
            <w:right w:val="none" w:sz="0" w:space="0" w:color="auto"/>
          </w:divBdr>
        </w:div>
        <w:div w:id="1621456542">
          <w:marLeft w:val="640"/>
          <w:marRight w:val="0"/>
          <w:marTop w:val="0"/>
          <w:marBottom w:val="0"/>
          <w:divBdr>
            <w:top w:val="none" w:sz="0" w:space="0" w:color="auto"/>
            <w:left w:val="none" w:sz="0" w:space="0" w:color="auto"/>
            <w:bottom w:val="none" w:sz="0" w:space="0" w:color="auto"/>
            <w:right w:val="none" w:sz="0" w:space="0" w:color="auto"/>
          </w:divBdr>
        </w:div>
        <w:div w:id="2055885257">
          <w:marLeft w:val="640"/>
          <w:marRight w:val="0"/>
          <w:marTop w:val="0"/>
          <w:marBottom w:val="0"/>
          <w:divBdr>
            <w:top w:val="none" w:sz="0" w:space="0" w:color="auto"/>
            <w:left w:val="none" w:sz="0" w:space="0" w:color="auto"/>
            <w:bottom w:val="none" w:sz="0" w:space="0" w:color="auto"/>
            <w:right w:val="none" w:sz="0" w:space="0" w:color="auto"/>
          </w:divBdr>
        </w:div>
        <w:div w:id="172695454">
          <w:marLeft w:val="640"/>
          <w:marRight w:val="0"/>
          <w:marTop w:val="0"/>
          <w:marBottom w:val="0"/>
          <w:divBdr>
            <w:top w:val="none" w:sz="0" w:space="0" w:color="auto"/>
            <w:left w:val="none" w:sz="0" w:space="0" w:color="auto"/>
            <w:bottom w:val="none" w:sz="0" w:space="0" w:color="auto"/>
            <w:right w:val="none" w:sz="0" w:space="0" w:color="auto"/>
          </w:divBdr>
        </w:div>
        <w:div w:id="2136636404">
          <w:marLeft w:val="640"/>
          <w:marRight w:val="0"/>
          <w:marTop w:val="0"/>
          <w:marBottom w:val="0"/>
          <w:divBdr>
            <w:top w:val="none" w:sz="0" w:space="0" w:color="auto"/>
            <w:left w:val="none" w:sz="0" w:space="0" w:color="auto"/>
            <w:bottom w:val="none" w:sz="0" w:space="0" w:color="auto"/>
            <w:right w:val="none" w:sz="0" w:space="0" w:color="auto"/>
          </w:divBdr>
        </w:div>
        <w:div w:id="2146391906">
          <w:marLeft w:val="640"/>
          <w:marRight w:val="0"/>
          <w:marTop w:val="0"/>
          <w:marBottom w:val="0"/>
          <w:divBdr>
            <w:top w:val="none" w:sz="0" w:space="0" w:color="auto"/>
            <w:left w:val="none" w:sz="0" w:space="0" w:color="auto"/>
            <w:bottom w:val="none" w:sz="0" w:space="0" w:color="auto"/>
            <w:right w:val="none" w:sz="0" w:space="0" w:color="auto"/>
          </w:divBdr>
        </w:div>
        <w:div w:id="450784379">
          <w:marLeft w:val="640"/>
          <w:marRight w:val="0"/>
          <w:marTop w:val="0"/>
          <w:marBottom w:val="0"/>
          <w:divBdr>
            <w:top w:val="none" w:sz="0" w:space="0" w:color="auto"/>
            <w:left w:val="none" w:sz="0" w:space="0" w:color="auto"/>
            <w:bottom w:val="none" w:sz="0" w:space="0" w:color="auto"/>
            <w:right w:val="none" w:sz="0" w:space="0" w:color="auto"/>
          </w:divBdr>
        </w:div>
        <w:div w:id="1996565129">
          <w:marLeft w:val="640"/>
          <w:marRight w:val="0"/>
          <w:marTop w:val="0"/>
          <w:marBottom w:val="0"/>
          <w:divBdr>
            <w:top w:val="none" w:sz="0" w:space="0" w:color="auto"/>
            <w:left w:val="none" w:sz="0" w:space="0" w:color="auto"/>
            <w:bottom w:val="none" w:sz="0" w:space="0" w:color="auto"/>
            <w:right w:val="none" w:sz="0" w:space="0" w:color="auto"/>
          </w:divBdr>
        </w:div>
        <w:div w:id="2004550860">
          <w:marLeft w:val="640"/>
          <w:marRight w:val="0"/>
          <w:marTop w:val="0"/>
          <w:marBottom w:val="0"/>
          <w:divBdr>
            <w:top w:val="none" w:sz="0" w:space="0" w:color="auto"/>
            <w:left w:val="none" w:sz="0" w:space="0" w:color="auto"/>
            <w:bottom w:val="none" w:sz="0" w:space="0" w:color="auto"/>
            <w:right w:val="none" w:sz="0" w:space="0" w:color="auto"/>
          </w:divBdr>
        </w:div>
        <w:div w:id="914557761">
          <w:marLeft w:val="640"/>
          <w:marRight w:val="0"/>
          <w:marTop w:val="0"/>
          <w:marBottom w:val="0"/>
          <w:divBdr>
            <w:top w:val="none" w:sz="0" w:space="0" w:color="auto"/>
            <w:left w:val="none" w:sz="0" w:space="0" w:color="auto"/>
            <w:bottom w:val="none" w:sz="0" w:space="0" w:color="auto"/>
            <w:right w:val="none" w:sz="0" w:space="0" w:color="auto"/>
          </w:divBdr>
        </w:div>
        <w:div w:id="308675448">
          <w:marLeft w:val="640"/>
          <w:marRight w:val="0"/>
          <w:marTop w:val="0"/>
          <w:marBottom w:val="0"/>
          <w:divBdr>
            <w:top w:val="none" w:sz="0" w:space="0" w:color="auto"/>
            <w:left w:val="none" w:sz="0" w:space="0" w:color="auto"/>
            <w:bottom w:val="none" w:sz="0" w:space="0" w:color="auto"/>
            <w:right w:val="none" w:sz="0" w:space="0" w:color="auto"/>
          </w:divBdr>
        </w:div>
        <w:div w:id="1350906557">
          <w:marLeft w:val="640"/>
          <w:marRight w:val="0"/>
          <w:marTop w:val="0"/>
          <w:marBottom w:val="0"/>
          <w:divBdr>
            <w:top w:val="none" w:sz="0" w:space="0" w:color="auto"/>
            <w:left w:val="none" w:sz="0" w:space="0" w:color="auto"/>
            <w:bottom w:val="none" w:sz="0" w:space="0" w:color="auto"/>
            <w:right w:val="none" w:sz="0" w:space="0" w:color="auto"/>
          </w:divBdr>
        </w:div>
        <w:div w:id="2094429831">
          <w:marLeft w:val="640"/>
          <w:marRight w:val="0"/>
          <w:marTop w:val="0"/>
          <w:marBottom w:val="0"/>
          <w:divBdr>
            <w:top w:val="none" w:sz="0" w:space="0" w:color="auto"/>
            <w:left w:val="none" w:sz="0" w:space="0" w:color="auto"/>
            <w:bottom w:val="none" w:sz="0" w:space="0" w:color="auto"/>
            <w:right w:val="none" w:sz="0" w:space="0" w:color="auto"/>
          </w:divBdr>
        </w:div>
        <w:div w:id="434400257">
          <w:marLeft w:val="640"/>
          <w:marRight w:val="0"/>
          <w:marTop w:val="0"/>
          <w:marBottom w:val="0"/>
          <w:divBdr>
            <w:top w:val="none" w:sz="0" w:space="0" w:color="auto"/>
            <w:left w:val="none" w:sz="0" w:space="0" w:color="auto"/>
            <w:bottom w:val="none" w:sz="0" w:space="0" w:color="auto"/>
            <w:right w:val="none" w:sz="0" w:space="0" w:color="auto"/>
          </w:divBdr>
        </w:div>
        <w:div w:id="435712577">
          <w:marLeft w:val="640"/>
          <w:marRight w:val="0"/>
          <w:marTop w:val="0"/>
          <w:marBottom w:val="0"/>
          <w:divBdr>
            <w:top w:val="none" w:sz="0" w:space="0" w:color="auto"/>
            <w:left w:val="none" w:sz="0" w:space="0" w:color="auto"/>
            <w:bottom w:val="none" w:sz="0" w:space="0" w:color="auto"/>
            <w:right w:val="none" w:sz="0" w:space="0" w:color="auto"/>
          </w:divBdr>
        </w:div>
        <w:div w:id="591549614">
          <w:marLeft w:val="640"/>
          <w:marRight w:val="0"/>
          <w:marTop w:val="0"/>
          <w:marBottom w:val="0"/>
          <w:divBdr>
            <w:top w:val="none" w:sz="0" w:space="0" w:color="auto"/>
            <w:left w:val="none" w:sz="0" w:space="0" w:color="auto"/>
            <w:bottom w:val="none" w:sz="0" w:space="0" w:color="auto"/>
            <w:right w:val="none" w:sz="0" w:space="0" w:color="auto"/>
          </w:divBdr>
        </w:div>
        <w:div w:id="1002272973">
          <w:marLeft w:val="640"/>
          <w:marRight w:val="0"/>
          <w:marTop w:val="0"/>
          <w:marBottom w:val="0"/>
          <w:divBdr>
            <w:top w:val="none" w:sz="0" w:space="0" w:color="auto"/>
            <w:left w:val="none" w:sz="0" w:space="0" w:color="auto"/>
            <w:bottom w:val="none" w:sz="0" w:space="0" w:color="auto"/>
            <w:right w:val="none" w:sz="0" w:space="0" w:color="auto"/>
          </w:divBdr>
        </w:div>
        <w:div w:id="402030028">
          <w:marLeft w:val="640"/>
          <w:marRight w:val="0"/>
          <w:marTop w:val="0"/>
          <w:marBottom w:val="0"/>
          <w:divBdr>
            <w:top w:val="none" w:sz="0" w:space="0" w:color="auto"/>
            <w:left w:val="none" w:sz="0" w:space="0" w:color="auto"/>
            <w:bottom w:val="none" w:sz="0" w:space="0" w:color="auto"/>
            <w:right w:val="none" w:sz="0" w:space="0" w:color="auto"/>
          </w:divBdr>
        </w:div>
        <w:div w:id="1403024263">
          <w:marLeft w:val="640"/>
          <w:marRight w:val="0"/>
          <w:marTop w:val="0"/>
          <w:marBottom w:val="0"/>
          <w:divBdr>
            <w:top w:val="none" w:sz="0" w:space="0" w:color="auto"/>
            <w:left w:val="none" w:sz="0" w:space="0" w:color="auto"/>
            <w:bottom w:val="none" w:sz="0" w:space="0" w:color="auto"/>
            <w:right w:val="none" w:sz="0" w:space="0" w:color="auto"/>
          </w:divBdr>
        </w:div>
        <w:div w:id="1751924532">
          <w:marLeft w:val="640"/>
          <w:marRight w:val="0"/>
          <w:marTop w:val="0"/>
          <w:marBottom w:val="0"/>
          <w:divBdr>
            <w:top w:val="none" w:sz="0" w:space="0" w:color="auto"/>
            <w:left w:val="none" w:sz="0" w:space="0" w:color="auto"/>
            <w:bottom w:val="none" w:sz="0" w:space="0" w:color="auto"/>
            <w:right w:val="none" w:sz="0" w:space="0" w:color="auto"/>
          </w:divBdr>
        </w:div>
        <w:div w:id="1359742283">
          <w:marLeft w:val="640"/>
          <w:marRight w:val="0"/>
          <w:marTop w:val="0"/>
          <w:marBottom w:val="0"/>
          <w:divBdr>
            <w:top w:val="none" w:sz="0" w:space="0" w:color="auto"/>
            <w:left w:val="none" w:sz="0" w:space="0" w:color="auto"/>
            <w:bottom w:val="none" w:sz="0" w:space="0" w:color="auto"/>
            <w:right w:val="none" w:sz="0" w:space="0" w:color="auto"/>
          </w:divBdr>
        </w:div>
        <w:div w:id="1282296712">
          <w:marLeft w:val="640"/>
          <w:marRight w:val="0"/>
          <w:marTop w:val="0"/>
          <w:marBottom w:val="0"/>
          <w:divBdr>
            <w:top w:val="none" w:sz="0" w:space="0" w:color="auto"/>
            <w:left w:val="none" w:sz="0" w:space="0" w:color="auto"/>
            <w:bottom w:val="none" w:sz="0" w:space="0" w:color="auto"/>
            <w:right w:val="none" w:sz="0" w:space="0" w:color="auto"/>
          </w:divBdr>
        </w:div>
        <w:div w:id="1077361756">
          <w:marLeft w:val="640"/>
          <w:marRight w:val="0"/>
          <w:marTop w:val="0"/>
          <w:marBottom w:val="0"/>
          <w:divBdr>
            <w:top w:val="none" w:sz="0" w:space="0" w:color="auto"/>
            <w:left w:val="none" w:sz="0" w:space="0" w:color="auto"/>
            <w:bottom w:val="none" w:sz="0" w:space="0" w:color="auto"/>
            <w:right w:val="none" w:sz="0" w:space="0" w:color="auto"/>
          </w:divBdr>
        </w:div>
        <w:div w:id="1607420306">
          <w:marLeft w:val="640"/>
          <w:marRight w:val="0"/>
          <w:marTop w:val="0"/>
          <w:marBottom w:val="0"/>
          <w:divBdr>
            <w:top w:val="none" w:sz="0" w:space="0" w:color="auto"/>
            <w:left w:val="none" w:sz="0" w:space="0" w:color="auto"/>
            <w:bottom w:val="none" w:sz="0" w:space="0" w:color="auto"/>
            <w:right w:val="none" w:sz="0" w:space="0" w:color="auto"/>
          </w:divBdr>
        </w:div>
        <w:div w:id="101994325">
          <w:marLeft w:val="640"/>
          <w:marRight w:val="0"/>
          <w:marTop w:val="0"/>
          <w:marBottom w:val="0"/>
          <w:divBdr>
            <w:top w:val="none" w:sz="0" w:space="0" w:color="auto"/>
            <w:left w:val="none" w:sz="0" w:space="0" w:color="auto"/>
            <w:bottom w:val="none" w:sz="0" w:space="0" w:color="auto"/>
            <w:right w:val="none" w:sz="0" w:space="0" w:color="auto"/>
          </w:divBdr>
        </w:div>
        <w:div w:id="2058511413">
          <w:marLeft w:val="640"/>
          <w:marRight w:val="0"/>
          <w:marTop w:val="0"/>
          <w:marBottom w:val="0"/>
          <w:divBdr>
            <w:top w:val="none" w:sz="0" w:space="0" w:color="auto"/>
            <w:left w:val="none" w:sz="0" w:space="0" w:color="auto"/>
            <w:bottom w:val="none" w:sz="0" w:space="0" w:color="auto"/>
            <w:right w:val="none" w:sz="0" w:space="0" w:color="auto"/>
          </w:divBdr>
        </w:div>
        <w:div w:id="538980107">
          <w:marLeft w:val="640"/>
          <w:marRight w:val="0"/>
          <w:marTop w:val="0"/>
          <w:marBottom w:val="0"/>
          <w:divBdr>
            <w:top w:val="none" w:sz="0" w:space="0" w:color="auto"/>
            <w:left w:val="none" w:sz="0" w:space="0" w:color="auto"/>
            <w:bottom w:val="none" w:sz="0" w:space="0" w:color="auto"/>
            <w:right w:val="none" w:sz="0" w:space="0" w:color="auto"/>
          </w:divBdr>
        </w:div>
        <w:div w:id="1824006985">
          <w:marLeft w:val="640"/>
          <w:marRight w:val="0"/>
          <w:marTop w:val="0"/>
          <w:marBottom w:val="0"/>
          <w:divBdr>
            <w:top w:val="none" w:sz="0" w:space="0" w:color="auto"/>
            <w:left w:val="none" w:sz="0" w:space="0" w:color="auto"/>
            <w:bottom w:val="none" w:sz="0" w:space="0" w:color="auto"/>
            <w:right w:val="none" w:sz="0" w:space="0" w:color="auto"/>
          </w:divBdr>
        </w:div>
        <w:div w:id="516817179">
          <w:marLeft w:val="640"/>
          <w:marRight w:val="0"/>
          <w:marTop w:val="0"/>
          <w:marBottom w:val="0"/>
          <w:divBdr>
            <w:top w:val="none" w:sz="0" w:space="0" w:color="auto"/>
            <w:left w:val="none" w:sz="0" w:space="0" w:color="auto"/>
            <w:bottom w:val="none" w:sz="0" w:space="0" w:color="auto"/>
            <w:right w:val="none" w:sz="0" w:space="0" w:color="auto"/>
          </w:divBdr>
        </w:div>
        <w:div w:id="677270931">
          <w:marLeft w:val="640"/>
          <w:marRight w:val="0"/>
          <w:marTop w:val="0"/>
          <w:marBottom w:val="0"/>
          <w:divBdr>
            <w:top w:val="none" w:sz="0" w:space="0" w:color="auto"/>
            <w:left w:val="none" w:sz="0" w:space="0" w:color="auto"/>
            <w:bottom w:val="none" w:sz="0" w:space="0" w:color="auto"/>
            <w:right w:val="none" w:sz="0" w:space="0" w:color="auto"/>
          </w:divBdr>
        </w:div>
        <w:div w:id="188565968">
          <w:marLeft w:val="640"/>
          <w:marRight w:val="0"/>
          <w:marTop w:val="0"/>
          <w:marBottom w:val="0"/>
          <w:divBdr>
            <w:top w:val="none" w:sz="0" w:space="0" w:color="auto"/>
            <w:left w:val="none" w:sz="0" w:space="0" w:color="auto"/>
            <w:bottom w:val="none" w:sz="0" w:space="0" w:color="auto"/>
            <w:right w:val="none" w:sz="0" w:space="0" w:color="auto"/>
          </w:divBdr>
        </w:div>
        <w:div w:id="1382050027">
          <w:marLeft w:val="640"/>
          <w:marRight w:val="0"/>
          <w:marTop w:val="0"/>
          <w:marBottom w:val="0"/>
          <w:divBdr>
            <w:top w:val="none" w:sz="0" w:space="0" w:color="auto"/>
            <w:left w:val="none" w:sz="0" w:space="0" w:color="auto"/>
            <w:bottom w:val="none" w:sz="0" w:space="0" w:color="auto"/>
            <w:right w:val="none" w:sz="0" w:space="0" w:color="auto"/>
          </w:divBdr>
        </w:div>
        <w:div w:id="346254482">
          <w:marLeft w:val="640"/>
          <w:marRight w:val="0"/>
          <w:marTop w:val="0"/>
          <w:marBottom w:val="0"/>
          <w:divBdr>
            <w:top w:val="none" w:sz="0" w:space="0" w:color="auto"/>
            <w:left w:val="none" w:sz="0" w:space="0" w:color="auto"/>
            <w:bottom w:val="none" w:sz="0" w:space="0" w:color="auto"/>
            <w:right w:val="none" w:sz="0" w:space="0" w:color="auto"/>
          </w:divBdr>
        </w:div>
        <w:div w:id="1055158313">
          <w:marLeft w:val="640"/>
          <w:marRight w:val="0"/>
          <w:marTop w:val="0"/>
          <w:marBottom w:val="0"/>
          <w:divBdr>
            <w:top w:val="none" w:sz="0" w:space="0" w:color="auto"/>
            <w:left w:val="none" w:sz="0" w:space="0" w:color="auto"/>
            <w:bottom w:val="none" w:sz="0" w:space="0" w:color="auto"/>
            <w:right w:val="none" w:sz="0" w:space="0" w:color="auto"/>
          </w:divBdr>
        </w:div>
        <w:div w:id="466163280">
          <w:marLeft w:val="640"/>
          <w:marRight w:val="0"/>
          <w:marTop w:val="0"/>
          <w:marBottom w:val="0"/>
          <w:divBdr>
            <w:top w:val="none" w:sz="0" w:space="0" w:color="auto"/>
            <w:left w:val="none" w:sz="0" w:space="0" w:color="auto"/>
            <w:bottom w:val="none" w:sz="0" w:space="0" w:color="auto"/>
            <w:right w:val="none" w:sz="0" w:space="0" w:color="auto"/>
          </w:divBdr>
        </w:div>
        <w:div w:id="1269853224">
          <w:marLeft w:val="640"/>
          <w:marRight w:val="0"/>
          <w:marTop w:val="0"/>
          <w:marBottom w:val="0"/>
          <w:divBdr>
            <w:top w:val="none" w:sz="0" w:space="0" w:color="auto"/>
            <w:left w:val="none" w:sz="0" w:space="0" w:color="auto"/>
            <w:bottom w:val="none" w:sz="0" w:space="0" w:color="auto"/>
            <w:right w:val="none" w:sz="0" w:space="0" w:color="auto"/>
          </w:divBdr>
        </w:div>
        <w:div w:id="736781340">
          <w:marLeft w:val="640"/>
          <w:marRight w:val="0"/>
          <w:marTop w:val="0"/>
          <w:marBottom w:val="0"/>
          <w:divBdr>
            <w:top w:val="none" w:sz="0" w:space="0" w:color="auto"/>
            <w:left w:val="none" w:sz="0" w:space="0" w:color="auto"/>
            <w:bottom w:val="none" w:sz="0" w:space="0" w:color="auto"/>
            <w:right w:val="none" w:sz="0" w:space="0" w:color="auto"/>
          </w:divBdr>
        </w:div>
        <w:div w:id="1427846618">
          <w:marLeft w:val="640"/>
          <w:marRight w:val="0"/>
          <w:marTop w:val="0"/>
          <w:marBottom w:val="0"/>
          <w:divBdr>
            <w:top w:val="none" w:sz="0" w:space="0" w:color="auto"/>
            <w:left w:val="none" w:sz="0" w:space="0" w:color="auto"/>
            <w:bottom w:val="none" w:sz="0" w:space="0" w:color="auto"/>
            <w:right w:val="none" w:sz="0" w:space="0" w:color="auto"/>
          </w:divBdr>
        </w:div>
        <w:div w:id="1568876197">
          <w:marLeft w:val="640"/>
          <w:marRight w:val="0"/>
          <w:marTop w:val="0"/>
          <w:marBottom w:val="0"/>
          <w:divBdr>
            <w:top w:val="none" w:sz="0" w:space="0" w:color="auto"/>
            <w:left w:val="none" w:sz="0" w:space="0" w:color="auto"/>
            <w:bottom w:val="none" w:sz="0" w:space="0" w:color="auto"/>
            <w:right w:val="none" w:sz="0" w:space="0" w:color="auto"/>
          </w:divBdr>
        </w:div>
        <w:div w:id="1114251806">
          <w:marLeft w:val="640"/>
          <w:marRight w:val="0"/>
          <w:marTop w:val="0"/>
          <w:marBottom w:val="0"/>
          <w:divBdr>
            <w:top w:val="none" w:sz="0" w:space="0" w:color="auto"/>
            <w:left w:val="none" w:sz="0" w:space="0" w:color="auto"/>
            <w:bottom w:val="none" w:sz="0" w:space="0" w:color="auto"/>
            <w:right w:val="none" w:sz="0" w:space="0" w:color="auto"/>
          </w:divBdr>
        </w:div>
        <w:div w:id="659652161">
          <w:marLeft w:val="640"/>
          <w:marRight w:val="0"/>
          <w:marTop w:val="0"/>
          <w:marBottom w:val="0"/>
          <w:divBdr>
            <w:top w:val="none" w:sz="0" w:space="0" w:color="auto"/>
            <w:left w:val="none" w:sz="0" w:space="0" w:color="auto"/>
            <w:bottom w:val="none" w:sz="0" w:space="0" w:color="auto"/>
            <w:right w:val="none" w:sz="0" w:space="0" w:color="auto"/>
          </w:divBdr>
        </w:div>
        <w:div w:id="1240403830">
          <w:marLeft w:val="640"/>
          <w:marRight w:val="0"/>
          <w:marTop w:val="0"/>
          <w:marBottom w:val="0"/>
          <w:divBdr>
            <w:top w:val="none" w:sz="0" w:space="0" w:color="auto"/>
            <w:left w:val="none" w:sz="0" w:space="0" w:color="auto"/>
            <w:bottom w:val="none" w:sz="0" w:space="0" w:color="auto"/>
            <w:right w:val="none" w:sz="0" w:space="0" w:color="auto"/>
          </w:divBdr>
        </w:div>
        <w:div w:id="114563963">
          <w:marLeft w:val="640"/>
          <w:marRight w:val="0"/>
          <w:marTop w:val="0"/>
          <w:marBottom w:val="0"/>
          <w:divBdr>
            <w:top w:val="none" w:sz="0" w:space="0" w:color="auto"/>
            <w:left w:val="none" w:sz="0" w:space="0" w:color="auto"/>
            <w:bottom w:val="none" w:sz="0" w:space="0" w:color="auto"/>
            <w:right w:val="none" w:sz="0" w:space="0" w:color="auto"/>
          </w:divBdr>
        </w:div>
      </w:divsChild>
    </w:div>
    <w:div w:id="557204785">
      <w:bodyDiv w:val="1"/>
      <w:marLeft w:val="0"/>
      <w:marRight w:val="0"/>
      <w:marTop w:val="0"/>
      <w:marBottom w:val="0"/>
      <w:divBdr>
        <w:top w:val="none" w:sz="0" w:space="0" w:color="auto"/>
        <w:left w:val="none" w:sz="0" w:space="0" w:color="auto"/>
        <w:bottom w:val="none" w:sz="0" w:space="0" w:color="auto"/>
        <w:right w:val="none" w:sz="0" w:space="0" w:color="auto"/>
      </w:divBdr>
      <w:divsChild>
        <w:div w:id="1799374330">
          <w:marLeft w:val="640"/>
          <w:marRight w:val="0"/>
          <w:marTop w:val="0"/>
          <w:marBottom w:val="0"/>
          <w:divBdr>
            <w:top w:val="none" w:sz="0" w:space="0" w:color="auto"/>
            <w:left w:val="none" w:sz="0" w:space="0" w:color="auto"/>
            <w:bottom w:val="none" w:sz="0" w:space="0" w:color="auto"/>
            <w:right w:val="none" w:sz="0" w:space="0" w:color="auto"/>
          </w:divBdr>
        </w:div>
        <w:div w:id="808478366">
          <w:marLeft w:val="640"/>
          <w:marRight w:val="0"/>
          <w:marTop w:val="0"/>
          <w:marBottom w:val="0"/>
          <w:divBdr>
            <w:top w:val="none" w:sz="0" w:space="0" w:color="auto"/>
            <w:left w:val="none" w:sz="0" w:space="0" w:color="auto"/>
            <w:bottom w:val="none" w:sz="0" w:space="0" w:color="auto"/>
            <w:right w:val="none" w:sz="0" w:space="0" w:color="auto"/>
          </w:divBdr>
        </w:div>
        <w:div w:id="1581257530">
          <w:marLeft w:val="640"/>
          <w:marRight w:val="0"/>
          <w:marTop w:val="0"/>
          <w:marBottom w:val="0"/>
          <w:divBdr>
            <w:top w:val="none" w:sz="0" w:space="0" w:color="auto"/>
            <w:left w:val="none" w:sz="0" w:space="0" w:color="auto"/>
            <w:bottom w:val="none" w:sz="0" w:space="0" w:color="auto"/>
            <w:right w:val="none" w:sz="0" w:space="0" w:color="auto"/>
          </w:divBdr>
        </w:div>
        <w:div w:id="770854723">
          <w:marLeft w:val="640"/>
          <w:marRight w:val="0"/>
          <w:marTop w:val="0"/>
          <w:marBottom w:val="0"/>
          <w:divBdr>
            <w:top w:val="none" w:sz="0" w:space="0" w:color="auto"/>
            <w:left w:val="none" w:sz="0" w:space="0" w:color="auto"/>
            <w:bottom w:val="none" w:sz="0" w:space="0" w:color="auto"/>
            <w:right w:val="none" w:sz="0" w:space="0" w:color="auto"/>
          </w:divBdr>
        </w:div>
        <w:div w:id="573586054">
          <w:marLeft w:val="640"/>
          <w:marRight w:val="0"/>
          <w:marTop w:val="0"/>
          <w:marBottom w:val="0"/>
          <w:divBdr>
            <w:top w:val="none" w:sz="0" w:space="0" w:color="auto"/>
            <w:left w:val="none" w:sz="0" w:space="0" w:color="auto"/>
            <w:bottom w:val="none" w:sz="0" w:space="0" w:color="auto"/>
            <w:right w:val="none" w:sz="0" w:space="0" w:color="auto"/>
          </w:divBdr>
        </w:div>
        <w:div w:id="192808863">
          <w:marLeft w:val="640"/>
          <w:marRight w:val="0"/>
          <w:marTop w:val="0"/>
          <w:marBottom w:val="0"/>
          <w:divBdr>
            <w:top w:val="none" w:sz="0" w:space="0" w:color="auto"/>
            <w:left w:val="none" w:sz="0" w:space="0" w:color="auto"/>
            <w:bottom w:val="none" w:sz="0" w:space="0" w:color="auto"/>
            <w:right w:val="none" w:sz="0" w:space="0" w:color="auto"/>
          </w:divBdr>
        </w:div>
        <w:div w:id="1064063378">
          <w:marLeft w:val="640"/>
          <w:marRight w:val="0"/>
          <w:marTop w:val="0"/>
          <w:marBottom w:val="0"/>
          <w:divBdr>
            <w:top w:val="none" w:sz="0" w:space="0" w:color="auto"/>
            <w:left w:val="none" w:sz="0" w:space="0" w:color="auto"/>
            <w:bottom w:val="none" w:sz="0" w:space="0" w:color="auto"/>
            <w:right w:val="none" w:sz="0" w:space="0" w:color="auto"/>
          </w:divBdr>
        </w:div>
        <w:div w:id="420612711">
          <w:marLeft w:val="640"/>
          <w:marRight w:val="0"/>
          <w:marTop w:val="0"/>
          <w:marBottom w:val="0"/>
          <w:divBdr>
            <w:top w:val="none" w:sz="0" w:space="0" w:color="auto"/>
            <w:left w:val="none" w:sz="0" w:space="0" w:color="auto"/>
            <w:bottom w:val="none" w:sz="0" w:space="0" w:color="auto"/>
            <w:right w:val="none" w:sz="0" w:space="0" w:color="auto"/>
          </w:divBdr>
        </w:div>
        <w:div w:id="2000424778">
          <w:marLeft w:val="640"/>
          <w:marRight w:val="0"/>
          <w:marTop w:val="0"/>
          <w:marBottom w:val="0"/>
          <w:divBdr>
            <w:top w:val="none" w:sz="0" w:space="0" w:color="auto"/>
            <w:left w:val="none" w:sz="0" w:space="0" w:color="auto"/>
            <w:bottom w:val="none" w:sz="0" w:space="0" w:color="auto"/>
            <w:right w:val="none" w:sz="0" w:space="0" w:color="auto"/>
          </w:divBdr>
        </w:div>
        <w:div w:id="1773234687">
          <w:marLeft w:val="640"/>
          <w:marRight w:val="0"/>
          <w:marTop w:val="0"/>
          <w:marBottom w:val="0"/>
          <w:divBdr>
            <w:top w:val="none" w:sz="0" w:space="0" w:color="auto"/>
            <w:left w:val="none" w:sz="0" w:space="0" w:color="auto"/>
            <w:bottom w:val="none" w:sz="0" w:space="0" w:color="auto"/>
            <w:right w:val="none" w:sz="0" w:space="0" w:color="auto"/>
          </w:divBdr>
        </w:div>
        <w:div w:id="749693482">
          <w:marLeft w:val="640"/>
          <w:marRight w:val="0"/>
          <w:marTop w:val="0"/>
          <w:marBottom w:val="0"/>
          <w:divBdr>
            <w:top w:val="none" w:sz="0" w:space="0" w:color="auto"/>
            <w:left w:val="none" w:sz="0" w:space="0" w:color="auto"/>
            <w:bottom w:val="none" w:sz="0" w:space="0" w:color="auto"/>
            <w:right w:val="none" w:sz="0" w:space="0" w:color="auto"/>
          </w:divBdr>
        </w:div>
        <w:div w:id="1239905546">
          <w:marLeft w:val="640"/>
          <w:marRight w:val="0"/>
          <w:marTop w:val="0"/>
          <w:marBottom w:val="0"/>
          <w:divBdr>
            <w:top w:val="none" w:sz="0" w:space="0" w:color="auto"/>
            <w:left w:val="none" w:sz="0" w:space="0" w:color="auto"/>
            <w:bottom w:val="none" w:sz="0" w:space="0" w:color="auto"/>
            <w:right w:val="none" w:sz="0" w:space="0" w:color="auto"/>
          </w:divBdr>
        </w:div>
        <w:div w:id="1439108687">
          <w:marLeft w:val="640"/>
          <w:marRight w:val="0"/>
          <w:marTop w:val="0"/>
          <w:marBottom w:val="0"/>
          <w:divBdr>
            <w:top w:val="none" w:sz="0" w:space="0" w:color="auto"/>
            <w:left w:val="none" w:sz="0" w:space="0" w:color="auto"/>
            <w:bottom w:val="none" w:sz="0" w:space="0" w:color="auto"/>
            <w:right w:val="none" w:sz="0" w:space="0" w:color="auto"/>
          </w:divBdr>
        </w:div>
        <w:div w:id="1497263082">
          <w:marLeft w:val="640"/>
          <w:marRight w:val="0"/>
          <w:marTop w:val="0"/>
          <w:marBottom w:val="0"/>
          <w:divBdr>
            <w:top w:val="none" w:sz="0" w:space="0" w:color="auto"/>
            <w:left w:val="none" w:sz="0" w:space="0" w:color="auto"/>
            <w:bottom w:val="none" w:sz="0" w:space="0" w:color="auto"/>
            <w:right w:val="none" w:sz="0" w:space="0" w:color="auto"/>
          </w:divBdr>
        </w:div>
        <w:div w:id="1980842046">
          <w:marLeft w:val="640"/>
          <w:marRight w:val="0"/>
          <w:marTop w:val="0"/>
          <w:marBottom w:val="0"/>
          <w:divBdr>
            <w:top w:val="none" w:sz="0" w:space="0" w:color="auto"/>
            <w:left w:val="none" w:sz="0" w:space="0" w:color="auto"/>
            <w:bottom w:val="none" w:sz="0" w:space="0" w:color="auto"/>
            <w:right w:val="none" w:sz="0" w:space="0" w:color="auto"/>
          </w:divBdr>
        </w:div>
        <w:div w:id="607543784">
          <w:marLeft w:val="640"/>
          <w:marRight w:val="0"/>
          <w:marTop w:val="0"/>
          <w:marBottom w:val="0"/>
          <w:divBdr>
            <w:top w:val="none" w:sz="0" w:space="0" w:color="auto"/>
            <w:left w:val="none" w:sz="0" w:space="0" w:color="auto"/>
            <w:bottom w:val="none" w:sz="0" w:space="0" w:color="auto"/>
            <w:right w:val="none" w:sz="0" w:space="0" w:color="auto"/>
          </w:divBdr>
        </w:div>
        <w:div w:id="1612321594">
          <w:marLeft w:val="640"/>
          <w:marRight w:val="0"/>
          <w:marTop w:val="0"/>
          <w:marBottom w:val="0"/>
          <w:divBdr>
            <w:top w:val="none" w:sz="0" w:space="0" w:color="auto"/>
            <w:left w:val="none" w:sz="0" w:space="0" w:color="auto"/>
            <w:bottom w:val="none" w:sz="0" w:space="0" w:color="auto"/>
            <w:right w:val="none" w:sz="0" w:space="0" w:color="auto"/>
          </w:divBdr>
        </w:div>
        <w:div w:id="772823267">
          <w:marLeft w:val="640"/>
          <w:marRight w:val="0"/>
          <w:marTop w:val="0"/>
          <w:marBottom w:val="0"/>
          <w:divBdr>
            <w:top w:val="none" w:sz="0" w:space="0" w:color="auto"/>
            <w:left w:val="none" w:sz="0" w:space="0" w:color="auto"/>
            <w:bottom w:val="none" w:sz="0" w:space="0" w:color="auto"/>
            <w:right w:val="none" w:sz="0" w:space="0" w:color="auto"/>
          </w:divBdr>
        </w:div>
        <w:div w:id="324479495">
          <w:marLeft w:val="640"/>
          <w:marRight w:val="0"/>
          <w:marTop w:val="0"/>
          <w:marBottom w:val="0"/>
          <w:divBdr>
            <w:top w:val="none" w:sz="0" w:space="0" w:color="auto"/>
            <w:left w:val="none" w:sz="0" w:space="0" w:color="auto"/>
            <w:bottom w:val="none" w:sz="0" w:space="0" w:color="auto"/>
            <w:right w:val="none" w:sz="0" w:space="0" w:color="auto"/>
          </w:divBdr>
        </w:div>
        <w:div w:id="1387222852">
          <w:marLeft w:val="640"/>
          <w:marRight w:val="0"/>
          <w:marTop w:val="0"/>
          <w:marBottom w:val="0"/>
          <w:divBdr>
            <w:top w:val="none" w:sz="0" w:space="0" w:color="auto"/>
            <w:left w:val="none" w:sz="0" w:space="0" w:color="auto"/>
            <w:bottom w:val="none" w:sz="0" w:space="0" w:color="auto"/>
            <w:right w:val="none" w:sz="0" w:space="0" w:color="auto"/>
          </w:divBdr>
        </w:div>
        <w:div w:id="1253054184">
          <w:marLeft w:val="640"/>
          <w:marRight w:val="0"/>
          <w:marTop w:val="0"/>
          <w:marBottom w:val="0"/>
          <w:divBdr>
            <w:top w:val="none" w:sz="0" w:space="0" w:color="auto"/>
            <w:left w:val="none" w:sz="0" w:space="0" w:color="auto"/>
            <w:bottom w:val="none" w:sz="0" w:space="0" w:color="auto"/>
            <w:right w:val="none" w:sz="0" w:space="0" w:color="auto"/>
          </w:divBdr>
        </w:div>
        <w:div w:id="1772971161">
          <w:marLeft w:val="640"/>
          <w:marRight w:val="0"/>
          <w:marTop w:val="0"/>
          <w:marBottom w:val="0"/>
          <w:divBdr>
            <w:top w:val="none" w:sz="0" w:space="0" w:color="auto"/>
            <w:left w:val="none" w:sz="0" w:space="0" w:color="auto"/>
            <w:bottom w:val="none" w:sz="0" w:space="0" w:color="auto"/>
            <w:right w:val="none" w:sz="0" w:space="0" w:color="auto"/>
          </w:divBdr>
        </w:div>
        <w:div w:id="1210604823">
          <w:marLeft w:val="640"/>
          <w:marRight w:val="0"/>
          <w:marTop w:val="0"/>
          <w:marBottom w:val="0"/>
          <w:divBdr>
            <w:top w:val="none" w:sz="0" w:space="0" w:color="auto"/>
            <w:left w:val="none" w:sz="0" w:space="0" w:color="auto"/>
            <w:bottom w:val="none" w:sz="0" w:space="0" w:color="auto"/>
            <w:right w:val="none" w:sz="0" w:space="0" w:color="auto"/>
          </w:divBdr>
        </w:div>
        <w:div w:id="2107462767">
          <w:marLeft w:val="640"/>
          <w:marRight w:val="0"/>
          <w:marTop w:val="0"/>
          <w:marBottom w:val="0"/>
          <w:divBdr>
            <w:top w:val="none" w:sz="0" w:space="0" w:color="auto"/>
            <w:left w:val="none" w:sz="0" w:space="0" w:color="auto"/>
            <w:bottom w:val="none" w:sz="0" w:space="0" w:color="auto"/>
            <w:right w:val="none" w:sz="0" w:space="0" w:color="auto"/>
          </w:divBdr>
        </w:div>
        <w:div w:id="257566492">
          <w:marLeft w:val="640"/>
          <w:marRight w:val="0"/>
          <w:marTop w:val="0"/>
          <w:marBottom w:val="0"/>
          <w:divBdr>
            <w:top w:val="none" w:sz="0" w:space="0" w:color="auto"/>
            <w:left w:val="none" w:sz="0" w:space="0" w:color="auto"/>
            <w:bottom w:val="none" w:sz="0" w:space="0" w:color="auto"/>
            <w:right w:val="none" w:sz="0" w:space="0" w:color="auto"/>
          </w:divBdr>
        </w:div>
        <w:div w:id="1360545615">
          <w:marLeft w:val="640"/>
          <w:marRight w:val="0"/>
          <w:marTop w:val="0"/>
          <w:marBottom w:val="0"/>
          <w:divBdr>
            <w:top w:val="none" w:sz="0" w:space="0" w:color="auto"/>
            <w:left w:val="none" w:sz="0" w:space="0" w:color="auto"/>
            <w:bottom w:val="none" w:sz="0" w:space="0" w:color="auto"/>
            <w:right w:val="none" w:sz="0" w:space="0" w:color="auto"/>
          </w:divBdr>
        </w:div>
        <w:div w:id="273095489">
          <w:marLeft w:val="640"/>
          <w:marRight w:val="0"/>
          <w:marTop w:val="0"/>
          <w:marBottom w:val="0"/>
          <w:divBdr>
            <w:top w:val="none" w:sz="0" w:space="0" w:color="auto"/>
            <w:left w:val="none" w:sz="0" w:space="0" w:color="auto"/>
            <w:bottom w:val="none" w:sz="0" w:space="0" w:color="auto"/>
            <w:right w:val="none" w:sz="0" w:space="0" w:color="auto"/>
          </w:divBdr>
        </w:div>
        <w:div w:id="1766270048">
          <w:marLeft w:val="640"/>
          <w:marRight w:val="0"/>
          <w:marTop w:val="0"/>
          <w:marBottom w:val="0"/>
          <w:divBdr>
            <w:top w:val="none" w:sz="0" w:space="0" w:color="auto"/>
            <w:left w:val="none" w:sz="0" w:space="0" w:color="auto"/>
            <w:bottom w:val="none" w:sz="0" w:space="0" w:color="auto"/>
            <w:right w:val="none" w:sz="0" w:space="0" w:color="auto"/>
          </w:divBdr>
        </w:div>
        <w:div w:id="1596598030">
          <w:marLeft w:val="640"/>
          <w:marRight w:val="0"/>
          <w:marTop w:val="0"/>
          <w:marBottom w:val="0"/>
          <w:divBdr>
            <w:top w:val="none" w:sz="0" w:space="0" w:color="auto"/>
            <w:left w:val="none" w:sz="0" w:space="0" w:color="auto"/>
            <w:bottom w:val="none" w:sz="0" w:space="0" w:color="auto"/>
            <w:right w:val="none" w:sz="0" w:space="0" w:color="auto"/>
          </w:divBdr>
        </w:div>
        <w:div w:id="1592884500">
          <w:marLeft w:val="640"/>
          <w:marRight w:val="0"/>
          <w:marTop w:val="0"/>
          <w:marBottom w:val="0"/>
          <w:divBdr>
            <w:top w:val="none" w:sz="0" w:space="0" w:color="auto"/>
            <w:left w:val="none" w:sz="0" w:space="0" w:color="auto"/>
            <w:bottom w:val="none" w:sz="0" w:space="0" w:color="auto"/>
            <w:right w:val="none" w:sz="0" w:space="0" w:color="auto"/>
          </w:divBdr>
        </w:div>
        <w:div w:id="94787228">
          <w:marLeft w:val="640"/>
          <w:marRight w:val="0"/>
          <w:marTop w:val="0"/>
          <w:marBottom w:val="0"/>
          <w:divBdr>
            <w:top w:val="none" w:sz="0" w:space="0" w:color="auto"/>
            <w:left w:val="none" w:sz="0" w:space="0" w:color="auto"/>
            <w:bottom w:val="none" w:sz="0" w:space="0" w:color="auto"/>
            <w:right w:val="none" w:sz="0" w:space="0" w:color="auto"/>
          </w:divBdr>
        </w:div>
        <w:div w:id="825895919">
          <w:marLeft w:val="640"/>
          <w:marRight w:val="0"/>
          <w:marTop w:val="0"/>
          <w:marBottom w:val="0"/>
          <w:divBdr>
            <w:top w:val="none" w:sz="0" w:space="0" w:color="auto"/>
            <w:left w:val="none" w:sz="0" w:space="0" w:color="auto"/>
            <w:bottom w:val="none" w:sz="0" w:space="0" w:color="auto"/>
            <w:right w:val="none" w:sz="0" w:space="0" w:color="auto"/>
          </w:divBdr>
        </w:div>
        <w:div w:id="370612815">
          <w:marLeft w:val="640"/>
          <w:marRight w:val="0"/>
          <w:marTop w:val="0"/>
          <w:marBottom w:val="0"/>
          <w:divBdr>
            <w:top w:val="none" w:sz="0" w:space="0" w:color="auto"/>
            <w:left w:val="none" w:sz="0" w:space="0" w:color="auto"/>
            <w:bottom w:val="none" w:sz="0" w:space="0" w:color="auto"/>
            <w:right w:val="none" w:sz="0" w:space="0" w:color="auto"/>
          </w:divBdr>
        </w:div>
        <w:div w:id="307326466">
          <w:marLeft w:val="640"/>
          <w:marRight w:val="0"/>
          <w:marTop w:val="0"/>
          <w:marBottom w:val="0"/>
          <w:divBdr>
            <w:top w:val="none" w:sz="0" w:space="0" w:color="auto"/>
            <w:left w:val="none" w:sz="0" w:space="0" w:color="auto"/>
            <w:bottom w:val="none" w:sz="0" w:space="0" w:color="auto"/>
            <w:right w:val="none" w:sz="0" w:space="0" w:color="auto"/>
          </w:divBdr>
        </w:div>
        <w:div w:id="1156337697">
          <w:marLeft w:val="640"/>
          <w:marRight w:val="0"/>
          <w:marTop w:val="0"/>
          <w:marBottom w:val="0"/>
          <w:divBdr>
            <w:top w:val="none" w:sz="0" w:space="0" w:color="auto"/>
            <w:left w:val="none" w:sz="0" w:space="0" w:color="auto"/>
            <w:bottom w:val="none" w:sz="0" w:space="0" w:color="auto"/>
            <w:right w:val="none" w:sz="0" w:space="0" w:color="auto"/>
          </w:divBdr>
        </w:div>
        <w:div w:id="1675452448">
          <w:marLeft w:val="640"/>
          <w:marRight w:val="0"/>
          <w:marTop w:val="0"/>
          <w:marBottom w:val="0"/>
          <w:divBdr>
            <w:top w:val="none" w:sz="0" w:space="0" w:color="auto"/>
            <w:left w:val="none" w:sz="0" w:space="0" w:color="auto"/>
            <w:bottom w:val="none" w:sz="0" w:space="0" w:color="auto"/>
            <w:right w:val="none" w:sz="0" w:space="0" w:color="auto"/>
          </w:divBdr>
        </w:div>
        <w:div w:id="1570993713">
          <w:marLeft w:val="640"/>
          <w:marRight w:val="0"/>
          <w:marTop w:val="0"/>
          <w:marBottom w:val="0"/>
          <w:divBdr>
            <w:top w:val="none" w:sz="0" w:space="0" w:color="auto"/>
            <w:left w:val="none" w:sz="0" w:space="0" w:color="auto"/>
            <w:bottom w:val="none" w:sz="0" w:space="0" w:color="auto"/>
            <w:right w:val="none" w:sz="0" w:space="0" w:color="auto"/>
          </w:divBdr>
        </w:div>
        <w:div w:id="1961260407">
          <w:marLeft w:val="640"/>
          <w:marRight w:val="0"/>
          <w:marTop w:val="0"/>
          <w:marBottom w:val="0"/>
          <w:divBdr>
            <w:top w:val="none" w:sz="0" w:space="0" w:color="auto"/>
            <w:left w:val="none" w:sz="0" w:space="0" w:color="auto"/>
            <w:bottom w:val="none" w:sz="0" w:space="0" w:color="auto"/>
            <w:right w:val="none" w:sz="0" w:space="0" w:color="auto"/>
          </w:divBdr>
        </w:div>
        <w:div w:id="735251194">
          <w:marLeft w:val="640"/>
          <w:marRight w:val="0"/>
          <w:marTop w:val="0"/>
          <w:marBottom w:val="0"/>
          <w:divBdr>
            <w:top w:val="none" w:sz="0" w:space="0" w:color="auto"/>
            <w:left w:val="none" w:sz="0" w:space="0" w:color="auto"/>
            <w:bottom w:val="none" w:sz="0" w:space="0" w:color="auto"/>
            <w:right w:val="none" w:sz="0" w:space="0" w:color="auto"/>
          </w:divBdr>
        </w:div>
        <w:div w:id="548807440">
          <w:marLeft w:val="640"/>
          <w:marRight w:val="0"/>
          <w:marTop w:val="0"/>
          <w:marBottom w:val="0"/>
          <w:divBdr>
            <w:top w:val="none" w:sz="0" w:space="0" w:color="auto"/>
            <w:left w:val="none" w:sz="0" w:space="0" w:color="auto"/>
            <w:bottom w:val="none" w:sz="0" w:space="0" w:color="auto"/>
            <w:right w:val="none" w:sz="0" w:space="0" w:color="auto"/>
          </w:divBdr>
        </w:div>
        <w:div w:id="1523863924">
          <w:marLeft w:val="640"/>
          <w:marRight w:val="0"/>
          <w:marTop w:val="0"/>
          <w:marBottom w:val="0"/>
          <w:divBdr>
            <w:top w:val="none" w:sz="0" w:space="0" w:color="auto"/>
            <w:left w:val="none" w:sz="0" w:space="0" w:color="auto"/>
            <w:bottom w:val="none" w:sz="0" w:space="0" w:color="auto"/>
            <w:right w:val="none" w:sz="0" w:space="0" w:color="auto"/>
          </w:divBdr>
        </w:div>
        <w:div w:id="950433354">
          <w:marLeft w:val="640"/>
          <w:marRight w:val="0"/>
          <w:marTop w:val="0"/>
          <w:marBottom w:val="0"/>
          <w:divBdr>
            <w:top w:val="none" w:sz="0" w:space="0" w:color="auto"/>
            <w:left w:val="none" w:sz="0" w:space="0" w:color="auto"/>
            <w:bottom w:val="none" w:sz="0" w:space="0" w:color="auto"/>
            <w:right w:val="none" w:sz="0" w:space="0" w:color="auto"/>
          </w:divBdr>
        </w:div>
      </w:divsChild>
    </w:div>
    <w:div w:id="616916217">
      <w:bodyDiv w:val="1"/>
      <w:marLeft w:val="0"/>
      <w:marRight w:val="0"/>
      <w:marTop w:val="0"/>
      <w:marBottom w:val="0"/>
      <w:divBdr>
        <w:top w:val="none" w:sz="0" w:space="0" w:color="auto"/>
        <w:left w:val="none" w:sz="0" w:space="0" w:color="auto"/>
        <w:bottom w:val="none" w:sz="0" w:space="0" w:color="auto"/>
        <w:right w:val="none" w:sz="0" w:space="0" w:color="auto"/>
      </w:divBdr>
      <w:divsChild>
        <w:div w:id="1408501569">
          <w:marLeft w:val="640"/>
          <w:marRight w:val="0"/>
          <w:marTop w:val="0"/>
          <w:marBottom w:val="0"/>
          <w:divBdr>
            <w:top w:val="none" w:sz="0" w:space="0" w:color="auto"/>
            <w:left w:val="none" w:sz="0" w:space="0" w:color="auto"/>
            <w:bottom w:val="none" w:sz="0" w:space="0" w:color="auto"/>
            <w:right w:val="none" w:sz="0" w:space="0" w:color="auto"/>
          </w:divBdr>
        </w:div>
        <w:div w:id="514341880">
          <w:marLeft w:val="640"/>
          <w:marRight w:val="0"/>
          <w:marTop w:val="0"/>
          <w:marBottom w:val="0"/>
          <w:divBdr>
            <w:top w:val="none" w:sz="0" w:space="0" w:color="auto"/>
            <w:left w:val="none" w:sz="0" w:space="0" w:color="auto"/>
            <w:bottom w:val="none" w:sz="0" w:space="0" w:color="auto"/>
            <w:right w:val="none" w:sz="0" w:space="0" w:color="auto"/>
          </w:divBdr>
        </w:div>
        <w:div w:id="1265112842">
          <w:marLeft w:val="640"/>
          <w:marRight w:val="0"/>
          <w:marTop w:val="0"/>
          <w:marBottom w:val="0"/>
          <w:divBdr>
            <w:top w:val="none" w:sz="0" w:space="0" w:color="auto"/>
            <w:left w:val="none" w:sz="0" w:space="0" w:color="auto"/>
            <w:bottom w:val="none" w:sz="0" w:space="0" w:color="auto"/>
            <w:right w:val="none" w:sz="0" w:space="0" w:color="auto"/>
          </w:divBdr>
        </w:div>
        <w:div w:id="1181358755">
          <w:marLeft w:val="640"/>
          <w:marRight w:val="0"/>
          <w:marTop w:val="0"/>
          <w:marBottom w:val="0"/>
          <w:divBdr>
            <w:top w:val="none" w:sz="0" w:space="0" w:color="auto"/>
            <w:left w:val="none" w:sz="0" w:space="0" w:color="auto"/>
            <w:bottom w:val="none" w:sz="0" w:space="0" w:color="auto"/>
            <w:right w:val="none" w:sz="0" w:space="0" w:color="auto"/>
          </w:divBdr>
        </w:div>
        <w:div w:id="933052237">
          <w:marLeft w:val="640"/>
          <w:marRight w:val="0"/>
          <w:marTop w:val="0"/>
          <w:marBottom w:val="0"/>
          <w:divBdr>
            <w:top w:val="none" w:sz="0" w:space="0" w:color="auto"/>
            <w:left w:val="none" w:sz="0" w:space="0" w:color="auto"/>
            <w:bottom w:val="none" w:sz="0" w:space="0" w:color="auto"/>
            <w:right w:val="none" w:sz="0" w:space="0" w:color="auto"/>
          </w:divBdr>
        </w:div>
        <w:div w:id="422722781">
          <w:marLeft w:val="640"/>
          <w:marRight w:val="0"/>
          <w:marTop w:val="0"/>
          <w:marBottom w:val="0"/>
          <w:divBdr>
            <w:top w:val="none" w:sz="0" w:space="0" w:color="auto"/>
            <w:left w:val="none" w:sz="0" w:space="0" w:color="auto"/>
            <w:bottom w:val="none" w:sz="0" w:space="0" w:color="auto"/>
            <w:right w:val="none" w:sz="0" w:space="0" w:color="auto"/>
          </w:divBdr>
        </w:div>
        <w:div w:id="2026059241">
          <w:marLeft w:val="640"/>
          <w:marRight w:val="0"/>
          <w:marTop w:val="0"/>
          <w:marBottom w:val="0"/>
          <w:divBdr>
            <w:top w:val="none" w:sz="0" w:space="0" w:color="auto"/>
            <w:left w:val="none" w:sz="0" w:space="0" w:color="auto"/>
            <w:bottom w:val="none" w:sz="0" w:space="0" w:color="auto"/>
            <w:right w:val="none" w:sz="0" w:space="0" w:color="auto"/>
          </w:divBdr>
        </w:div>
        <w:div w:id="2068675715">
          <w:marLeft w:val="640"/>
          <w:marRight w:val="0"/>
          <w:marTop w:val="0"/>
          <w:marBottom w:val="0"/>
          <w:divBdr>
            <w:top w:val="none" w:sz="0" w:space="0" w:color="auto"/>
            <w:left w:val="none" w:sz="0" w:space="0" w:color="auto"/>
            <w:bottom w:val="none" w:sz="0" w:space="0" w:color="auto"/>
            <w:right w:val="none" w:sz="0" w:space="0" w:color="auto"/>
          </w:divBdr>
        </w:div>
        <w:div w:id="1125730345">
          <w:marLeft w:val="640"/>
          <w:marRight w:val="0"/>
          <w:marTop w:val="0"/>
          <w:marBottom w:val="0"/>
          <w:divBdr>
            <w:top w:val="none" w:sz="0" w:space="0" w:color="auto"/>
            <w:left w:val="none" w:sz="0" w:space="0" w:color="auto"/>
            <w:bottom w:val="none" w:sz="0" w:space="0" w:color="auto"/>
            <w:right w:val="none" w:sz="0" w:space="0" w:color="auto"/>
          </w:divBdr>
        </w:div>
        <w:div w:id="527380107">
          <w:marLeft w:val="640"/>
          <w:marRight w:val="0"/>
          <w:marTop w:val="0"/>
          <w:marBottom w:val="0"/>
          <w:divBdr>
            <w:top w:val="none" w:sz="0" w:space="0" w:color="auto"/>
            <w:left w:val="none" w:sz="0" w:space="0" w:color="auto"/>
            <w:bottom w:val="none" w:sz="0" w:space="0" w:color="auto"/>
            <w:right w:val="none" w:sz="0" w:space="0" w:color="auto"/>
          </w:divBdr>
        </w:div>
        <w:div w:id="939994942">
          <w:marLeft w:val="640"/>
          <w:marRight w:val="0"/>
          <w:marTop w:val="0"/>
          <w:marBottom w:val="0"/>
          <w:divBdr>
            <w:top w:val="none" w:sz="0" w:space="0" w:color="auto"/>
            <w:left w:val="none" w:sz="0" w:space="0" w:color="auto"/>
            <w:bottom w:val="none" w:sz="0" w:space="0" w:color="auto"/>
            <w:right w:val="none" w:sz="0" w:space="0" w:color="auto"/>
          </w:divBdr>
        </w:div>
        <w:div w:id="1047682832">
          <w:marLeft w:val="640"/>
          <w:marRight w:val="0"/>
          <w:marTop w:val="0"/>
          <w:marBottom w:val="0"/>
          <w:divBdr>
            <w:top w:val="none" w:sz="0" w:space="0" w:color="auto"/>
            <w:left w:val="none" w:sz="0" w:space="0" w:color="auto"/>
            <w:bottom w:val="none" w:sz="0" w:space="0" w:color="auto"/>
            <w:right w:val="none" w:sz="0" w:space="0" w:color="auto"/>
          </w:divBdr>
        </w:div>
        <w:div w:id="355736880">
          <w:marLeft w:val="640"/>
          <w:marRight w:val="0"/>
          <w:marTop w:val="0"/>
          <w:marBottom w:val="0"/>
          <w:divBdr>
            <w:top w:val="none" w:sz="0" w:space="0" w:color="auto"/>
            <w:left w:val="none" w:sz="0" w:space="0" w:color="auto"/>
            <w:bottom w:val="none" w:sz="0" w:space="0" w:color="auto"/>
            <w:right w:val="none" w:sz="0" w:space="0" w:color="auto"/>
          </w:divBdr>
        </w:div>
        <w:div w:id="217325659">
          <w:marLeft w:val="640"/>
          <w:marRight w:val="0"/>
          <w:marTop w:val="0"/>
          <w:marBottom w:val="0"/>
          <w:divBdr>
            <w:top w:val="none" w:sz="0" w:space="0" w:color="auto"/>
            <w:left w:val="none" w:sz="0" w:space="0" w:color="auto"/>
            <w:bottom w:val="none" w:sz="0" w:space="0" w:color="auto"/>
            <w:right w:val="none" w:sz="0" w:space="0" w:color="auto"/>
          </w:divBdr>
        </w:div>
        <w:div w:id="1247691386">
          <w:marLeft w:val="640"/>
          <w:marRight w:val="0"/>
          <w:marTop w:val="0"/>
          <w:marBottom w:val="0"/>
          <w:divBdr>
            <w:top w:val="none" w:sz="0" w:space="0" w:color="auto"/>
            <w:left w:val="none" w:sz="0" w:space="0" w:color="auto"/>
            <w:bottom w:val="none" w:sz="0" w:space="0" w:color="auto"/>
            <w:right w:val="none" w:sz="0" w:space="0" w:color="auto"/>
          </w:divBdr>
        </w:div>
        <w:div w:id="2041776925">
          <w:marLeft w:val="640"/>
          <w:marRight w:val="0"/>
          <w:marTop w:val="0"/>
          <w:marBottom w:val="0"/>
          <w:divBdr>
            <w:top w:val="none" w:sz="0" w:space="0" w:color="auto"/>
            <w:left w:val="none" w:sz="0" w:space="0" w:color="auto"/>
            <w:bottom w:val="none" w:sz="0" w:space="0" w:color="auto"/>
            <w:right w:val="none" w:sz="0" w:space="0" w:color="auto"/>
          </w:divBdr>
        </w:div>
        <w:div w:id="846553745">
          <w:marLeft w:val="640"/>
          <w:marRight w:val="0"/>
          <w:marTop w:val="0"/>
          <w:marBottom w:val="0"/>
          <w:divBdr>
            <w:top w:val="none" w:sz="0" w:space="0" w:color="auto"/>
            <w:left w:val="none" w:sz="0" w:space="0" w:color="auto"/>
            <w:bottom w:val="none" w:sz="0" w:space="0" w:color="auto"/>
            <w:right w:val="none" w:sz="0" w:space="0" w:color="auto"/>
          </w:divBdr>
        </w:div>
        <w:div w:id="1295453280">
          <w:marLeft w:val="640"/>
          <w:marRight w:val="0"/>
          <w:marTop w:val="0"/>
          <w:marBottom w:val="0"/>
          <w:divBdr>
            <w:top w:val="none" w:sz="0" w:space="0" w:color="auto"/>
            <w:left w:val="none" w:sz="0" w:space="0" w:color="auto"/>
            <w:bottom w:val="none" w:sz="0" w:space="0" w:color="auto"/>
            <w:right w:val="none" w:sz="0" w:space="0" w:color="auto"/>
          </w:divBdr>
        </w:div>
        <w:div w:id="17895412">
          <w:marLeft w:val="640"/>
          <w:marRight w:val="0"/>
          <w:marTop w:val="0"/>
          <w:marBottom w:val="0"/>
          <w:divBdr>
            <w:top w:val="none" w:sz="0" w:space="0" w:color="auto"/>
            <w:left w:val="none" w:sz="0" w:space="0" w:color="auto"/>
            <w:bottom w:val="none" w:sz="0" w:space="0" w:color="auto"/>
            <w:right w:val="none" w:sz="0" w:space="0" w:color="auto"/>
          </w:divBdr>
        </w:div>
        <w:div w:id="742070503">
          <w:marLeft w:val="640"/>
          <w:marRight w:val="0"/>
          <w:marTop w:val="0"/>
          <w:marBottom w:val="0"/>
          <w:divBdr>
            <w:top w:val="none" w:sz="0" w:space="0" w:color="auto"/>
            <w:left w:val="none" w:sz="0" w:space="0" w:color="auto"/>
            <w:bottom w:val="none" w:sz="0" w:space="0" w:color="auto"/>
            <w:right w:val="none" w:sz="0" w:space="0" w:color="auto"/>
          </w:divBdr>
        </w:div>
        <w:div w:id="1211530701">
          <w:marLeft w:val="640"/>
          <w:marRight w:val="0"/>
          <w:marTop w:val="0"/>
          <w:marBottom w:val="0"/>
          <w:divBdr>
            <w:top w:val="none" w:sz="0" w:space="0" w:color="auto"/>
            <w:left w:val="none" w:sz="0" w:space="0" w:color="auto"/>
            <w:bottom w:val="none" w:sz="0" w:space="0" w:color="auto"/>
            <w:right w:val="none" w:sz="0" w:space="0" w:color="auto"/>
          </w:divBdr>
        </w:div>
        <w:div w:id="1352798334">
          <w:marLeft w:val="640"/>
          <w:marRight w:val="0"/>
          <w:marTop w:val="0"/>
          <w:marBottom w:val="0"/>
          <w:divBdr>
            <w:top w:val="none" w:sz="0" w:space="0" w:color="auto"/>
            <w:left w:val="none" w:sz="0" w:space="0" w:color="auto"/>
            <w:bottom w:val="none" w:sz="0" w:space="0" w:color="auto"/>
            <w:right w:val="none" w:sz="0" w:space="0" w:color="auto"/>
          </w:divBdr>
        </w:div>
        <w:div w:id="1707099111">
          <w:marLeft w:val="640"/>
          <w:marRight w:val="0"/>
          <w:marTop w:val="0"/>
          <w:marBottom w:val="0"/>
          <w:divBdr>
            <w:top w:val="none" w:sz="0" w:space="0" w:color="auto"/>
            <w:left w:val="none" w:sz="0" w:space="0" w:color="auto"/>
            <w:bottom w:val="none" w:sz="0" w:space="0" w:color="auto"/>
            <w:right w:val="none" w:sz="0" w:space="0" w:color="auto"/>
          </w:divBdr>
        </w:div>
        <w:div w:id="615068603">
          <w:marLeft w:val="640"/>
          <w:marRight w:val="0"/>
          <w:marTop w:val="0"/>
          <w:marBottom w:val="0"/>
          <w:divBdr>
            <w:top w:val="none" w:sz="0" w:space="0" w:color="auto"/>
            <w:left w:val="none" w:sz="0" w:space="0" w:color="auto"/>
            <w:bottom w:val="none" w:sz="0" w:space="0" w:color="auto"/>
            <w:right w:val="none" w:sz="0" w:space="0" w:color="auto"/>
          </w:divBdr>
        </w:div>
        <w:div w:id="1461679848">
          <w:marLeft w:val="640"/>
          <w:marRight w:val="0"/>
          <w:marTop w:val="0"/>
          <w:marBottom w:val="0"/>
          <w:divBdr>
            <w:top w:val="none" w:sz="0" w:space="0" w:color="auto"/>
            <w:left w:val="none" w:sz="0" w:space="0" w:color="auto"/>
            <w:bottom w:val="none" w:sz="0" w:space="0" w:color="auto"/>
            <w:right w:val="none" w:sz="0" w:space="0" w:color="auto"/>
          </w:divBdr>
        </w:div>
        <w:div w:id="262497420">
          <w:marLeft w:val="640"/>
          <w:marRight w:val="0"/>
          <w:marTop w:val="0"/>
          <w:marBottom w:val="0"/>
          <w:divBdr>
            <w:top w:val="none" w:sz="0" w:space="0" w:color="auto"/>
            <w:left w:val="none" w:sz="0" w:space="0" w:color="auto"/>
            <w:bottom w:val="none" w:sz="0" w:space="0" w:color="auto"/>
            <w:right w:val="none" w:sz="0" w:space="0" w:color="auto"/>
          </w:divBdr>
        </w:div>
        <w:div w:id="1427923172">
          <w:marLeft w:val="640"/>
          <w:marRight w:val="0"/>
          <w:marTop w:val="0"/>
          <w:marBottom w:val="0"/>
          <w:divBdr>
            <w:top w:val="none" w:sz="0" w:space="0" w:color="auto"/>
            <w:left w:val="none" w:sz="0" w:space="0" w:color="auto"/>
            <w:bottom w:val="none" w:sz="0" w:space="0" w:color="auto"/>
            <w:right w:val="none" w:sz="0" w:space="0" w:color="auto"/>
          </w:divBdr>
        </w:div>
        <w:div w:id="2047439640">
          <w:marLeft w:val="640"/>
          <w:marRight w:val="0"/>
          <w:marTop w:val="0"/>
          <w:marBottom w:val="0"/>
          <w:divBdr>
            <w:top w:val="none" w:sz="0" w:space="0" w:color="auto"/>
            <w:left w:val="none" w:sz="0" w:space="0" w:color="auto"/>
            <w:bottom w:val="none" w:sz="0" w:space="0" w:color="auto"/>
            <w:right w:val="none" w:sz="0" w:space="0" w:color="auto"/>
          </w:divBdr>
        </w:div>
        <w:div w:id="426005723">
          <w:marLeft w:val="640"/>
          <w:marRight w:val="0"/>
          <w:marTop w:val="0"/>
          <w:marBottom w:val="0"/>
          <w:divBdr>
            <w:top w:val="none" w:sz="0" w:space="0" w:color="auto"/>
            <w:left w:val="none" w:sz="0" w:space="0" w:color="auto"/>
            <w:bottom w:val="none" w:sz="0" w:space="0" w:color="auto"/>
            <w:right w:val="none" w:sz="0" w:space="0" w:color="auto"/>
          </w:divBdr>
        </w:div>
        <w:div w:id="1656690529">
          <w:marLeft w:val="640"/>
          <w:marRight w:val="0"/>
          <w:marTop w:val="0"/>
          <w:marBottom w:val="0"/>
          <w:divBdr>
            <w:top w:val="none" w:sz="0" w:space="0" w:color="auto"/>
            <w:left w:val="none" w:sz="0" w:space="0" w:color="auto"/>
            <w:bottom w:val="none" w:sz="0" w:space="0" w:color="auto"/>
            <w:right w:val="none" w:sz="0" w:space="0" w:color="auto"/>
          </w:divBdr>
        </w:div>
        <w:div w:id="2128037405">
          <w:marLeft w:val="640"/>
          <w:marRight w:val="0"/>
          <w:marTop w:val="0"/>
          <w:marBottom w:val="0"/>
          <w:divBdr>
            <w:top w:val="none" w:sz="0" w:space="0" w:color="auto"/>
            <w:left w:val="none" w:sz="0" w:space="0" w:color="auto"/>
            <w:bottom w:val="none" w:sz="0" w:space="0" w:color="auto"/>
            <w:right w:val="none" w:sz="0" w:space="0" w:color="auto"/>
          </w:divBdr>
        </w:div>
        <w:div w:id="2100516637">
          <w:marLeft w:val="640"/>
          <w:marRight w:val="0"/>
          <w:marTop w:val="0"/>
          <w:marBottom w:val="0"/>
          <w:divBdr>
            <w:top w:val="none" w:sz="0" w:space="0" w:color="auto"/>
            <w:left w:val="none" w:sz="0" w:space="0" w:color="auto"/>
            <w:bottom w:val="none" w:sz="0" w:space="0" w:color="auto"/>
            <w:right w:val="none" w:sz="0" w:space="0" w:color="auto"/>
          </w:divBdr>
        </w:div>
        <w:div w:id="2105035034">
          <w:marLeft w:val="640"/>
          <w:marRight w:val="0"/>
          <w:marTop w:val="0"/>
          <w:marBottom w:val="0"/>
          <w:divBdr>
            <w:top w:val="none" w:sz="0" w:space="0" w:color="auto"/>
            <w:left w:val="none" w:sz="0" w:space="0" w:color="auto"/>
            <w:bottom w:val="none" w:sz="0" w:space="0" w:color="auto"/>
            <w:right w:val="none" w:sz="0" w:space="0" w:color="auto"/>
          </w:divBdr>
        </w:div>
        <w:div w:id="39328743">
          <w:marLeft w:val="640"/>
          <w:marRight w:val="0"/>
          <w:marTop w:val="0"/>
          <w:marBottom w:val="0"/>
          <w:divBdr>
            <w:top w:val="none" w:sz="0" w:space="0" w:color="auto"/>
            <w:left w:val="none" w:sz="0" w:space="0" w:color="auto"/>
            <w:bottom w:val="none" w:sz="0" w:space="0" w:color="auto"/>
            <w:right w:val="none" w:sz="0" w:space="0" w:color="auto"/>
          </w:divBdr>
        </w:div>
        <w:div w:id="1853370168">
          <w:marLeft w:val="640"/>
          <w:marRight w:val="0"/>
          <w:marTop w:val="0"/>
          <w:marBottom w:val="0"/>
          <w:divBdr>
            <w:top w:val="none" w:sz="0" w:space="0" w:color="auto"/>
            <w:left w:val="none" w:sz="0" w:space="0" w:color="auto"/>
            <w:bottom w:val="none" w:sz="0" w:space="0" w:color="auto"/>
            <w:right w:val="none" w:sz="0" w:space="0" w:color="auto"/>
          </w:divBdr>
        </w:div>
        <w:div w:id="281428378">
          <w:marLeft w:val="640"/>
          <w:marRight w:val="0"/>
          <w:marTop w:val="0"/>
          <w:marBottom w:val="0"/>
          <w:divBdr>
            <w:top w:val="none" w:sz="0" w:space="0" w:color="auto"/>
            <w:left w:val="none" w:sz="0" w:space="0" w:color="auto"/>
            <w:bottom w:val="none" w:sz="0" w:space="0" w:color="auto"/>
            <w:right w:val="none" w:sz="0" w:space="0" w:color="auto"/>
          </w:divBdr>
        </w:div>
        <w:div w:id="468137381">
          <w:marLeft w:val="640"/>
          <w:marRight w:val="0"/>
          <w:marTop w:val="0"/>
          <w:marBottom w:val="0"/>
          <w:divBdr>
            <w:top w:val="none" w:sz="0" w:space="0" w:color="auto"/>
            <w:left w:val="none" w:sz="0" w:space="0" w:color="auto"/>
            <w:bottom w:val="none" w:sz="0" w:space="0" w:color="auto"/>
            <w:right w:val="none" w:sz="0" w:space="0" w:color="auto"/>
          </w:divBdr>
        </w:div>
        <w:div w:id="1227491825">
          <w:marLeft w:val="640"/>
          <w:marRight w:val="0"/>
          <w:marTop w:val="0"/>
          <w:marBottom w:val="0"/>
          <w:divBdr>
            <w:top w:val="none" w:sz="0" w:space="0" w:color="auto"/>
            <w:left w:val="none" w:sz="0" w:space="0" w:color="auto"/>
            <w:bottom w:val="none" w:sz="0" w:space="0" w:color="auto"/>
            <w:right w:val="none" w:sz="0" w:space="0" w:color="auto"/>
          </w:divBdr>
        </w:div>
        <w:div w:id="99685526">
          <w:marLeft w:val="640"/>
          <w:marRight w:val="0"/>
          <w:marTop w:val="0"/>
          <w:marBottom w:val="0"/>
          <w:divBdr>
            <w:top w:val="none" w:sz="0" w:space="0" w:color="auto"/>
            <w:left w:val="none" w:sz="0" w:space="0" w:color="auto"/>
            <w:bottom w:val="none" w:sz="0" w:space="0" w:color="auto"/>
            <w:right w:val="none" w:sz="0" w:space="0" w:color="auto"/>
          </w:divBdr>
        </w:div>
        <w:div w:id="1732382330">
          <w:marLeft w:val="640"/>
          <w:marRight w:val="0"/>
          <w:marTop w:val="0"/>
          <w:marBottom w:val="0"/>
          <w:divBdr>
            <w:top w:val="none" w:sz="0" w:space="0" w:color="auto"/>
            <w:left w:val="none" w:sz="0" w:space="0" w:color="auto"/>
            <w:bottom w:val="none" w:sz="0" w:space="0" w:color="auto"/>
            <w:right w:val="none" w:sz="0" w:space="0" w:color="auto"/>
          </w:divBdr>
        </w:div>
        <w:div w:id="1913545854">
          <w:marLeft w:val="640"/>
          <w:marRight w:val="0"/>
          <w:marTop w:val="0"/>
          <w:marBottom w:val="0"/>
          <w:divBdr>
            <w:top w:val="none" w:sz="0" w:space="0" w:color="auto"/>
            <w:left w:val="none" w:sz="0" w:space="0" w:color="auto"/>
            <w:bottom w:val="none" w:sz="0" w:space="0" w:color="auto"/>
            <w:right w:val="none" w:sz="0" w:space="0" w:color="auto"/>
          </w:divBdr>
        </w:div>
        <w:div w:id="176579684">
          <w:marLeft w:val="640"/>
          <w:marRight w:val="0"/>
          <w:marTop w:val="0"/>
          <w:marBottom w:val="0"/>
          <w:divBdr>
            <w:top w:val="none" w:sz="0" w:space="0" w:color="auto"/>
            <w:left w:val="none" w:sz="0" w:space="0" w:color="auto"/>
            <w:bottom w:val="none" w:sz="0" w:space="0" w:color="auto"/>
            <w:right w:val="none" w:sz="0" w:space="0" w:color="auto"/>
          </w:divBdr>
        </w:div>
        <w:div w:id="571165577">
          <w:marLeft w:val="640"/>
          <w:marRight w:val="0"/>
          <w:marTop w:val="0"/>
          <w:marBottom w:val="0"/>
          <w:divBdr>
            <w:top w:val="none" w:sz="0" w:space="0" w:color="auto"/>
            <w:left w:val="none" w:sz="0" w:space="0" w:color="auto"/>
            <w:bottom w:val="none" w:sz="0" w:space="0" w:color="auto"/>
            <w:right w:val="none" w:sz="0" w:space="0" w:color="auto"/>
          </w:divBdr>
        </w:div>
        <w:div w:id="1608661206">
          <w:marLeft w:val="640"/>
          <w:marRight w:val="0"/>
          <w:marTop w:val="0"/>
          <w:marBottom w:val="0"/>
          <w:divBdr>
            <w:top w:val="none" w:sz="0" w:space="0" w:color="auto"/>
            <w:left w:val="none" w:sz="0" w:space="0" w:color="auto"/>
            <w:bottom w:val="none" w:sz="0" w:space="0" w:color="auto"/>
            <w:right w:val="none" w:sz="0" w:space="0" w:color="auto"/>
          </w:divBdr>
        </w:div>
        <w:div w:id="1214655787">
          <w:marLeft w:val="640"/>
          <w:marRight w:val="0"/>
          <w:marTop w:val="0"/>
          <w:marBottom w:val="0"/>
          <w:divBdr>
            <w:top w:val="none" w:sz="0" w:space="0" w:color="auto"/>
            <w:left w:val="none" w:sz="0" w:space="0" w:color="auto"/>
            <w:bottom w:val="none" w:sz="0" w:space="0" w:color="auto"/>
            <w:right w:val="none" w:sz="0" w:space="0" w:color="auto"/>
          </w:divBdr>
        </w:div>
        <w:div w:id="1425960436">
          <w:marLeft w:val="640"/>
          <w:marRight w:val="0"/>
          <w:marTop w:val="0"/>
          <w:marBottom w:val="0"/>
          <w:divBdr>
            <w:top w:val="none" w:sz="0" w:space="0" w:color="auto"/>
            <w:left w:val="none" w:sz="0" w:space="0" w:color="auto"/>
            <w:bottom w:val="none" w:sz="0" w:space="0" w:color="auto"/>
            <w:right w:val="none" w:sz="0" w:space="0" w:color="auto"/>
          </w:divBdr>
        </w:div>
        <w:div w:id="713428463">
          <w:marLeft w:val="640"/>
          <w:marRight w:val="0"/>
          <w:marTop w:val="0"/>
          <w:marBottom w:val="0"/>
          <w:divBdr>
            <w:top w:val="none" w:sz="0" w:space="0" w:color="auto"/>
            <w:left w:val="none" w:sz="0" w:space="0" w:color="auto"/>
            <w:bottom w:val="none" w:sz="0" w:space="0" w:color="auto"/>
            <w:right w:val="none" w:sz="0" w:space="0" w:color="auto"/>
          </w:divBdr>
        </w:div>
        <w:div w:id="821581678">
          <w:marLeft w:val="640"/>
          <w:marRight w:val="0"/>
          <w:marTop w:val="0"/>
          <w:marBottom w:val="0"/>
          <w:divBdr>
            <w:top w:val="none" w:sz="0" w:space="0" w:color="auto"/>
            <w:left w:val="none" w:sz="0" w:space="0" w:color="auto"/>
            <w:bottom w:val="none" w:sz="0" w:space="0" w:color="auto"/>
            <w:right w:val="none" w:sz="0" w:space="0" w:color="auto"/>
          </w:divBdr>
        </w:div>
        <w:div w:id="2012752307">
          <w:marLeft w:val="640"/>
          <w:marRight w:val="0"/>
          <w:marTop w:val="0"/>
          <w:marBottom w:val="0"/>
          <w:divBdr>
            <w:top w:val="none" w:sz="0" w:space="0" w:color="auto"/>
            <w:left w:val="none" w:sz="0" w:space="0" w:color="auto"/>
            <w:bottom w:val="none" w:sz="0" w:space="0" w:color="auto"/>
            <w:right w:val="none" w:sz="0" w:space="0" w:color="auto"/>
          </w:divBdr>
        </w:div>
        <w:div w:id="1683240270">
          <w:marLeft w:val="640"/>
          <w:marRight w:val="0"/>
          <w:marTop w:val="0"/>
          <w:marBottom w:val="0"/>
          <w:divBdr>
            <w:top w:val="none" w:sz="0" w:space="0" w:color="auto"/>
            <w:left w:val="none" w:sz="0" w:space="0" w:color="auto"/>
            <w:bottom w:val="none" w:sz="0" w:space="0" w:color="auto"/>
            <w:right w:val="none" w:sz="0" w:space="0" w:color="auto"/>
          </w:divBdr>
        </w:div>
        <w:div w:id="641614712">
          <w:marLeft w:val="640"/>
          <w:marRight w:val="0"/>
          <w:marTop w:val="0"/>
          <w:marBottom w:val="0"/>
          <w:divBdr>
            <w:top w:val="none" w:sz="0" w:space="0" w:color="auto"/>
            <w:left w:val="none" w:sz="0" w:space="0" w:color="auto"/>
            <w:bottom w:val="none" w:sz="0" w:space="0" w:color="auto"/>
            <w:right w:val="none" w:sz="0" w:space="0" w:color="auto"/>
          </w:divBdr>
        </w:div>
        <w:div w:id="2049337467">
          <w:marLeft w:val="640"/>
          <w:marRight w:val="0"/>
          <w:marTop w:val="0"/>
          <w:marBottom w:val="0"/>
          <w:divBdr>
            <w:top w:val="none" w:sz="0" w:space="0" w:color="auto"/>
            <w:left w:val="none" w:sz="0" w:space="0" w:color="auto"/>
            <w:bottom w:val="none" w:sz="0" w:space="0" w:color="auto"/>
            <w:right w:val="none" w:sz="0" w:space="0" w:color="auto"/>
          </w:divBdr>
        </w:div>
        <w:div w:id="104471416">
          <w:marLeft w:val="640"/>
          <w:marRight w:val="0"/>
          <w:marTop w:val="0"/>
          <w:marBottom w:val="0"/>
          <w:divBdr>
            <w:top w:val="none" w:sz="0" w:space="0" w:color="auto"/>
            <w:left w:val="none" w:sz="0" w:space="0" w:color="auto"/>
            <w:bottom w:val="none" w:sz="0" w:space="0" w:color="auto"/>
            <w:right w:val="none" w:sz="0" w:space="0" w:color="auto"/>
          </w:divBdr>
        </w:div>
        <w:div w:id="2040667848">
          <w:marLeft w:val="640"/>
          <w:marRight w:val="0"/>
          <w:marTop w:val="0"/>
          <w:marBottom w:val="0"/>
          <w:divBdr>
            <w:top w:val="none" w:sz="0" w:space="0" w:color="auto"/>
            <w:left w:val="none" w:sz="0" w:space="0" w:color="auto"/>
            <w:bottom w:val="none" w:sz="0" w:space="0" w:color="auto"/>
            <w:right w:val="none" w:sz="0" w:space="0" w:color="auto"/>
          </w:divBdr>
        </w:div>
        <w:div w:id="1208375532">
          <w:marLeft w:val="640"/>
          <w:marRight w:val="0"/>
          <w:marTop w:val="0"/>
          <w:marBottom w:val="0"/>
          <w:divBdr>
            <w:top w:val="none" w:sz="0" w:space="0" w:color="auto"/>
            <w:left w:val="none" w:sz="0" w:space="0" w:color="auto"/>
            <w:bottom w:val="none" w:sz="0" w:space="0" w:color="auto"/>
            <w:right w:val="none" w:sz="0" w:space="0" w:color="auto"/>
          </w:divBdr>
        </w:div>
        <w:div w:id="186217665">
          <w:marLeft w:val="640"/>
          <w:marRight w:val="0"/>
          <w:marTop w:val="0"/>
          <w:marBottom w:val="0"/>
          <w:divBdr>
            <w:top w:val="none" w:sz="0" w:space="0" w:color="auto"/>
            <w:left w:val="none" w:sz="0" w:space="0" w:color="auto"/>
            <w:bottom w:val="none" w:sz="0" w:space="0" w:color="auto"/>
            <w:right w:val="none" w:sz="0" w:space="0" w:color="auto"/>
          </w:divBdr>
        </w:div>
        <w:div w:id="1699968560">
          <w:marLeft w:val="640"/>
          <w:marRight w:val="0"/>
          <w:marTop w:val="0"/>
          <w:marBottom w:val="0"/>
          <w:divBdr>
            <w:top w:val="none" w:sz="0" w:space="0" w:color="auto"/>
            <w:left w:val="none" w:sz="0" w:space="0" w:color="auto"/>
            <w:bottom w:val="none" w:sz="0" w:space="0" w:color="auto"/>
            <w:right w:val="none" w:sz="0" w:space="0" w:color="auto"/>
          </w:divBdr>
        </w:div>
        <w:div w:id="1935551877">
          <w:marLeft w:val="640"/>
          <w:marRight w:val="0"/>
          <w:marTop w:val="0"/>
          <w:marBottom w:val="0"/>
          <w:divBdr>
            <w:top w:val="none" w:sz="0" w:space="0" w:color="auto"/>
            <w:left w:val="none" w:sz="0" w:space="0" w:color="auto"/>
            <w:bottom w:val="none" w:sz="0" w:space="0" w:color="auto"/>
            <w:right w:val="none" w:sz="0" w:space="0" w:color="auto"/>
          </w:divBdr>
        </w:div>
        <w:div w:id="494343011">
          <w:marLeft w:val="640"/>
          <w:marRight w:val="0"/>
          <w:marTop w:val="0"/>
          <w:marBottom w:val="0"/>
          <w:divBdr>
            <w:top w:val="none" w:sz="0" w:space="0" w:color="auto"/>
            <w:left w:val="none" w:sz="0" w:space="0" w:color="auto"/>
            <w:bottom w:val="none" w:sz="0" w:space="0" w:color="auto"/>
            <w:right w:val="none" w:sz="0" w:space="0" w:color="auto"/>
          </w:divBdr>
        </w:div>
        <w:div w:id="1636720323">
          <w:marLeft w:val="640"/>
          <w:marRight w:val="0"/>
          <w:marTop w:val="0"/>
          <w:marBottom w:val="0"/>
          <w:divBdr>
            <w:top w:val="none" w:sz="0" w:space="0" w:color="auto"/>
            <w:left w:val="none" w:sz="0" w:space="0" w:color="auto"/>
            <w:bottom w:val="none" w:sz="0" w:space="0" w:color="auto"/>
            <w:right w:val="none" w:sz="0" w:space="0" w:color="auto"/>
          </w:divBdr>
        </w:div>
        <w:div w:id="2120293554">
          <w:marLeft w:val="640"/>
          <w:marRight w:val="0"/>
          <w:marTop w:val="0"/>
          <w:marBottom w:val="0"/>
          <w:divBdr>
            <w:top w:val="none" w:sz="0" w:space="0" w:color="auto"/>
            <w:left w:val="none" w:sz="0" w:space="0" w:color="auto"/>
            <w:bottom w:val="none" w:sz="0" w:space="0" w:color="auto"/>
            <w:right w:val="none" w:sz="0" w:space="0" w:color="auto"/>
          </w:divBdr>
        </w:div>
        <w:div w:id="560215238">
          <w:marLeft w:val="640"/>
          <w:marRight w:val="0"/>
          <w:marTop w:val="0"/>
          <w:marBottom w:val="0"/>
          <w:divBdr>
            <w:top w:val="none" w:sz="0" w:space="0" w:color="auto"/>
            <w:left w:val="none" w:sz="0" w:space="0" w:color="auto"/>
            <w:bottom w:val="none" w:sz="0" w:space="0" w:color="auto"/>
            <w:right w:val="none" w:sz="0" w:space="0" w:color="auto"/>
          </w:divBdr>
        </w:div>
        <w:div w:id="1201473645">
          <w:marLeft w:val="640"/>
          <w:marRight w:val="0"/>
          <w:marTop w:val="0"/>
          <w:marBottom w:val="0"/>
          <w:divBdr>
            <w:top w:val="none" w:sz="0" w:space="0" w:color="auto"/>
            <w:left w:val="none" w:sz="0" w:space="0" w:color="auto"/>
            <w:bottom w:val="none" w:sz="0" w:space="0" w:color="auto"/>
            <w:right w:val="none" w:sz="0" w:space="0" w:color="auto"/>
          </w:divBdr>
        </w:div>
        <w:div w:id="444618485">
          <w:marLeft w:val="640"/>
          <w:marRight w:val="0"/>
          <w:marTop w:val="0"/>
          <w:marBottom w:val="0"/>
          <w:divBdr>
            <w:top w:val="none" w:sz="0" w:space="0" w:color="auto"/>
            <w:left w:val="none" w:sz="0" w:space="0" w:color="auto"/>
            <w:bottom w:val="none" w:sz="0" w:space="0" w:color="auto"/>
            <w:right w:val="none" w:sz="0" w:space="0" w:color="auto"/>
          </w:divBdr>
        </w:div>
        <w:div w:id="356858267">
          <w:marLeft w:val="640"/>
          <w:marRight w:val="0"/>
          <w:marTop w:val="0"/>
          <w:marBottom w:val="0"/>
          <w:divBdr>
            <w:top w:val="none" w:sz="0" w:space="0" w:color="auto"/>
            <w:left w:val="none" w:sz="0" w:space="0" w:color="auto"/>
            <w:bottom w:val="none" w:sz="0" w:space="0" w:color="auto"/>
            <w:right w:val="none" w:sz="0" w:space="0" w:color="auto"/>
          </w:divBdr>
        </w:div>
        <w:div w:id="1068725089">
          <w:marLeft w:val="640"/>
          <w:marRight w:val="0"/>
          <w:marTop w:val="0"/>
          <w:marBottom w:val="0"/>
          <w:divBdr>
            <w:top w:val="none" w:sz="0" w:space="0" w:color="auto"/>
            <w:left w:val="none" w:sz="0" w:space="0" w:color="auto"/>
            <w:bottom w:val="none" w:sz="0" w:space="0" w:color="auto"/>
            <w:right w:val="none" w:sz="0" w:space="0" w:color="auto"/>
          </w:divBdr>
        </w:div>
        <w:div w:id="405152154">
          <w:marLeft w:val="640"/>
          <w:marRight w:val="0"/>
          <w:marTop w:val="0"/>
          <w:marBottom w:val="0"/>
          <w:divBdr>
            <w:top w:val="none" w:sz="0" w:space="0" w:color="auto"/>
            <w:left w:val="none" w:sz="0" w:space="0" w:color="auto"/>
            <w:bottom w:val="none" w:sz="0" w:space="0" w:color="auto"/>
            <w:right w:val="none" w:sz="0" w:space="0" w:color="auto"/>
          </w:divBdr>
        </w:div>
        <w:div w:id="707294715">
          <w:marLeft w:val="640"/>
          <w:marRight w:val="0"/>
          <w:marTop w:val="0"/>
          <w:marBottom w:val="0"/>
          <w:divBdr>
            <w:top w:val="none" w:sz="0" w:space="0" w:color="auto"/>
            <w:left w:val="none" w:sz="0" w:space="0" w:color="auto"/>
            <w:bottom w:val="none" w:sz="0" w:space="0" w:color="auto"/>
            <w:right w:val="none" w:sz="0" w:space="0" w:color="auto"/>
          </w:divBdr>
        </w:div>
        <w:div w:id="1032026721">
          <w:marLeft w:val="640"/>
          <w:marRight w:val="0"/>
          <w:marTop w:val="0"/>
          <w:marBottom w:val="0"/>
          <w:divBdr>
            <w:top w:val="none" w:sz="0" w:space="0" w:color="auto"/>
            <w:left w:val="none" w:sz="0" w:space="0" w:color="auto"/>
            <w:bottom w:val="none" w:sz="0" w:space="0" w:color="auto"/>
            <w:right w:val="none" w:sz="0" w:space="0" w:color="auto"/>
          </w:divBdr>
        </w:div>
        <w:div w:id="1076247500">
          <w:marLeft w:val="640"/>
          <w:marRight w:val="0"/>
          <w:marTop w:val="0"/>
          <w:marBottom w:val="0"/>
          <w:divBdr>
            <w:top w:val="none" w:sz="0" w:space="0" w:color="auto"/>
            <w:left w:val="none" w:sz="0" w:space="0" w:color="auto"/>
            <w:bottom w:val="none" w:sz="0" w:space="0" w:color="auto"/>
            <w:right w:val="none" w:sz="0" w:space="0" w:color="auto"/>
          </w:divBdr>
        </w:div>
        <w:div w:id="906960950">
          <w:marLeft w:val="640"/>
          <w:marRight w:val="0"/>
          <w:marTop w:val="0"/>
          <w:marBottom w:val="0"/>
          <w:divBdr>
            <w:top w:val="none" w:sz="0" w:space="0" w:color="auto"/>
            <w:left w:val="none" w:sz="0" w:space="0" w:color="auto"/>
            <w:bottom w:val="none" w:sz="0" w:space="0" w:color="auto"/>
            <w:right w:val="none" w:sz="0" w:space="0" w:color="auto"/>
          </w:divBdr>
        </w:div>
        <w:div w:id="2053112065">
          <w:marLeft w:val="640"/>
          <w:marRight w:val="0"/>
          <w:marTop w:val="0"/>
          <w:marBottom w:val="0"/>
          <w:divBdr>
            <w:top w:val="none" w:sz="0" w:space="0" w:color="auto"/>
            <w:left w:val="none" w:sz="0" w:space="0" w:color="auto"/>
            <w:bottom w:val="none" w:sz="0" w:space="0" w:color="auto"/>
            <w:right w:val="none" w:sz="0" w:space="0" w:color="auto"/>
          </w:divBdr>
        </w:div>
        <w:div w:id="1921939580">
          <w:marLeft w:val="640"/>
          <w:marRight w:val="0"/>
          <w:marTop w:val="0"/>
          <w:marBottom w:val="0"/>
          <w:divBdr>
            <w:top w:val="none" w:sz="0" w:space="0" w:color="auto"/>
            <w:left w:val="none" w:sz="0" w:space="0" w:color="auto"/>
            <w:bottom w:val="none" w:sz="0" w:space="0" w:color="auto"/>
            <w:right w:val="none" w:sz="0" w:space="0" w:color="auto"/>
          </w:divBdr>
        </w:div>
        <w:div w:id="988481856">
          <w:marLeft w:val="640"/>
          <w:marRight w:val="0"/>
          <w:marTop w:val="0"/>
          <w:marBottom w:val="0"/>
          <w:divBdr>
            <w:top w:val="none" w:sz="0" w:space="0" w:color="auto"/>
            <w:left w:val="none" w:sz="0" w:space="0" w:color="auto"/>
            <w:bottom w:val="none" w:sz="0" w:space="0" w:color="auto"/>
            <w:right w:val="none" w:sz="0" w:space="0" w:color="auto"/>
          </w:divBdr>
        </w:div>
      </w:divsChild>
    </w:div>
    <w:div w:id="618880469">
      <w:bodyDiv w:val="1"/>
      <w:marLeft w:val="0"/>
      <w:marRight w:val="0"/>
      <w:marTop w:val="0"/>
      <w:marBottom w:val="0"/>
      <w:divBdr>
        <w:top w:val="none" w:sz="0" w:space="0" w:color="auto"/>
        <w:left w:val="none" w:sz="0" w:space="0" w:color="auto"/>
        <w:bottom w:val="none" w:sz="0" w:space="0" w:color="auto"/>
        <w:right w:val="none" w:sz="0" w:space="0" w:color="auto"/>
      </w:divBdr>
      <w:divsChild>
        <w:div w:id="1346979699">
          <w:marLeft w:val="640"/>
          <w:marRight w:val="0"/>
          <w:marTop w:val="0"/>
          <w:marBottom w:val="0"/>
          <w:divBdr>
            <w:top w:val="none" w:sz="0" w:space="0" w:color="auto"/>
            <w:left w:val="none" w:sz="0" w:space="0" w:color="auto"/>
            <w:bottom w:val="none" w:sz="0" w:space="0" w:color="auto"/>
            <w:right w:val="none" w:sz="0" w:space="0" w:color="auto"/>
          </w:divBdr>
        </w:div>
        <w:div w:id="1788425768">
          <w:marLeft w:val="640"/>
          <w:marRight w:val="0"/>
          <w:marTop w:val="0"/>
          <w:marBottom w:val="0"/>
          <w:divBdr>
            <w:top w:val="none" w:sz="0" w:space="0" w:color="auto"/>
            <w:left w:val="none" w:sz="0" w:space="0" w:color="auto"/>
            <w:bottom w:val="none" w:sz="0" w:space="0" w:color="auto"/>
            <w:right w:val="none" w:sz="0" w:space="0" w:color="auto"/>
          </w:divBdr>
        </w:div>
        <w:div w:id="358236447">
          <w:marLeft w:val="640"/>
          <w:marRight w:val="0"/>
          <w:marTop w:val="0"/>
          <w:marBottom w:val="0"/>
          <w:divBdr>
            <w:top w:val="none" w:sz="0" w:space="0" w:color="auto"/>
            <w:left w:val="none" w:sz="0" w:space="0" w:color="auto"/>
            <w:bottom w:val="none" w:sz="0" w:space="0" w:color="auto"/>
            <w:right w:val="none" w:sz="0" w:space="0" w:color="auto"/>
          </w:divBdr>
        </w:div>
        <w:div w:id="1737164365">
          <w:marLeft w:val="640"/>
          <w:marRight w:val="0"/>
          <w:marTop w:val="0"/>
          <w:marBottom w:val="0"/>
          <w:divBdr>
            <w:top w:val="none" w:sz="0" w:space="0" w:color="auto"/>
            <w:left w:val="none" w:sz="0" w:space="0" w:color="auto"/>
            <w:bottom w:val="none" w:sz="0" w:space="0" w:color="auto"/>
            <w:right w:val="none" w:sz="0" w:space="0" w:color="auto"/>
          </w:divBdr>
        </w:div>
        <w:div w:id="1900707289">
          <w:marLeft w:val="640"/>
          <w:marRight w:val="0"/>
          <w:marTop w:val="0"/>
          <w:marBottom w:val="0"/>
          <w:divBdr>
            <w:top w:val="none" w:sz="0" w:space="0" w:color="auto"/>
            <w:left w:val="none" w:sz="0" w:space="0" w:color="auto"/>
            <w:bottom w:val="none" w:sz="0" w:space="0" w:color="auto"/>
            <w:right w:val="none" w:sz="0" w:space="0" w:color="auto"/>
          </w:divBdr>
        </w:div>
        <w:div w:id="1854031013">
          <w:marLeft w:val="640"/>
          <w:marRight w:val="0"/>
          <w:marTop w:val="0"/>
          <w:marBottom w:val="0"/>
          <w:divBdr>
            <w:top w:val="none" w:sz="0" w:space="0" w:color="auto"/>
            <w:left w:val="none" w:sz="0" w:space="0" w:color="auto"/>
            <w:bottom w:val="none" w:sz="0" w:space="0" w:color="auto"/>
            <w:right w:val="none" w:sz="0" w:space="0" w:color="auto"/>
          </w:divBdr>
        </w:div>
        <w:div w:id="1339229634">
          <w:marLeft w:val="640"/>
          <w:marRight w:val="0"/>
          <w:marTop w:val="0"/>
          <w:marBottom w:val="0"/>
          <w:divBdr>
            <w:top w:val="none" w:sz="0" w:space="0" w:color="auto"/>
            <w:left w:val="none" w:sz="0" w:space="0" w:color="auto"/>
            <w:bottom w:val="none" w:sz="0" w:space="0" w:color="auto"/>
            <w:right w:val="none" w:sz="0" w:space="0" w:color="auto"/>
          </w:divBdr>
        </w:div>
        <w:div w:id="750396301">
          <w:marLeft w:val="640"/>
          <w:marRight w:val="0"/>
          <w:marTop w:val="0"/>
          <w:marBottom w:val="0"/>
          <w:divBdr>
            <w:top w:val="none" w:sz="0" w:space="0" w:color="auto"/>
            <w:left w:val="none" w:sz="0" w:space="0" w:color="auto"/>
            <w:bottom w:val="none" w:sz="0" w:space="0" w:color="auto"/>
            <w:right w:val="none" w:sz="0" w:space="0" w:color="auto"/>
          </w:divBdr>
        </w:div>
        <w:div w:id="1544903239">
          <w:marLeft w:val="640"/>
          <w:marRight w:val="0"/>
          <w:marTop w:val="0"/>
          <w:marBottom w:val="0"/>
          <w:divBdr>
            <w:top w:val="none" w:sz="0" w:space="0" w:color="auto"/>
            <w:left w:val="none" w:sz="0" w:space="0" w:color="auto"/>
            <w:bottom w:val="none" w:sz="0" w:space="0" w:color="auto"/>
            <w:right w:val="none" w:sz="0" w:space="0" w:color="auto"/>
          </w:divBdr>
        </w:div>
        <w:div w:id="26490274">
          <w:marLeft w:val="640"/>
          <w:marRight w:val="0"/>
          <w:marTop w:val="0"/>
          <w:marBottom w:val="0"/>
          <w:divBdr>
            <w:top w:val="none" w:sz="0" w:space="0" w:color="auto"/>
            <w:left w:val="none" w:sz="0" w:space="0" w:color="auto"/>
            <w:bottom w:val="none" w:sz="0" w:space="0" w:color="auto"/>
            <w:right w:val="none" w:sz="0" w:space="0" w:color="auto"/>
          </w:divBdr>
        </w:div>
        <w:div w:id="313800098">
          <w:marLeft w:val="640"/>
          <w:marRight w:val="0"/>
          <w:marTop w:val="0"/>
          <w:marBottom w:val="0"/>
          <w:divBdr>
            <w:top w:val="none" w:sz="0" w:space="0" w:color="auto"/>
            <w:left w:val="none" w:sz="0" w:space="0" w:color="auto"/>
            <w:bottom w:val="none" w:sz="0" w:space="0" w:color="auto"/>
            <w:right w:val="none" w:sz="0" w:space="0" w:color="auto"/>
          </w:divBdr>
        </w:div>
        <w:div w:id="1467504783">
          <w:marLeft w:val="640"/>
          <w:marRight w:val="0"/>
          <w:marTop w:val="0"/>
          <w:marBottom w:val="0"/>
          <w:divBdr>
            <w:top w:val="none" w:sz="0" w:space="0" w:color="auto"/>
            <w:left w:val="none" w:sz="0" w:space="0" w:color="auto"/>
            <w:bottom w:val="none" w:sz="0" w:space="0" w:color="auto"/>
            <w:right w:val="none" w:sz="0" w:space="0" w:color="auto"/>
          </w:divBdr>
        </w:div>
        <w:div w:id="405348928">
          <w:marLeft w:val="640"/>
          <w:marRight w:val="0"/>
          <w:marTop w:val="0"/>
          <w:marBottom w:val="0"/>
          <w:divBdr>
            <w:top w:val="none" w:sz="0" w:space="0" w:color="auto"/>
            <w:left w:val="none" w:sz="0" w:space="0" w:color="auto"/>
            <w:bottom w:val="none" w:sz="0" w:space="0" w:color="auto"/>
            <w:right w:val="none" w:sz="0" w:space="0" w:color="auto"/>
          </w:divBdr>
        </w:div>
        <w:div w:id="1081413181">
          <w:marLeft w:val="640"/>
          <w:marRight w:val="0"/>
          <w:marTop w:val="0"/>
          <w:marBottom w:val="0"/>
          <w:divBdr>
            <w:top w:val="none" w:sz="0" w:space="0" w:color="auto"/>
            <w:left w:val="none" w:sz="0" w:space="0" w:color="auto"/>
            <w:bottom w:val="none" w:sz="0" w:space="0" w:color="auto"/>
            <w:right w:val="none" w:sz="0" w:space="0" w:color="auto"/>
          </w:divBdr>
        </w:div>
        <w:div w:id="1729451089">
          <w:marLeft w:val="640"/>
          <w:marRight w:val="0"/>
          <w:marTop w:val="0"/>
          <w:marBottom w:val="0"/>
          <w:divBdr>
            <w:top w:val="none" w:sz="0" w:space="0" w:color="auto"/>
            <w:left w:val="none" w:sz="0" w:space="0" w:color="auto"/>
            <w:bottom w:val="none" w:sz="0" w:space="0" w:color="auto"/>
            <w:right w:val="none" w:sz="0" w:space="0" w:color="auto"/>
          </w:divBdr>
        </w:div>
        <w:div w:id="1104034684">
          <w:marLeft w:val="640"/>
          <w:marRight w:val="0"/>
          <w:marTop w:val="0"/>
          <w:marBottom w:val="0"/>
          <w:divBdr>
            <w:top w:val="none" w:sz="0" w:space="0" w:color="auto"/>
            <w:left w:val="none" w:sz="0" w:space="0" w:color="auto"/>
            <w:bottom w:val="none" w:sz="0" w:space="0" w:color="auto"/>
            <w:right w:val="none" w:sz="0" w:space="0" w:color="auto"/>
          </w:divBdr>
        </w:div>
        <w:div w:id="631398802">
          <w:marLeft w:val="640"/>
          <w:marRight w:val="0"/>
          <w:marTop w:val="0"/>
          <w:marBottom w:val="0"/>
          <w:divBdr>
            <w:top w:val="none" w:sz="0" w:space="0" w:color="auto"/>
            <w:left w:val="none" w:sz="0" w:space="0" w:color="auto"/>
            <w:bottom w:val="none" w:sz="0" w:space="0" w:color="auto"/>
            <w:right w:val="none" w:sz="0" w:space="0" w:color="auto"/>
          </w:divBdr>
        </w:div>
        <w:div w:id="2104035877">
          <w:marLeft w:val="640"/>
          <w:marRight w:val="0"/>
          <w:marTop w:val="0"/>
          <w:marBottom w:val="0"/>
          <w:divBdr>
            <w:top w:val="none" w:sz="0" w:space="0" w:color="auto"/>
            <w:left w:val="none" w:sz="0" w:space="0" w:color="auto"/>
            <w:bottom w:val="none" w:sz="0" w:space="0" w:color="auto"/>
            <w:right w:val="none" w:sz="0" w:space="0" w:color="auto"/>
          </w:divBdr>
        </w:div>
        <w:div w:id="832261945">
          <w:marLeft w:val="640"/>
          <w:marRight w:val="0"/>
          <w:marTop w:val="0"/>
          <w:marBottom w:val="0"/>
          <w:divBdr>
            <w:top w:val="none" w:sz="0" w:space="0" w:color="auto"/>
            <w:left w:val="none" w:sz="0" w:space="0" w:color="auto"/>
            <w:bottom w:val="none" w:sz="0" w:space="0" w:color="auto"/>
            <w:right w:val="none" w:sz="0" w:space="0" w:color="auto"/>
          </w:divBdr>
        </w:div>
        <w:div w:id="92360739">
          <w:marLeft w:val="640"/>
          <w:marRight w:val="0"/>
          <w:marTop w:val="0"/>
          <w:marBottom w:val="0"/>
          <w:divBdr>
            <w:top w:val="none" w:sz="0" w:space="0" w:color="auto"/>
            <w:left w:val="none" w:sz="0" w:space="0" w:color="auto"/>
            <w:bottom w:val="none" w:sz="0" w:space="0" w:color="auto"/>
            <w:right w:val="none" w:sz="0" w:space="0" w:color="auto"/>
          </w:divBdr>
        </w:div>
        <w:div w:id="152337161">
          <w:marLeft w:val="640"/>
          <w:marRight w:val="0"/>
          <w:marTop w:val="0"/>
          <w:marBottom w:val="0"/>
          <w:divBdr>
            <w:top w:val="none" w:sz="0" w:space="0" w:color="auto"/>
            <w:left w:val="none" w:sz="0" w:space="0" w:color="auto"/>
            <w:bottom w:val="none" w:sz="0" w:space="0" w:color="auto"/>
            <w:right w:val="none" w:sz="0" w:space="0" w:color="auto"/>
          </w:divBdr>
        </w:div>
        <w:div w:id="1304045541">
          <w:marLeft w:val="640"/>
          <w:marRight w:val="0"/>
          <w:marTop w:val="0"/>
          <w:marBottom w:val="0"/>
          <w:divBdr>
            <w:top w:val="none" w:sz="0" w:space="0" w:color="auto"/>
            <w:left w:val="none" w:sz="0" w:space="0" w:color="auto"/>
            <w:bottom w:val="none" w:sz="0" w:space="0" w:color="auto"/>
            <w:right w:val="none" w:sz="0" w:space="0" w:color="auto"/>
          </w:divBdr>
        </w:div>
        <w:div w:id="1168322995">
          <w:marLeft w:val="640"/>
          <w:marRight w:val="0"/>
          <w:marTop w:val="0"/>
          <w:marBottom w:val="0"/>
          <w:divBdr>
            <w:top w:val="none" w:sz="0" w:space="0" w:color="auto"/>
            <w:left w:val="none" w:sz="0" w:space="0" w:color="auto"/>
            <w:bottom w:val="none" w:sz="0" w:space="0" w:color="auto"/>
            <w:right w:val="none" w:sz="0" w:space="0" w:color="auto"/>
          </w:divBdr>
        </w:div>
        <w:div w:id="1480922517">
          <w:marLeft w:val="640"/>
          <w:marRight w:val="0"/>
          <w:marTop w:val="0"/>
          <w:marBottom w:val="0"/>
          <w:divBdr>
            <w:top w:val="none" w:sz="0" w:space="0" w:color="auto"/>
            <w:left w:val="none" w:sz="0" w:space="0" w:color="auto"/>
            <w:bottom w:val="none" w:sz="0" w:space="0" w:color="auto"/>
            <w:right w:val="none" w:sz="0" w:space="0" w:color="auto"/>
          </w:divBdr>
        </w:div>
        <w:div w:id="2135561009">
          <w:marLeft w:val="640"/>
          <w:marRight w:val="0"/>
          <w:marTop w:val="0"/>
          <w:marBottom w:val="0"/>
          <w:divBdr>
            <w:top w:val="none" w:sz="0" w:space="0" w:color="auto"/>
            <w:left w:val="none" w:sz="0" w:space="0" w:color="auto"/>
            <w:bottom w:val="none" w:sz="0" w:space="0" w:color="auto"/>
            <w:right w:val="none" w:sz="0" w:space="0" w:color="auto"/>
          </w:divBdr>
        </w:div>
        <w:div w:id="1809467739">
          <w:marLeft w:val="640"/>
          <w:marRight w:val="0"/>
          <w:marTop w:val="0"/>
          <w:marBottom w:val="0"/>
          <w:divBdr>
            <w:top w:val="none" w:sz="0" w:space="0" w:color="auto"/>
            <w:left w:val="none" w:sz="0" w:space="0" w:color="auto"/>
            <w:bottom w:val="none" w:sz="0" w:space="0" w:color="auto"/>
            <w:right w:val="none" w:sz="0" w:space="0" w:color="auto"/>
          </w:divBdr>
        </w:div>
        <w:div w:id="1897275095">
          <w:marLeft w:val="640"/>
          <w:marRight w:val="0"/>
          <w:marTop w:val="0"/>
          <w:marBottom w:val="0"/>
          <w:divBdr>
            <w:top w:val="none" w:sz="0" w:space="0" w:color="auto"/>
            <w:left w:val="none" w:sz="0" w:space="0" w:color="auto"/>
            <w:bottom w:val="none" w:sz="0" w:space="0" w:color="auto"/>
            <w:right w:val="none" w:sz="0" w:space="0" w:color="auto"/>
          </w:divBdr>
        </w:div>
        <w:div w:id="336225700">
          <w:marLeft w:val="640"/>
          <w:marRight w:val="0"/>
          <w:marTop w:val="0"/>
          <w:marBottom w:val="0"/>
          <w:divBdr>
            <w:top w:val="none" w:sz="0" w:space="0" w:color="auto"/>
            <w:left w:val="none" w:sz="0" w:space="0" w:color="auto"/>
            <w:bottom w:val="none" w:sz="0" w:space="0" w:color="auto"/>
            <w:right w:val="none" w:sz="0" w:space="0" w:color="auto"/>
          </w:divBdr>
        </w:div>
        <w:div w:id="1502768462">
          <w:marLeft w:val="640"/>
          <w:marRight w:val="0"/>
          <w:marTop w:val="0"/>
          <w:marBottom w:val="0"/>
          <w:divBdr>
            <w:top w:val="none" w:sz="0" w:space="0" w:color="auto"/>
            <w:left w:val="none" w:sz="0" w:space="0" w:color="auto"/>
            <w:bottom w:val="none" w:sz="0" w:space="0" w:color="auto"/>
            <w:right w:val="none" w:sz="0" w:space="0" w:color="auto"/>
          </w:divBdr>
        </w:div>
        <w:div w:id="1136751609">
          <w:marLeft w:val="640"/>
          <w:marRight w:val="0"/>
          <w:marTop w:val="0"/>
          <w:marBottom w:val="0"/>
          <w:divBdr>
            <w:top w:val="none" w:sz="0" w:space="0" w:color="auto"/>
            <w:left w:val="none" w:sz="0" w:space="0" w:color="auto"/>
            <w:bottom w:val="none" w:sz="0" w:space="0" w:color="auto"/>
            <w:right w:val="none" w:sz="0" w:space="0" w:color="auto"/>
          </w:divBdr>
        </w:div>
        <w:div w:id="947271828">
          <w:marLeft w:val="640"/>
          <w:marRight w:val="0"/>
          <w:marTop w:val="0"/>
          <w:marBottom w:val="0"/>
          <w:divBdr>
            <w:top w:val="none" w:sz="0" w:space="0" w:color="auto"/>
            <w:left w:val="none" w:sz="0" w:space="0" w:color="auto"/>
            <w:bottom w:val="none" w:sz="0" w:space="0" w:color="auto"/>
            <w:right w:val="none" w:sz="0" w:space="0" w:color="auto"/>
          </w:divBdr>
        </w:div>
        <w:div w:id="1705254891">
          <w:marLeft w:val="640"/>
          <w:marRight w:val="0"/>
          <w:marTop w:val="0"/>
          <w:marBottom w:val="0"/>
          <w:divBdr>
            <w:top w:val="none" w:sz="0" w:space="0" w:color="auto"/>
            <w:left w:val="none" w:sz="0" w:space="0" w:color="auto"/>
            <w:bottom w:val="none" w:sz="0" w:space="0" w:color="auto"/>
            <w:right w:val="none" w:sz="0" w:space="0" w:color="auto"/>
          </w:divBdr>
        </w:div>
        <w:div w:id="334849303">
          <w:marLeft w:val="640"/>
          <w:marRight w:val="0"/>
          <w:marTop w:val="0"/>
          <w:marBottom w:val="0"/>
          <w:divBdr>
            <w:top w:val="none" w:sz="0" w:space="0" w:color="auto"/>
            <w:left w:val="none" w:sz="0" w:space="0" w:color="auto"/>
            <w:bottom w:val="none" w:sz="0" w:space="0" w:color="auto"/>
            <w:right w:val="none" w:sz="0" w:space="0" w:color="auto"/>
          </w:divBdr>
        </w:div>
        <w:div w:id="136993221">
          <w:marLeft w:val="640"/>
          <w:marRight w:val="0"/>
          <w:marTop w:val="0"/>
          <w:marBottom w:val="0"/>
          <w:divBdr>
            <w:top w:val="none" w:sz="0" w:space="0" w:color="auto"/>
            <w:left w:val="none" w:sz="0" w:space="0" w:color="auto"/>
            <w:bottom w:val="none" w:sz="0" w:space="0" w:color="auto"/>
            <w:right w:val="none" w:sz="0" w:space="0" w:color="auto"/>
          </w:divBdr>
        </w:div>
        <w:div w:id="635718505">
          <w:marLeft w:val="640"/>
          <w:marRight w:val="0"/>
          <w:marTop w:val="0"/>
          <w:marBottom w:val="0"/>
          <w:divBdr>
            <w:top w:val="none" w:sz="0" w:space="0" w:color="auto"/>
            <w:left w:val="none" w:sz="0" w:space="0" w:color="auto"/>
            <w:bottom w:val="none" w:sz="0" w:space="0" w:color="auto"/>
            <w:right w:val="none" w:sz="0" w:space="0" w:color="auto"/>
          </w:divBdr>
        </w:div>
        <w:div w:id="2026249085">
          <w:marLeft w:val="640"/>
          <w:marRight w:val="0"/>
          <w:marTop w:val="0"/>
          <w:marBottom w:val="0"/>
          <w:divBdr>
            <w:top w:val="none" w:sz="0" w:space="0" w:color="auto"/>
            <w:left w:val="none" w:sz="0" w:space="0" w:color="auto"/>
            <w:bottom w:val="none" w:sz="0" w:space="0" w:color="auto"/>
            <w:right w:val="none" w:sz="0" w:space="0" w:color="auto"/>
          </w:divBdr>
        </w:div>
        <w:div w:id="1276792363">
          <w:marLeft w:val="640"/>
          <w:marRight w:val="0"/>
          <w:marTop w:val="0"/>
          <w:marBottom w:val="0"/>
          <w:divBdr>
            <w:top w:val="none" w:sz="0" w:space="0" w:color="auto"/>
            <w:left w:val="none" w:sz="0" w:space="0" w:color="auto"/>
            <w:bottom w:val="none" w:sz="0" w:space="0" w:color="auto"/>
            <w:right w:val="none" w:sz="0" w:space="0" w:color="auto"/>
          </w:divBdr>
        </w:div>
        <w:div w:id="1311401120">
          <w:marLeft w:val="640"/>
          <w:marRight w:val="0"/>
          <w:marTop w:val="0"/>
          <w:marBottom w:val="0"/>
          <w:divBdr>
            <w:top w:val="none" w:sz="0" w:space="0" w:color="auto"/>
            <w:left w:val="none" w:sz="0" w:space="0" w:color="auto"/>
            <w:bottom w:val="none" w:sz="0" w:space="0" w:color="auto"/>
            <w:right w:val="none" w:sz="0" w:space="0" w:color="auto"/>
          </w:divBdr>
        </w:div>
        <w:div w:id="917137581">
          <w:marLeft w:val="640"/>
          <w:marRight w:val="0"/>
          <w:marTop w:val="0"/>
          <w:marBottom w:val="0"/>
          <w:divBdr>
            <w:top w:val="none" w:sz="0" w:space="0" w:color="auto"/>
            <w:left w:val="none" w:sz="0" w:space="0" w:color="auto"/>
            <w:bottom w:val="none" w:sz="0" w:space="0" w:color="auto"/>
            <w:right w:val="none" w:sz="0" w:space="0" w:color="auto"/>
          </w:divBdr>
        </w:div>
        <w:div w:id="680276987">
          <w:marLeft w:val="640"/>
          <w:marRight w:val="0"/>
          <w:marTop w:val="0"/>
          <w:marBottom w:val="0"/>
          <w:divBdr>
            <w:top w:val="none" w:sz="0" w:space="0" w:color="auto"/>
            <w:left w:val="none" w:sz="0" w:space="0" w:color="auto"/>
            <w:bottom w:val="none" w:sz="0" w:space="0" w:color="auto"/>
            <w:right w:val="none" w:sz="0" w:space="0" w:color="auto"/>
          </w:divBdr>
        </w:div>
        <w:div w:id="1313295238">
          <w:marLeft w:val="640"/>
          <w:marRight w:val="0"/>
          <w:marTop w:val="0"/>
          <w:marBottom w:val="0"/>
          <w:divBdr>
            <w:top w:val="none" w:sz="0" w:space="0" w:color="auto"/>
            <w:left w:val="none" w:sz="0" w:space="0" w:color="auto"/>
            <w:bottom w:val="none" w:sz="0" w:space="0" w:color="auto"/>
            <w:right w:val="none" w:sz="0" w:space="0" w:color="auto"/>
          </w:divBdr>
        </w:div>
        <w:div w:id="1564869439">
          <w:marLeft w:val="640"/>
          <w:marRight w:val="0"/>
          <w:marTop w:val="0"/>
          <w:marBottom w:val="0"/>
          <w:divBdr>
            <w:top w:val="none" w:sz="0" w:space="0" w:color="auto"/>
            <w:left w:val="none" w:sz="0" w:space="0" w:color="auto"/>
            <w:bottom w:val="none" w:sz="0" w:space="0" w:color="auto"/>
            <w:right w:val="none" w:sz="0" w:space="0" w:color="auto"/>
          </w:divBdr>
        </w:div>
        <w:div w:id="1241871354">
          <w:marLeft w:val="640"/>
          <w:marRight w:val="0"/>
          <w:marTop w:val="0"/>
          <w:marBottom w:val="0"/>
          <w:divBdr>
            <w:top w:val="none" w:sz="0" w:space="0" w:color="auto"/>
            <w:left w:val="none" w:sz="0" w:space="0" w:color="auto"/>
            <w:bottom w:val="none" w:sz="0" w:space="0" w:color="auto"/>
            <w:right w:val="none" w:sz="0" w:space="0" w:color="auto"/>
          </w:divBdr>
        </w:div>
        <w:div w:id="1030763810">
          <w:marLeft w:val="640"/>
          <w:marRight w:val="0"/>
          <w:marTop w:val="0"/>
          <w:marBottom w:val="0"/>
          <w:divBdr>
            <w:top w:val="none" w:sz="0" w:space="0" w:color="auto"/>
            <w:left w:val="none" w:sz="0" w:space="0" w:color="auto"/>
            <w:bottom w:val="none" w:sz="0" w:space="0" w:color="auto"/>
            <w:right w:val="none" w:sz="0" w:space="0" w:color="auto"/>
          </w:divBdr>
        </w:div>
        <w:div w:id="245648235">
          <w:marLeft w:val="640"/>
          <w:marRight w:val="0"/>
          <w:marTop w:val="0"/>
          <w:marBottom w:val="0"/>
          <w:divBdr>
            <w:top w:val="none" w:sz="0" w:space="0" w:color="auto"/>
            <w:left w:val="none" w:sz="0" w:space="0" w:color="auto"/>
            <w:bottom w:val="none" w:sz="0" w:space="0" w:color="auto"/>
            <w:right w:val="none" w:sz="0" w:space="0" w:color="auto"/>
          </w:divBdr>
        </w:div>
        <w:div w:id="418911792">
          <w:marLeft w:val="640"/>
          <w:marRight w:val="0"/>
          <w:marTop w:val="0"/>
          <w:marBottom w:val="0"/>
          <w:divBdr>
            <w:top w:val="none" w:sz="0" w:space="0" w:color="auto"/>
            <w:left w:val="none" w:sz="0" w:space="0" w:color="auto"/>
            <w:bottom w:val="none" w:sz="0" w:space="0" w:color="auto"/>
            <w:right w:val="none" w:sz="0" w:space="0" w:color="auto"/>
          </w:divBdr>
        </w:div>
        <w:div w:id="706565638">
          <w:marLeft w:val="640"/>
          <w:marRight w:val="0"/>
          <w:marTop w:val="0"/>
          <w:marBottom w:val="0"/>
          <w:divBdr>
            <w:top w:val="none" w:sz="0" w:space="0" w:color="auto"/>
            <w:left w:val="none" w:sz="0" w:space="0" w:color="auto"/>
            <w:bottom w:val="none" w:sz="0" w:space="0" w:color="auto"/>
            <w:right w:val="none" w:sz="0" w:space="0" w:color="auto"/>
          </w:divBdr>
        </w:div>
        <w:div w:id="1164589778">
          <w:marLeft w:val="640"/>
          <w:marRight w:val="0"/>
          <w:marTop w:val="0"/>
          <w:marBottom w:val="0"/>
          <w:divBdr>
            <w:top w:val="none" w:sz="0" w:space="0" w:color="auto"/>
            <w:left w:val="none" w:sz="0" w:space="0" w:color="auto"/>
            <w:bottom w:val="none" w:sz="0" w:space="0" w:color="auto"/>
            <w:right w:val="none" w:sz="0" w:space="0" w:color="auto"/>
          </w:divBdr>
        </w:div>
        <w:div w:id="461076173">
          <w:marLeft w:val="640"/>
          <w:marRight w:val="0"/>
          <w:marTop w:val="0"/>
          <w:marBottom w:val="0"/>
          <w:divBdr>
            <w:top w:val="none" w:sz="0" w:space="0" w:color="auto"/>
            <w:left w:val="none" w:sz="0" w:space="0" w:color="auto"/>
            <w:bottom w:val="none" w:sz="0" w:space="0" w:color="auto"/>
            <w:right w:val="none" w:sz="0" w:space="0" w:color="auto"/>
          </w:divBdr>
        </w:div>
        <w:div w:id="1594391579">
          <w:marLeft w:val="640"/>
          <w:marRight w:val="0"/>
          <w:marTop w:val="0"/>
          <w:marBottom w:val="0"/>
          <w:divBdr>
            <w:top w:val="none" w:sz="0" w:space="0" w:color="auto"/>
            <w:left w:val="none" w:sz="0" w:space="0" w:color="auto"/>
            <w:bottom w:val="none" w:sz="0" w:space="0" w:color="auto"/>
            <w:right w:val="none" w:sz="0" w:space="0" w:color="auto"/>
          </w:divBdr>
        </w:div>
        <w:div w:id="161630525">
          <w:marLeft w:val="640"/>
          <w:marRight w:val="0"/>
          <w:marTop w:val="0"/>
          <w:marBottom w:val="0"/>
          <w:divBdr>
            <w:top w:val="none" w:sz="0" w:space="0" w:color="auto"/>
            <w:left w:val="none" w:sz="0" w:space="0" w:color="auto"/>
            <w:bottom w:val="none" w:sz="0" w:space="0" w:color="auto"/>
            <w:right w:val="none" w:sz="0" w:space="0" w:color="auto"/>
          </w:divBdr>
        </w:div>
        <w:div w:id="688994421">
          <w:marLeft w:val="640"/>
          <w:marRight w:val="0"/>
          <w:marTop w:val="0"/>
          <w:marBottom w:val="0"/>
          <w:divBdr>
            <w:top w:val="none" w:sz="0" w:space="0" w:color="auto"/>
            <w:left w:val="none" w:sz="0" w:space="0" w:color="auto"/>
            <w:bottom w:val="none" w:sz="0" w:space="0" w:color="auto"/>
            <w:right w:val="none" w:sz="0" w:space="0" w:color="auto"/>
          </w:divBdr>
        </w:div>
        <w:div w:id="539100005">
          <w:marLeft w:val="640"/>
          <w:marRight w:val="0"/>
          <w:marTop w:val="0"/>
          <w:marBottom w:val="0"/>
          <w:divBdr>
            <w:top w:val="none" w:sz="0" w:space="0" w:color="auto"/>
            <w:left w:val="none" w:sz="0" w:space="0" w:color="auto"/>
            <w:bottom w:val="none" w:sz="0" w:space="0" w:color="auto"/>
            <w:right w:val="none" w:sz="0" w:space="0" w:color="auto"/>
          </w:divBdr>
        </w:div>
        <w:div w:id="138616670">
          <w:marLeft w:val="640"/>
          <w:marRight w:val="0"/>
          <w:marTop w:val="0"/>
          <w:marBottom w:val="0"/>
          <w:divBdr>
            <w:top w:val="none" w:sz="0" w:space="0" w:color="auto"/>
            <w:left w:val="none" w:sz="0" w:space="0" w:color="auto"/>
            <w:bottom w:val="none" w:sz="0" w:space="0" w:color="auto"/>
            <w:right w:val="none" w:sz="0" w:space="0" w:color="auto"/>
          </w:divBdr>
        </w:div>
        <w:div w:id="1550652382">
          <w:marLeft w:val="640"/>
          <w:marRight w:val="0"/>
          <w:marTop w:val="0"/>
          <w:marBottom w:val="0"/>
          <w:divBdr>
            <w:top w:val="none" w:sz="0" w:space="0" w:color="auto"/>
            <w:left w:val="none" w:sz="0" w:space="0" w:color="auto"/>
            <w:bottom w:val="none" w:sz="0" w:space="0" w:color="auto"/>
            <w:right w:val="none" w:sz="0" w:space="0" w:color="auto"/>
          </w:divBdr>
        </w:div>
        <w:div w:id="1671759079">
          <w:marLeft w:val="640"/>
          <w:marRight w:val="0"/>
          <w:marTop w:val="0"/>
          <w:marBottom w:val="0"/>
          <w:divBdr>
            <w:top w:val="none" w:sz="0" w:space="0" w:color="auto"/>
            <w:left w:val="none" w:sz="0" w:space="0" w:color="auto"/>
            <w:bottom w:val="none" w:sz="0" w:space="0" w:color="auto"/>
            <w:right w:val="none" w:sz="0" w:space="0" w:color="auto"/>
          </w:divBdr>
        </w:div>
        <w:div w:id="1304583203">
          <w:marLeft w:val="640"/>
          <w:marRight w:val="0"/>
          <w:marTop w:val="0"/>
          <w:marBottom w:val="0"/>
          <w:divBdr>
            <w:top w:val="none" w:sz="0" w:space="0" w:color="auto"/>
            <w:left w:val="none" w:sz="0" w:space="0" w:color="auto"/>
            <w:bottom w:val="none" w:sz="0" w:space="0" w:color="auto"/>
            <w:right w:val="none" w:sz="0" w:space="0" w:color="auto"/>
          </w:divBdr>
        </w:div>
        <w:div w:id="1736395423">
          <w:marLeft w:val="640"/>
          <w:marRight w:val="0"/>
          <w:marTop w:val="0"/>
          <w:marBottom w:val="0"/>
          <w:divBdr>
            <w:top w:val="none" w:sz="0" w:space="0" w:color="auto"/>
            <w:left w:val="none" w:sz="0" w:space="0" w:color="auto"/>
            <w:bottom w:val="none" w:sz="0" w:space="0" w:color="auto"/>
            <w:right w:val="none" w:sz="0" w:space="0" w:color="auto"/>
          </w:divBdr>
        </w:div>
        <w:div w:id="721028191">
          <w:marLeft w:val="640"/>
          <w:marRight w:val="0"/>
          <w:marTop w:val="0"/>
          <w:marBottom w:val="0"/>
          <w:divBdr>
            <w:top w:val="none" w:sz="0" w:space="0" w:color="auto"/>
            <w:left w:val="none" w:sz="0" w:space="0" w:color="auto"/>
            <w:bottom w:val="none" w:sz="0" w:space="0" w:color="auto"/>
            <w:right w:val="none" w:sz="0" w:space="0" w:color="auto"/>
          </w:divBdr>
        </w:div>
        <w:div w:id="165170603">
          <w:marLeft w:val="640"/>
          <w:marRight w:val="0"/>
          <w:marTop w:val="0"/>
          <w:marBottom w:val="0"/>
          <w:divBdr>
            <w:top w:val="none" w:sz="0" w:space="0" w:color="auto"/>
            <w:left w:val="none" w:sz="0" w:space="0" w:color="auto"/>
            <w:bottom w:val="none" w:sz="0" w:space="0" w:color="auto"/>
            <w:right w:val="none" w:sz="0" w:space="0" w:color="auto"/>
          </w:divBdr>
        </w:div>
        <w:div w:id="1136947583">
          <w:marLeft w:val="640"/>
          <w:marRight w:val="0"/>
          <w:marTop w:val="0"/>
          <w:marBottom w:val="0"/>
          <w:divBdr>
            <w:top w:val="none" w:sz="0" w:space="0" w:color="auto"/>
            <w:left w:val="none" w:sz="0" w:space="0" w:color="auto"/>
            <w:bottom w:val="none" w:sz="0" w:space="0" w:color="auto"/>
            <w:right w:val="none" w:sz="0" w:space="0" w:color="auto"/>
          </w:divBdr>
        </w:div>
        <w:div w:id="1704671521">
          <w:marLeft w:val="640"/>
          <w:marRight w:val="0"/>
          <w:marTop w:val="0"/>
          <w:marBottom w:val="0"/>
          <w:divBdr>
            <w:top w:val="none" w:sz="0" w:space="0" w:color="auto"/>
            <w:left w:val="none" w:sz="0" w:space="0" w:color="auto"/>
            <w:bottom w:val="none" w:sz="0" w:space="0" w:color="auto"/>
            <w:right w:val="none" w:sz="0" w:space="0" w:color="auto"/>
          </w:divBdr>
        </w:div>
        <w:div w:id="1621447601">
          <w:marLeft w:val="640"/>
          <w:marRight w:val="0"/>
          <w:marTop w:val="0"/>
          <w:marBottom w:val="0"/>
          <w:divBdr>
            <w:top w:val="none" w:sz="0" w:space="0" w:color="auto"/>
            <w:left w:val="none" w:sz="0" w:space="0" w:color="auto"/>
            <w:bottom w:val="none" w:sz="0" w:space="0" w:color="auto"/>
            <w:right w:val="none" w:sz="0" w:space="0" w:color="auto"/>
          </w:divBdr>
        </w:div>
        <w:div w:id="1532719280">
          <w:marLeft w:val="640"/>
          <w:marRight w:val="0"/>
          <w:marTop w:val="0"/>
          <w:marBottom w:val="0"/>
          <w:divBdr>
            <w:top w:val="none" w:sz="0" w:space="0" w:color="auto"/>
            <w:left w:val="none" w:sz="0" w:space="0" w:color="auto"/>
            <w:bottom w:val="none" w:sz="0" w:space="0" w:color="auto"/>
            <w:right w:val="none" w:sz="0" w:space="0" w:color="auto"/>
          </w:divBdr>
        </w:div>
        <w:div w:id="1736463500">
          <w:marLeft w:val="640"/>
          <w:marRight w:val="0"/>
          <w:marTop w:val="0"/>
          <w:marBottom w:val="0"/>
          <w:divBdr>
            <w:top w:val="none" w:sz="0" w:space="0" w:color="auto"/>
            <w:left w:val="none" w:sz="0" w:space="0" w:color="auto"/>
            <w:bottom w:val="none" w:sz="0" w:space="0" w:color="auto"/>
            <w:right w:val="none" w:sz="0" w:space="0" w:color="auto"/>
          </w:divBdr>
        </w:div>
        <w:div w:id="1046222380">
          <w:marLeft w:val="640"/>
          <w:marRight w:val="0"/>
          <w:marTop w:val="0"/>
          <w:marBottom w:val="0"/>
          <w:divBdr>
            <w:top w:val="none" w:sz="0" w:space="0" w:color="auto"/>
            <w:left w:val="none" w:sz="0" w:space="0" w:color="auto"/>
            <w:bottom w:val="none" w:sz="0" w:space="0" w:color="auto"/>
            <w:right w:val="none" w:sz="0" w:space="0" w:color="auto"/>
          </w:divBdr>
        </w:div>
        <w:div w:id="254826680">
          <w:marLeft w:val="640"/>
          <w:marRight w:val="0"/>
          <w:marTop w:val="0"/>
          <w:marBottom w:val="0"/>
          <w:divBdr>
            <w:top w:val="none" w:sz="0" w:space="0" w:color="auto"/>
            <w:left w:val="none" w:sz="0" w:space="0" w:color="auto"/>
            <w:bottom w:val="none" w:sz="0" w:space="0" w:color="auto"/>
            <w:right w:val="none" w:sz="0" w:space="0" w:color="auto"/>
          </w:divBdr>
        </w:div>
        <w:div w:id="1560704547">
          <w:marLeft w:val="640"/>
          <w:marRight w:val="0"/>
          <w:marTop w:val="0"/>
          <w:marBottom w:val="0"/>
          <w:divBdr>
            <w:top w:val="none" w:sz="0" w:space="0" w:color="auto"/>
            <w:left w:val="none" w:sz="0" w:space="0" w:color="auto"/>
            <w:bottom w:val="none" w:sz="0" w:space="0" w:color="auto"/>
            <w:right w:val="none" w:sz="0" w:space="0" w:color="auto"/>
          </w:divBdr>
        </w:div>
        <w:div w:id="1133905299">
          <w:marLeft w:val="640"/>
          <w:marRight w:val="0"/>
          <w:marTop w:val="0"/>
          <w:marBottom w:val="0"/>
          <w:divBdr>
            <w:top w:val="none" w:sz="0" w:space="0" w:color="auto"/>
            <w:left w:val="none" w:sz="0" w:space="0" w:color="auto"/>
            <w:bottom w:val="none" w:sz="0" w:space="0" w:color="auto"/>
            <w:right w:val="none" w:sz="0" w:space="0" w:color="auto"/>
          </w:divBdr>
        </w:div>
        <w:div w:id="1893803653">
          <w:marLeft w:val="640"/>
          <w:marRight w:val="0"/>
          <w:marTop w:val="0"/>
          <w:marBottom w:val="0"/>
          <w:divBdr>
            <w:top w:val="none" w:sz="0" w:space="0" w:color="auto"/>
            <w:left w:val="none" w:sz="0" w:space="0" w:color="auto"/>
            <w:bottom w:val="none" w:sz="0" w:space="0" w:color="auto"/>
            <w:right w:val="none" w:sz="0" w:space="0" w:color="auto"/>
          </w:divBdr>
        </w:div>
        <w:div w:id="196743137">
          <w:marLeft w:val="640"/>
          <w:marRight w:val="0"/>
          <w:marTop w:val="0"/>
          <w:marBottom w:val="0"/>
          <w:divBdr>
            <w:top w:val="none" w:sz="0" w:space="0" w:color="auto"/>
            <w:left w:val="none" w:sz="0" w:space="0" w:color="auto"/>
            <w:bottom w:val="none" w:sz="0" w:space="0" w:color="auto"/>
            <w:right w:val="none" w:sz="0" w:space="0" w:color="auto"/>
          </w:divBdr>
        </w:div>
        <w:div w:id="2007584684">
          <w:marLeft w:val="640"/>
          <w:marRight w:val="0"/>
          <w:marTop w:val="0"/>
          <w:marBottom w:val="0"/>
          <w:divBdr>
            <w:top w:val="none" w:sz="0" w:space="0" w:color="auto"/>
            <w:left w:val="none" w:sz="0" w:space="0" w:color="auto"/>
            <w:bottom w:val="none" w:sz="0" w:space="0" w:color="auto"/>
            <w:right w:val="none" w:sz="0" w:space="0" w:color="auto"/>
          </w:divBdr>
        </w:div>
        <w:div w:id="1238513894">
          <w:marLeft w:val="640"/>
          <w:marRight w:val="0"/>
          <w:marTop w:val="0"/>
          <w:marBottom w:val="0"/>
          <w:divBdr>
            <w:top w:val="none" w:sz="0" w:space="0" w:color="auto"/>
            <w:left w:val="none" w:sz="0" w:space="0" w:color="auto"/>
            <w:bottom w:val="none" w:sz="0" w:space="0" w:color="auto"/>
            <w:right w:val="none" w:sz="0" w:space="0" w:color="auto"/>
          </w:divBdr>
        </w:div>
      </w:divsChild>
    </w:div>
    <w:div w:id="622811997">
      <w:bodyDiv w:val="1"/>
      <w:marLeft w:val="0"/>
      <w:marRight w:val="0"/>
      <w:marTop w:val="0"/>
      <w:marBottom w:val="0"/>
      <w:divBdr>
        <w:top w:val="none" w:sz="0" w:space="0" w:color="auto"/>
        <w:left w:val="none" w:sz="0" w:space="0" w:color="auto"/>
        <w:bottom w:val="none" w:sz="0" w:space="0" w:color="auto"/>
        <w:right w:val="none" w:sz="0" w:space="0" w:color="auto"/>
      </w:divBdr>
      <w:divsChild>
        <w:div w:id="1383865608">
          <w:marLeft w:val="640"/>
          <w:marRight w:val="0"/>
          <w:marTop w:val="0"/>
          <w:marBottom w:val="0"/>
          <w:divBdr>
            <w:top w:val="none" w:sz="0" w:space="0" w:color="auto"/>
            <w:left w:val="none" w:sz="0" w:space="0" w:color="auto"/>
            <w:bottom w:val="none" w:sz="0" w:space="0" w:color="auto"/>
            <w:right w:val="none" w:sz="0" w:space="0" w:color="auto"/>
          </w:divBdr>
        </w:div>
        <w:div w:id="608896215">
          <w:marLeft w:val="640"/>
          <w:marRight w:val="0"/>
          <w:marTop w:val="0"/>
          <w:marBottom w:val="0"/>
          <w:divBdr>
            <w:top w:val="none" w:sz="0" w:space="0" w:color="auto"/>
            <w:left w:val="none" w:sz="0" w:space="0" w:color="auto"/>
            <w:bottom w:val="none" w:sz="0" w:space="0" w:color="auto"/>
            <w:right w:val="none" w:sz="0" w:space="0" w:color="auto"/>
          </w:divBdr>
        </w:div>
        <w:div w:id="1769040901">
          <w:marLeft w:val="640"/>
          <w:marRight w:val="0"/>
          <w:marTop w:val="0"/>
          <w:marBottom w:val="0"/>
          <w:divBdr>
            <w:top w:val="none" w:sz="0" w:space="0" w:color="auto"/>
            <w:left w:val="none" w:sz="0" w:space="0" w:color="auto"/>
            <w:bottom w:val="none" w:sz="0" w:space="0" w:color="auto"/>
            <w:right w:val="none" w:sz="0" w:space="0" w:color="auto"/>
          </w:divBdr>
        </w:div>
        <w:div w:id="68576515">
          <w:marLeft w:val="640"/>
          <w:marRight w:val="0"/>
          <w:marTop w:val="0"/>
          <w:marBottom w:val="0"/>
          <w:divBdr>
            <w:top w:val="none" w:sz="0" w:space="0" w:color="auto"/>
            <w:left w:val="none" w:sz="0" w:space="0" w:color="auto"/>
            <w:bottom w:val="none" w:sz="0" w:space="0" w:color="auto"/>
            <w:right w:val="none" w:sz="0" w:space="0" w:color="auto"/>
          </w:divBdr>
        </w:div>
        <w:div w:id="1852721097">
          <w:marLeft w:val="640"/>
          <w:marRight w:val="0"/>
          <w:marTop w:val="0"/>
          <w:marBottom w:val="0"/>
          <w:divBdr>
            <w:top w:val="none" w:sz="0" w:space="0" w:color="auto"/>
            <w:left w:val="none" w:sz="0" w:space="0" w:color="auto"/>
            <w:bottom w:val="none" w:sz="0" w:space="0" w:color="auto"/>
            <w:right w:val="none" w:sz="0" w:space="0" w:color="auto"/>
          </w:divBdr>
        </w:div>
        <w:div w:id="2042122523">
          <w:marLeft w:val="640"/>
          <w:marRight w:val="0"/>
          <w:marTop w:val="0"/>
          <w:marBottom w:val="0"/>
          <w:divBdr>
            <w:top w:val="none" w:sz="0" w:space="0" w:color="auto"/>
            <w:left w:val="none" w:sz="0" w:space="0" w:color="auto"/>
            <w:bottom w:val="none" w:sz="0" w:space="0" w:color="auto"/>
            <w:right w:val="none" w:sz="0" w:space="0" w:color="auto"/>
          </w:divBdr>
        </w:div>
        <w:div w:id="161044902">
          <w:marLeft w:val="640"/>
          <w:marRight w:val="0"/>
          <w:marTop w:val="0"/>
          <w:marBottom w:val="0"/>
          <w:divBdr>
            <w:top w:val="none" w:sz="0" w:space="0" w:color="auto"/>
            <w:left w:val="none" w:sz="0" w:space="0" w:color="auto"/>
            <w:bottom w:val="none" w:sz="0" w:space="0" w:color="auto"/>
            <w:right w:val="none" w:sz="0" w:space="0" w:color="auto"/>
          </w:divBdr>
        </w:div>
        <w:div w:id="1222667310">
          <w:marLeft w:val="640"/>
          <w:marRight w:val="0"/>
          <w:marTop w:val="0"/>
          <w:marBottom w:val="0"/>
          <w:divBdr>
            <w:top w:val="none" w:sz="0" w:space="0" w:color="auto"/>
            <w:left w:val="none" w:sz="0" w:space="0" w:color="auto"/>
            <w:bottom w:val="none" w:sz="0" w:space="0" w:color="auto"/>
            <w:right w:val="none" w:sz="0" w:space="0" w:color="auto"/>
          </w:divBdr>
        </w:div>
        <w:div w:id="1797530383">
          <w:marLeft w:val="640"/>
          <w:marRight w:val="0"/>
          <w:marTop w:val="0"/>
          <w:marBottom w:val="0"/>
          <w:divBdr>
            <w:top w:val="none" w:sz="0" w:space="0" w:color="auto"/>
            <w:left w:val="none" w:sz="0" w:space="0" w:color="auto"/>
            <w:bottom w:val="none" w:sz="0" w:space="0" w:color="auto"/>
            <w:right w:val="none" w:sz="0" w:space="0" w:color="auto"/>
          </w:divBdr>
        </w:div>
        <w:div w:id="1638760442">
          <w:marLeft w:val="640"/>
          <w:marRight w:val="0"/>
          <w:marTop w:val="0"/>
          <w:marBottom w:val="0"/>
          <w:divBdr>
            <w:top w:val="none" w:sz="0" w:space="0" w:color="auto"/>
            <w:left w:val="none" w:sz="0" w:space="0" w:color="auto"/>
            <w:bottom w:val="none" w:sz="0" w:space="0" w:color="auto"/>
            <w:right w:val="none" w:sz="0" w:space="0" w:color="auto"/>
          </w:divBdr>
        </w:div>
        <w:div w:id="1543788823">
          <w:marLeft w:val="640"/>
          <w:marRight w:val="0"/>
          <w:marTop w:val="0"/>
          <w:marBottom w:val="0"/>
          <w:divBdr>
            <w:top w:val="none" w:sz="0" w:space="0" w:color="auto"/>
            <w:left w:val="none" w:sz="0" w:space="0" w:color="auto"/>
            <w:bottom w:val="none" w:sz="0" w:space="0" w:color="auto"/>
            <w:right w:val="none" w:sz="0" w:space="0" w:color="auto"/>
          </w:divBdr>
        </w:div>
        <w:div w:id="544291013">
          <w:marLeft w:val="640"/>
          <w:marRight w:val="0"/>
          <w:marTop w:val="0"/>
          <w:marBottom w:val="0"/>
          <w:divBdr>
            <w:top w:val="none" w:sz="0" w:space="0" w:color="auto"/>
            <w:left w:val="none" w:sz="0" w:space="0" w:color="auto"/>
            <w:bottom w:val="none" w:sz="0" w:space="0" w:color="auto"/>
            <w:right w:val="none" w:sz="0" w:space="0" w:color="auto"/>
          </w:divBdr>
        </w:div>
        <w:div w:id="1951739111">
          <w:marLeft w:val="640"/>
          <w:marRight w:val="0"/>
          <w:marTop w:val="0"/>
          <w:marBottom w:val="0"/>
          <w:divBdr>
            <w:top w:val="none" w:sz="0" w:space="0" w:color="auto"/>
            <w:left w:val="none" w:sz="0" w:space="0" w:color="auto"/>
            <w:bottom w:val="none" w:sz="0" w:space="0" w:color="auto"/>
            <w:right w:val="none" w:sz="0" w:space="0" w:color="auto"/>
          </w:divBdr>
        </w:div>
        <w:div w:id="910385932">
          <w:marLeft w:val="640"/>
          <w:marRight w:val="0"/>
          <w:marTop w:val="0"/>
          <w:marBottom w:val="0"/>
          <w:divBdr>
            <w:top w:val="none" w:sz="0" w:space="0" w:color="auto"/>
            <w:left w:val="none" w:sz="0" w:space="0" w:color="auto"/>
            <w:bottom w:val="none" w:sz="0" w:space="0" w:color="auto"/>
            <w:right w:val="none" w:sz="0" w:space="0" w:color="auto"/>
          </w:divBdr>
        </w:div>
        <w:div w:id="333806616">
          <w:marLeft w:val="640"/>
          <w:marRight w:val="0"/>
          <w:marTop w:val="0"/>
          <w:marBottom w:val="0"/>
          <w:divBdr>
            <w:top w:val="none" w:sz="0" w:space="0" w:color="auto"/>
            <w:left w:val="none" w:sz="0" w:space="0" w:color="auto"/>
            <w:bottom w:val="none" w:sz="0" w:space="0" w:color="auto"/>
            <w:right w:val="none" w:sz="0" w:space="0" w:color="auto"/>
          </w:divBdr>
        </w:div>
        <w:div w:id="1774596382">
          <w:marLeft w:val="640"/>
          <w:marRight w:val="0"/>
          <w:marTop w:val="0"/>
          <w:marBottom w:val="0"/>
          <w:divBdr>
            <w:top w:val="none" w:sz="0" w:space="0" w:color="auto"/>
            <w:left w:val="none" w:sz="0" w:space="0" w:color="auto"/>
            <w:bottom w:val="none" w:sz="0" w:space="0" w:color="auto"/>
            <w:right w:val="none" w:sz="0" w:space="0" w:color="auto"/>
          </w:divBdr>
        </w:div>
        <w:div w:id="2050103967">
          <w:marLeft w:val="640"/>
          <w:marRight w:val="0"/>
          <w:marTop w:val="0"/>
          <w:marBottom w:val="0"/>
          <w:divBdr>
            <w:top w:val="none" w:sz="0" w:space="0" w:color="auto"/>
            <w:left w:val="none" w:sz="0" w:space="0" w:color="auto"/>
            <w:bottom w:val="none" w:sz="0" w:space="0" w:color="auto"/>
            <w:right w:val="none" w:sz="0" w:space="0" w:color="auto"/>
          </w:divBdr>
        </w:div>
        <w:div w:id="279261635">
          <w:marLeft w:val="640"/>
          <w:marRight w:val="0"/>
          <w:marTop w:val="0"/>
          <w:marBottom w:val="0"/>
          <w:divBdr>
            <w:top w:val="none" w:sz="0" w:space="0" w:color="auto"/>
            <w:left w:val="none" w:sz="0" w:space="0" w:color="auto"/>
            <w:bottom w:val="none" w:sz="0" w:space="0" w:color="auto"/>
            <w:right w:val="none" w:sz="0" w:space="0" w:color="auto"/>
          </w:divBdr>
        </w:div>
        <w:div w:id="610404991">
          <w:marLeft w:val="640"/>
          <w:marRight w:val="0"/>
          <w:marTop w:val="0"/>
          <w:marBottom w:val="0"/>
          <w:divBdr>
            <w:top w:val="none" w:sz="0" w:space="0" w:color="auto"/>
            <w:left w:val="none" w:sz="0" w:space="0" w:color="auto"/>
            <w:bottom w:val="none" w:sz="0" w:space="0" w:color="auto"/>
            <w:right w:val="none" w:sz="0" w:space="0" w:color="auto"/>
          </w:divBdr>
        </w:div>
        <w:div w:id="1976452177">
          <w:marLeft w:val="640"/>
          <w:marRight w:val="0"/>
          <w:marTop w:val="0"/>
          <w:marBottom w:val="0"/>
          <w:divBdr>
            <w:top w:val="none" w:sz="0" w:space="0" w:color="auto"/>
            <w:left w:val="none" w:sz="0" w:space="0" w:color="auto"/>
            <w:bottom w:val="none" w:sz="0" w:space="0" w:color="auto"/>
            <w:right w:val="none" w:sz="0" w:space="0" w:color="auto"/>
          </w:divBdr>
        </w:div>
        <w:div w:id="255594794">
          <w:marLeft w:val="640"/>
          <w:marRight w:val="0"/>
          <w:marTop w:val="0"/>
          <w:marBottom w:val="0"/>
          <w:divBdr>
            <w:top w:val="none" w:sz="0" w:space="0" w:color="auto"/>
            <w:left w:val="none" w:sz="0" w:space="0" w:color="auto"/>
            <w:bottom w:val="none" w:sz="0" w:space="0" w:color="auto"/>
            <w:right w:val="none" w:sz="0" w:space="0" w:color="auto"/>
          </w:divBdr>
        </w:div>
        <w:div w:id="210381824">
          <w:marLeft w:val="640"/>
          <w:marRight w:val="0"/>
          <w:marTop w:val="0"/>
          <w:marBottom w:val="0"/>
          <w:divBdr>
            <w:top w:val="none" w:sz="0" w:space="0" w:color="auto"/>
            <w:left w:val="none" w:sz="0" w:space="0" w:color="auto"/>
            <w:bottom w:val="none" w:sz="0" w:space="0" w:color="auto"/>
            <w:right w:val="none" w:sz="0" w:space="0" w:color="auto"/>
          </w:divBdr>
        </w:div>
        <w:div w:id="812210855">
          <w:marLeft w:val="640"/>
          <w:marRight w:val="0"/>
          <w:marTop w:val="0"/>
          <w:marBottom w:val="0"/>
          <w:divBdr>
            <w:top w:val="none" w:sz="0" w:space="0" w:color="auto"/>
            <w:left w:val="none" w:sz="0" w:space="0" w:color="auto"/>
            <w:bottom w:val="none" w:sz="0" w:space="0" w:color="auto"/>
            <w:right w:val="none" w:sz="0" w:space="0" w:color="auto"/>
          </w:divBdr>
        </w:div>
        <w:div w:id="873274519">
          <w:marLeft w:val="640"/>
          <w:marRight w:val="0"/>
          <w:marTop w:val="0"/>
          <w:marBottom w:val="0"/>
          <w:divBdr>
            <w:top w:val="none" w:sz="0" w:space="0" w:color="auto"/>
            <w:left w:val="none" w:sz="0" w:space="0" w:color="auto"/>
            <w:bottom w:val="none" w:sz="0" w:space="0" w:color="auto"/>
            <w:right w:val="none" w:sz="0" w:space="0" w:color="auto"/>
          </w:divBdr>
        </w:div>
        <w:div w:id="1604848642">
          <w:marLeft w:val="640"/>
          <w:marRight w:val="0"/>
          <w:marTop w:val="0"/>
          <w:marBottom w:val="0"/>
          <w:divBdr>
            <w:top w:val="none" w:sz="0" w:space="0" w:color="auto"/>
            <w:left w:val="none" w:sz="0" w:space="0" w:color="auto"/>
            <w:bottom w:val="none" w:sz="0" w:space="0" w:color="auto"/>
            <w:right w:val="none" w:sz="0" w:space="0" w:color="auto"/>
          </w:divBdr>
        </w:div>
        <w:div w:id="334236542">
          <w:marLeft w:val="640"/>
          <w:marRight w:val="0"/>
          <w:marTop w:val="0"/>
          <w:marBottom w:val="0"/>
          <w:divBdr>
            <w:top w:val="none" w:sz="0" w:space="0" w:color="auto"/>
            <w:left w:val="none" w:sz="0" w:space="0" w:color="auto"/>
            <w:bottom w:val="none" w:sz="0" w:space="0" w:color="auto"/>
            <w:right w:val="none" w:sz="0" w:space="0" w:color="auto"/>
          </w:divBdr>
        </w:div>
        <w:div w:id="1424641760">
          <w:marLeft w:val="640"/>
          <w:marRight w:val="0"/>
          <w:marTop w:val="0"/>
          <w:marBottom w:val="0"/>
          <w:divBdr>
            <w:top w:val="none" w:sz="0" w:space="0" w:color="auto"/>
            <w:left w:val="none" w:sz="0" w:space="0" w:color="auto"/>
            <w:bottom w:val="none" w:sz="0" w:space="0" w:color="auto"/>
            <w:right w:val="none" w:sz="0" w:space="0" w:color="auto"/>
          </w:divBdr>
        </w:div>
        <w:div w:id="834609642">
          <w:marLeft w:val="640"/>
          <w:marRight w:val="0"/>
          <w:marTop w:val="0"/>
          <w:marBottom w:val="0"/>
          <w:divBdr>
            <w:top w:val="none" w:sz="0" w:space="0" w:color="auto"/>
            <w:left w:val="none" w:sz="0" w:space="0" w:color="auto"/>
            <w:bottom w:val="none" w:sz="0" w:space="0" w:color="auto"/>
            <w:right w:val="none" w:sz="0" w:space="0" w:color="auto"/>
          </w:divBdr>
        </w:div>
        <w:div w:id="237054812">
          <w:marLeft w:val="640"/>
          <w:marRight w:val="0"/>
          <w:marTop w:val="0"/>
          <w:marBottom w:val="0"/>
          <w:divBdr>
            <w:top w:val="none" w:sz="0" w:space="0" w:color="auto"/>
            <w:left w:val="none" w:sz="0" w:space="0" w:color="auto"/>
            <w:bottom w:val="none" w:sz="0" w:space="0" w:color="auto"/>
            <w:right w:val="none" w:sz="0" w:space="0" w:color="auto"/>
          </w:divBdr>
        </w:div>
        <w:div w:id="526603705">
          <w:marLeft w:val="640"/>
          <w:marRight w:val="0"/>
          <w:marTop w:val="0"/>
          <w:marBottom w:val="0"/>
          <w:divBdr>
            <w:top w:val="none" w:sz="0" w:space="0" w:color="auto"/>
            <w:left w:val="none" w:sz="0" w:space="0" w:color="auto"/>
            <w:bottom w:val="none" w:sz="0" w:space="0" w:color="auto"/>
            <w:right w:val="none" w:sz="0" w:space="0" w:color="auto"/>
          </w:divBdr>
        </w:div>
        <w:div w:id="694385278">
          <w:marLeft w:val="640"/>
          <w:marRight w:val="0"/>
          <w:marTop w:val="0"/>
          <w:marBottom w:val="0"/>
          <w:divBdr>
            <w:top w:val="none" w:sz="0" w:space="0" w:color="auto"/>
            <w:left w:val="none" w:sz="0" w:space="0" w:color="auto"/>
            <w:bottom w:val="none" w:sz="0" w:space="0" w:color="auto"/>
            <w:right w:val="none" w:sz="0" w:space="0" w:color="auto"/>
          </w:divBdr>
        </w:div>
        <w:div w:id="413942225">
          <w:marLeft w:val="640"/>
          <w:marRight w:val="0"/>
          <w:marTop w:val="0"/>
          <w:marBottom w:val="0"/>
          <w:divBdr>
            <w:top w:val="none" w:sz="0" w:space="0" w:color="auto"/>
            <w:left w:val="none" w:sz="0" w:space="0" w:color="auto"/>
            <w:bottom w:val="none" w:sz="0" w:space="0" w:color="auto"/>
            <w:right w:val="none" w:sz="0" w:space="0" w:color="auto"/>
          </w:divBdr>
        </w:div>
        <w:div w:id="1146899569">
          <w:marLeft w:val="640"/>
          <w:marRight w:val="0"/>
          <w:marTop w:val="0"/>
          <w:marBottom w:val="0"/>
          <w:divBdr>
            <w:top w:val="none" w:sz="0" w:space="0" w:color="auto"/>
            <w:left w:val="none" w:sz="0" w:space="0" w:color="auto"/>
            <w:bottom w:val="none" w:sz="0" w:space="0" w:color="auto"/>
            <w:right w:val="none" w:sz="0" w:space="0" w:color="auto"/>
          </w:divBdr>
        </w:div>
        <w:div w:id="1796175025">
          <w:marLeft w:val="640"/>
          <w:marRight w:val="0"/>
          <w:marTop w:val="0"/>
          <w:marBottom w:val="0"/>
          <w:divBdr>
            <w:top w:val="none" w:sz="0" w:space="0" w:color="auto"/>
            <w:left w:val="none" w:sz="0" w:space="0" w:color="auto"/>
            <w:bottom w:val="none" w:sz="0" w:space="0" w:color="auto"/>
            <w:right w:val="none" w:sz="0" w:space="0" w:color="auto"/>
          </w:divBdr>
        </w:div>
        <w:div w:id="1579827856">
          <w:marLeft w:val="640"/>
          <w:marRight w:val="0"/>
          <w:marTop w:val="0"/>
          <w:marBottom w:val="0"/>
          <w:divBdr>
            <w:top w:val="none" w:sz="0" w:space="0" w:color="auto"/>
            <w:left w:val="none" w:sz="0" w:space="0" w:color="auto"/>
            <w:bottom w:val="none" w:sz="0" w:space="0" w:color="auto"/>
            <w:right w:val="none" w:sz="0" w:space="0" w:color="auto"/>
          </w:divBdr>
        </w:div>
        <w:div w:id="991131042">
          <w:marLeft w:val="640"/>
          <w:marRight w:val="0"/>
          <w:marTop w:val="0"/>
          <w:marBottom w:val="0"/>
          <w:divBdr>
            <w:top w:val="none" w:sz="0" w:space="0" w:color="auto"/>
            <w:left w:val="none" w:sz="0" w:space="0" w:color="auto"/>
            <w:bottom w:val="none" w:sz="0" w:space="0" w:color="auto"/>
            <w:right w:val="none" w:sz="0" w:space="0" w:color="auto"/>
          </w:divBdr>
        </w:div>
        <w:div w:id="192545593">
          <w:marLeft w:val="640"/>
          <w:marRight w:val="0"/>
          <w:marTop w:val="0"/>
          <w:marBottom w:val="0"/>
          <w:divBdr>
            <w:top w:val="none" w:sz="0" w:space="0" w:color="auto"/>
            <w:left w:val="none" w:sz="0" w:space="0" w:color="auto"/>
            <w:bottom w:val="none" w:sz="0" w:space="0" w:color="auto"/>
            <w:right w:val="none" w:sz="0" w:space="0" w:color="auto"/>
          </w:divBdr>
        </w:div>
        <w:div w:id="2001999077">
          <w:marLeft w:val="640"/>
          <w:marRight w:val="0"/>
          <w:marTop w:val="0"/>
          <w:marBottom w:val="0"/>
          <w:divBdr>
            <w:top w:val="none" w:sz="0" w:space="0" w:color="auto"/>
            <w:left w:val="none" w:sz="0" w:space="0" w:color="auto"/>
            <w:bottom w:val="none" w:sz="0" w:space="0" w:color="auto"/>
            <w:right w:val="none" w:sz="0" w:space="0" w:color="auto"/>
          </w:divBdr>
        </w:div>
        <w:div w:id="700515975">
          <w:marLeft w:val="640"/>
          <w:marRight w:val="0"/>
          <w:marTop w:val="0"/>
          <w:marBottom w:val="0"/>
          <w:divBdr>
            <w:top w:val="none" w:sz="0" w:space="0" w:color="auto"/>
            <w:left w:val="none" w:sz="0" w:space="0" w:color="auto"/>
            <w:bottom w:val="none" w:sz="0" w:space="0" w:color="auto"/>
            <w:right w:val="none" w:sz="0" w:space="0" w:color="auto"/>
          </w:divBdr>
        </w:div>
        <w:div w:id="1887333404">
          <w:marLeft w:val="640"/>
          <w:marRight w:val="0"/>
          <w:marTop w:val="0"/>
          <w:marBottom w:val="0"/>
          <w:divBdr>
            <w:top w:val="none" w:sz="0" w:space="0" w:color="auto"/>
            <w:left w:val="none" w:sz="0" w:space="0" w:color="auto"/>
            <w:bottom w:val="none" w:sz="0" w:space="0" w:color="auto"/>
            <w:right w:val="none" w:sz="0" w:space="0" w:color="auto"/>
          </w:divBdr>
        </w:div>
        <w:div w:id="648097729">
          <w:marLeft w:val="640"/>
          <w:marRight w:val="0"/>
          <w:marTop w:val="0"/>
          <w:marBottom w:val="0"/>
          <w:divBdr>
            <w:top w:val="none" w:sz="0" w:space="0" w:color="auto"/>
            <w:left w:val="none" w:sz="0" w:space="0" w:color="auto"/>
            <w:bottom w:val="none" w:sz="0" w:space="0" w:color="auto"/>
            <w:right w:val="none" w:sz="0" w:space="0" w:color="auto"/>
          </w:divBdr>
        </w:div>
        <w:div w:id="356780275">
          <w:marLeft w:val="640"/>
          <w:marRight w:val="0"/>
          <w:marTop w:val="0"/>
          <w:marBottom w:val="0"/>
          <w:divBdr>
            <w:top w:val="none" w:sz="0" w:space="0" w:color="auto"/>
            <w:left w:val="none" w:sz="0" w:space="0" w:color="auto"/>
            <w:bottom w:val="none" w:sz="0" w:space="0" w:color="auto"/>
            <w:right w:val="none" w:sz="0" w:space="0" w:color="auto"/>
          </w:divBdr>
        </w:div>
        <w:div w:id="1812821304">
          <w:marLeft w:val="640"/>
          <w:marRight w:val="0"/>
          <w:marTop w:val="0"/>
          <w:marBottom w:val="0"/>
          <w:divBdr>
            <w:top w:val="none" w:sz="0" w:space="0" w:color="auto"/>
            <w:left w:val="none" w:sz="0" w:space="0" w:color="auto"/>
            <w:bottom w:val="none" w:sz="0" w:space="0" w:color="auto"/>
            <w:right w:val="none" w:sz="0" w:space="0" w:color="auto"/>
          </w:divBdr>
        </w:div>
        <w:div w:id="1048067094">
          <w:marLeft w:val="640"/>
          <w:marRight w:val="0"/>
          <w:marTop w:val="0"/>
          <w:marBottom w:val="0"/>
          <w:divBdr>
            <w:top w:val="none" w:sz="0" w:space="0" w:color="auto"/>
            <w:left w:val="none" w:sz="0" w:space="0" w:color="auto"/>
            <w:bottom w:val="none" w:sz="0" w:space="0" w:color="auto"/>
            <w:right w:val="none" w:sz="0" w:space="0" w:color="auto"/>
          </w:divBdr>
        </w:div>
        <w:div w:id="230163625">
          <w:marLeft w:val="640"/>
          <w:marRight w:val="0"/>
          <w:marTop w:val="0"/>
          <w:marBottom w:val="0"/>
          <w:divBdr>
            <w:top w:val="none" w:sz="0" w:space="0" w:color="auto"/>
            <w:left w:val="none" w:sz="0" w:space="0" w:color="auto"/>
            <w:bottom w:val="none" w:sz="0" w:space="0" w:color="auto"/>
            <w:right w:val="none" w:sz="0" w:space="0" w:color="auto"/>
          </w:divBdr>
        </w:div>
        <w:div w:id="527985377">
          <w:marLeft w:val="640"/>
          <w:marRight w:val="0"/>
          <w:marTop w:val="0"/>
          <w:marBottom w:val="0"/>
          <w:divBdr>
            <w:top w:val="none" w:sz="0" w:space="0" w:color="auto"/>
            <w:left w:val="none" w:sz="0" w:space="0" w:color="auto"/>
            <w:bottom w:val="none" w:sz="0" w:space="0" w:color="auto"/>
            <w:right w:val="none" w:sz="0" w:space="0" w:color="auto"/>
          </w:divBdr>
        </w:div>
        <w:div w:id="1960525773">
          <w:marLeft w:val="640"/>
          <w:marRight w:val="0"/>
          <w:marTop w:val="0"/>
          <w:marBottom w:val="0"/>
          <w:divBdr>
            <w:top w:val="none" w:sz="0" w:space="0" w:color="auto"/>
            <w:left w:val="none" w:sz="0" w:space="0" w:color="auto"/>
            <w:bottom w:val="none" w:sz="0" w:space="0" w:color="auto"/>
            <w:right w:val="none" w:sz="0" w:space="0" w:color="auto"/>
          </w:divBdr>
        </w:div>
        <w:div w:id="1741363371">
          <w:marLeft w:val="640"/>
          <w:marRight w:val="0"/>
          <w:marTop w:val="0"/>
          <w:marBottom w:val="0"/>
          <w:divBdr>
            <w:top w:val="none" w:sz="0" w:space="0" w:color="auto"/>
            <w:left w:val="none" w:sz="0" w:space="0" w:color="auto"/>
            <w:bottom w:val="none" w:sz="0" w:space="0" w:color="auto"/>
            <w:right w:val="none" w:sz="0" w:space="0" w:color="auto"/>
          </w:divBdr>
        </w:div>
        <w:div w:id="1571648904">
          <w:marLeft w:val="640"/>
          <w:marRight w:val="0"/>
          <w:marTop w:val="0"/>
          <w:marBottom w:val="0"/>
          <w:divBdr>
            <w:top w:val="none" w:sz="0" w:space="0" w:color="auto"/>
            <w:left w:val="none" w:sz="0" w:space="0" w:color="auto"/>
            <w:bottom w:val="none" w:sz="0" w:space="0" w:color="auto"/>
            <w:right w:val="none" w:sz="0" w:space="0" w:color="auto"/>
          </w:divBdr>
        </w:div>
        <w:div w:id="1932158980">
          <w:marLeft w:val="640"/>
          <w:marRight w:val="0"/>
          <w:marTop w:val="0"/>
          <w:marBottom w:val="0"/>
          <w:divBdr>
            <w:top w:val="none" w:sz="0" w:space="0" w:color="auto"/>
            <w:left w:val="none" w:sz="0" w:space="0" w:color="auto"/>
            <w:bottom w:val="none" w:sz="0" w:space="0" w:color="auto"/>
            <w:right w:val="none" w:sz="0" w:space="0" w:color="auto"/>
          </w:divBdr>
        </w:div>
        <w:div w:id="834800567">
          <w:marLeft w:val="640"/>
          <w:marRight w:val="0"/>
          <w:marTop w:val="0"/>
          <w:marBottom w:val="0"/>
          <w:divBdr>
            <w:top w:val="none" w:sz="0" w:space="0" w:color="auto"/>
            <w:left w:val="none" w:sz="0" w:space="0" w:color="auto"/>
            <w:bottom w:val="none" w:sz="0" w:space="0" w:color="auto"/>
            <w:right w:val="none" w:sz="0" w:space="0" w:color="auto"/>
          </w:divBdr>
        </w:div>
        <w:div w:id="354039455">
          <w:marLeft w:val="640"/>
          <w:marRight w:val="0"/>
          <w:marTop w:val="0"/>
          <w:marBottom w:val="0"/>
          <w:divBdr>
            <w:top w:val="none" w:sz="0" w:space="0" w:color="auto"/>
            <w:left w:val="none" w:sz="0" w:space="0" w:color="auto"/>
            <w:bottom w:val="none" w:sz="0" w:space="0" w:color="auto"/>
            <w:right w:val="none" w:sz="0" w:space="0" w:color="auto"/>
          </w:divBdr>
        </w:div>
        <w:div w:id="132187145">
          <w:marLeft w:val="640"/>
          <w:marRight w:val="0"/>
          <w:marTop w:val="0"/>
          <w:marBottom w:val="0"/>
          <w:divBdr>
            <w:top w:val="none" w:sz="0" w:space="0" w:color="auto"/>
            <w:left w:val="none" w:sz="0" w:space="0" w:color="auto"/>
            <w:bottom w:val="none" w:sz="0" w:space="0" w:color="auto"/>
            <w:right w:val="none" w:sz="0" w:space="0" w:color="auto"/>
          </w:divBdr>
        </w:div>
        <w:div w:id="137965200">
          <w:marLeft w:val="640"/>
          <w:marRight w:val="0"/>
          <w:marTop w:val="0"/>
          <w:marBottom w:val="0"/>
          <w:divBdr>
            <w:top w:val="none" w:sz="0" w:space="0" w:color="auto"/>
            <w:left w:val="none" w:sz="0" w:space="0" w:color="auto"/>
            <w:bottom w:val="none" w:sz="0" w:space="0" w:color="auto"/>
            <w:right w:val="none" w:sz="0" w:space="0" w:color="auto"/>
          </w:divBdr>
        </w:div>
        <w:div w:id="1724519955">
          <w:marLeft w:val="640"/>
          <w:marRight w:val="0"/>
          <w:marTop w:val="0"/>
          <w:marBottom w:val="0"/>
          <w:divBdr>
            <w:top w:val="none" w:sz="0" w:space="0" w:color="auto"/>
            <w:left w:val="none" w:sz="0" w:space="0" w:color="auto"/>
            <w:bottom w:val="none" w:sz="0" w:space="0" w:color="auto"/>
            <w:right w:val="none" w:sz="0" w:space="0" w:color="auto"/>
          </w:divBdr>
        </w:div>
        <w:div w:id="865674394">
          <w:marLeft w:val="640"/>
          <w:marRight w:val="0"/>
          <w:marTop w:val="0"/>
          <w:marBottom w:val="0"/>
          <w:divBdr>
            <w:top w:val="none" w:sz="0" w:space="0" w:color="auto"/>
            <w:left w:val="none" w:sz="0" w:space="0" w:color="auto"/>
            <w:bottom w:val="none" w:sz="0" w:space="0" w:color="auto"/>
            <w:right w:val="none" w:sz="0" w:space="0" w:color="auto"/>
          </w:divBdr>
        </w:div>
        <w:div w:id="1843008900">
          <w:marLeft w:val="640"/>
          <w:marRight w:val="0"/>
          <w:marTop w:val="0"/>
          <w:marBottom w:val="0"/>
          <w:divBdr>
            <w:top w:val="none" w:sz="0" w:space="0" w:color="auto"/>
            <w:left w:val="none" w:sz="0" w:space="0" w:color="auto"/>
            <w:bottom w:val="none" w:sz="0" w:space="0" w:color="auto"/>
            <w:right w:val="none" w:sz="0" w:space="0" w:color="auto"/>
          </w:divBdr>
        </w:div>
        <w:div w:id="146212264">
          <w:marLeft w:val="640"/>
          <w:marRight w:val="0"/>
          <w:marTop w:val="0"/>
          <w:marBottom w:val="0"/>
          <w:divBdr>
            <w:top w:val="none" w:sz="0" w:space="0" w:color="auto"/>
            <w:left w:val="none" w:sz="0" w:space="0" w:color="auto"/>
            <w:bottom w:val="none" w:sz="0" w:space="0" w:color="auto"/>
            <w:right w:val="none" w:sz="0" w:space="0" w:color="auto"/>
          </w:divBdr>
        </w:div>
        <w:div w:id="1788431797">
          <w:marLeft w:val="640"/>
          <w:marRight w:val="0"/>
          <w:marTop w:val="0"/>
          <w:marBottom w:val="0"/>
          <w:divBdr>
            <w:top w:val="none" w:sz="0" w:space="0" w:color="auto"/>
            <w:left w:val="none" w:sz="0" w:space="0" w:color="auto"/>
            <w:bottom w:val="none" w:sz="0" w:space="0" w:color="auto"/>
            <w:right w:val="none" w:sz="0" w:space="0" w:color="auto"/>
          </w:divBdr>
        </w:div>
        <w:div w:id="1735810713">
          <w:marLeft w:val="640"/>
          <w:marRight w:val="0"/>
          <w:marTop w:val="0"/>
          <w:marBottom w:val="0"/>
          <w:divBdr>
            <w:top w:val="none" w:sz="0" w:space="0" w:color="auto"/>
            <w:left w:val="none" w:sz="0" w:space="0" w:color="auto"/>
            <w:bottom w:val="none" w:sz="0" w:space="0" w:color="auto"/>
            <w:right w:val="none" w:sz="0" w:space="0" w:color="auto"/>
          </w:divBdr>
        </w:div>
        <w:div w:id="1701391406">
          <w:marLeft w:val="640"/>
          <w:marRight w:val="0"/>
          <w:marTop w:val="0"/>
          <w:marBottom w:val="0"/>
          <w:divBdr>
            <w:top w:val="none" w:sz="0" w:space="0" w:color="auto"/>
            <w:left w:val="none" w:sz="0" w:space="0" w:color="auto"/>
            <w:bottom w:val="none" w:sz="0" w:space="0" w:color="auto"/>
            <w:right w:val="none" w:sz="0" w:space="0" w:color="auto"/>
          </w:divBdr>
        </w:div>
        <w:div w:id="3749471">
          <w:marLeft w:val="640"/>
          <w:marRight w:val="0"/>
          <w:marTop w:val="0"/>
          <w:marBottom w:val="0"/>
          <w:divBdr>
            <w:top w:val="none" w:sz="0" w:space="0" w:color="auto"/>
            <w:left w:val="none" w:sz="0" w:space="0" w:color="auto"/>
            <w:bottom w:val="none" w:sz="0" w:space="0" w:color="auto"/>
            <w:right w:val="none" w:sz="0" w:space="0" w:color="auto"/>
          </w:divBdr>
        </w:div>
        <w:div w:id="1017852745">
          <w:marLeft w:val="640"/>
          <w:marRight w:val="0"/>
          <w:marTop w:val="0"/>
          <w:marBottom w:val="0"/>
          <w:divBdr>
            <w:top w:val="none" w:sz="0" w:space="0" w:color="auto"/>
            <w:left w:val="none" w:sz="0" w:space="0" w:color="auto"/>
            <w:bottom w:val="none" w:sz="0" w:space="0" w:color="auto"/>
            <w:right w:val="none" w:sz="0" w:space="0" w:color="auto"/>
          </w:divBdr>
        </w:div>
        <w:div w:id="1282494258">
          <w:marLeft w:val="640"/>
          <w:marRight w:val="0"/>
          <w:marTop w:val="0"/>
          <w:marBottom w:val="0"/>
          <w:divBdr>
            <w:top w:val="none" w:sz="0" w:space="0" w:color="auto"/>
            <w:left w:val="none" w:sz="0" w:space="0" w:color="auto"/>
            <w:bottom w:val="none" w:sz="0" w:space="0" w:color="auto"/>
            <w:right w:val="none" w:sz="0" w:space="0" w:color="auto"/>
          </w:divBdr>
        </w:div>
        <w:div w:id="1904681531">
          <w:marLeft w:val="640"/>
          <w:marRight w:val="0"/>
          <w:marTop w:val="0"/>
          <w:marBottom w:val="0"/>
          <w:divBdr>
            <w:top w:val="none" w:sz="0" w:space="0" w:color="auto"/>
            <w:left w:val="none" w:sz="0" w:space="0" w:color="auto"/>
            <w:bottom w:val="none" w:sz="0" w:space="0" w:color="auto"/>
            <w:right w:val="none" w:sz="0" w:space="0" w:color="auto"/>
          </w:divBdr>
        </w:div>
        <w:div w:id="894703920">
          <w:marLeft w:val="640"/>
          <w:marRight w:val="0"/>
          <w:marTop w:val="0"/>
          <w:marBottom w:val="0"/>
          <w:divBdr>
            <w:top w:val="none" w:sz="0" w:space="0" w:color="auto"/>
            <w:left w:val="none" w:sz="0" w:space="0" w:color="auto"/>
            <w:bottom w:val="none" w:sz="0" w:space="0" w:color="auto"/>
            <w:right w:val="none" w:sz="0" w:space="0" w:color="auto"/>
          </w:divBdr>
        </w:div>
        <w:div w:id="148600575">
          <w:marLeft w:val="640"/>
          <w:marRight w:val="0"/>
          <w:marTop w:val="0"/>
          <w:marBottom w:val="0"/>
          <w:divBdr>
            <w:top w:val="none" w:sz="0" w:space="0" w:color="auto"/>
            <w:left w:val="none" w:sz="0" w:space="0" w:color="auto"/>
            <w:bottom w:val="none" w:sz="0" w:space="0" w:color="auto"/>
            <w:right w:val="none" w:sz="0" w:space="0" w:color="auto"/>
          </w:divBdr>
        </w:div>
        <w:div w:id="1790859352">
          <w:marLeft w:val="640"/>
          <w:marRight w:val="0"/>
          <w:marTop w:val="0"/>
          <w:marBottom w:val="0"/>
          <w:divBdr>
            <w:top w:val="none" w:sz="0" w:space="0" w:color="auto"/>
            <w:left w:val="none" w:sz="0" w:space="0" w:color="auto"/>
            <w:bottom w:val="none" w:sz="0" w:space="0" w:color="auto"/>
            <w:right w:val="none" w:sz="0" w:space="0" w:color="auto"/>
          </w:divBdr>
        </w:div>
        <w:div w:id="1319923115">
          <w:marLeft w:val="640"/>
          <w:marRight w:val="0"/>
          <w:marTop w:val="0"/>
          <w:marBottom w:val="0"/>
          <w:divBdr>
            <w:top w:val="none" w:sz="0" w:space="0" w:color="auto"/>
            <w:left w:val="none" w:sz="0" w:space="0" w:color="auto"/>
            <w:bottom w:val="none" w:sz="0" w:space="0" w:color="auto"/>
            <w:right w:val="none" w:sz="0" w:space="0" w:color="auto"/>
          </w:divBdr>
        </w:div>
        <w:div w:id="2008438376">
          <w:marLeft w:val="640"/>
          <w:marRight w:val="0"/>
          <w:marTop w:val="0"/>
          <w:marBottom w:val="0"/>
          <w:divBdr>
            <w:top w:val="none" w:sz="0" w:space="0" w:color="auto"/>
            <w:left w:val="none" w:sz="0" w:space="0" w:color="auto"/>
            <w:bottom w:val="none" w:sz="0" w:space="0" w:color="auto"/>
            <w:right w:val="none" w:sz="0" w:space="0" w:color="auto"/>
          </w:divBdr>
        </w:div>
        <w:div w:id="1976566925">
          <w:marLeft w:val="640"/>
          <w:marRight w:val="0"/>
          <w:marTop w:val="0"/>
          <w:marBottom w:val="0"/>
          <w:divBdr>
            <w:top w:val="none" w:sz="0" w:space="0" w:color="auto"/>
            <w:left w:val="none" w:sz="0" w:space="0" w:color="auto"/>
            <w:bottom w:val="none" w:sz="0" w:space="0" w:color="auto"/>
            <w:right w:val="none" w:sz="0" w:space="0" w:color="auto"/>
          </w:divBdr>
        </w:div>
        <w:div w:id="1086456503">
          <w:marLeft w:val="640"/>
          <w:marRight w:val="0"/>
          <w:marTop w:val="0"/>
          <w:marBottom w:val="0"/>
          <w:divBdr>
            <w:top w:val="none" w:sz="0" w:space="0" w:color="auto"/>
            <w:left w:val="none" w:sz="0" w:space="0" w:color="auto"/>
            <w:bottom w:val="none" w:sz="0" w:space="0" w:color="auto"/>
            <w:right w:val="none" w:sz="0" w:space="0" w:color="auto"/>
          </w:divBdr>
        </w:div>
        <w:div w:id="1358847114">
          <w:marLeft w:val="640"/>
          <w:marRight w:val="0"/>
          <w:marTop w:val="0"/>
          <w:marBottom w:val="0"/>
          <w:divBdr>
            <w:top w:val="none" w:sz="0" w:space="0" w:color="auto"/>
            <w:left w:val="none" w:sz="0" w:space="0" w:color="auto"/>
            <w:bottom w:val="none" w:sz="0" w:space="0" w:color="auto"/>
            <w:right w:val="none" w:sz="0" w:space="0" w:color="auto"/>
          </w:divBdr>
        </w:div>
      </w:divsChild>
    </w:div>
    <w:div w:id="633676778">
      <w:bodyDiv w:val="1"/>
      <w:marLeft w:val="0"/>
      <w:marRight w:val="0"/>
      <w:marTop w:val="0"/>
      <w:marBottom w:val="0"/>
      <w:divBdr>
        <w:top w:val="none" w:sz="0" w:space="0" w:color="auto"/>
        <w:left w:val="none" w:sz="0" w:space="0" w:color="auto"/>
        <w:bottom w:val="none" w:sz="0" w:space="0" w:color="auto"/>
        <w:right w:val="none" w:sz="0" w:space="0" w:color="auto"/>
      </w:divBdr>
      <w:divsChild>
        <w:div w:id="1784811530">
          <w:marLeft w:val="640"/>
          <w:marRight w:val="0"/>
          <w:marTop w:val="0"/>
          <w:marBottom w:val="0"/>
          <w:divBdr>
            <w:top w:val="none" w:sz="0" w:space="0" w:color="auto"/>
            <w:left w:val="none" w:sz="0" w:space="0" w:color="auto"/>
            <w:bottom w:val="none" w:sz="0" w:space="0" w:color="auto"/>
            <w:right w:val="none" w:sz="0" w:space="0" w:color="auto"/>
          </w:divBdr>
        </w:div>
        <w:div w:id="709962634">
          <w:marLeft w:val="640"/>
          <w:marRight w:val="0"/>
          <w:marTop w:val="0"/>
          <w:marBottom w:val="0"/>
          <w:divBdr>
            <w:top w:val="none" w:sz="0" w:space="0" w:color="auto"/>
            <w:left w:val="none" w:sz="0" w:space="0" w:color="auto"/>
            <w:bottom w:val="none" w:sz="0" w:space="0" w:color="auto"/>
            <w:right w:val="none" w:sz="0" w:space="0" w:color="auto"/>
          </w:divBdr>
        </w:div>
        <w:div w:id="574247193">
          <w:marLeft w:val="640"/>
          <w:marRight w:val="0"/>
          <w:marTop w:val="0"/>
          <w:marBottom w:val="0"/>
          <w:divBdr>
            <w:top w:val="none" w:sz="0" w:space="0" w:color="auto"/>
            <w:left w:val="none" w:sz="0" w:space="0" w:color="auto"/>
            <w:bottom w:val="none" w:sz="0" w:space="0" w:color="auto"/>
            <w:right w:val="none" w:sz="0" w:space="0" w:color="auto"/>
          </w:divBdr>
        </w:div>
        <w:div w:id="114980720">
          <w:marLeft w:val="640"/>
          <w:marRight w:val="0"/>
          <w:marTop w:val="0"/>
          <w:marBottom w:val="0"/>
          <w:divBdr>
            <w:top w:val="none" w:sz="0" w:space="0" w:color="auto"/>
            <w:left w:val="none" w:sz="0" w:space="0" w:color="auto"/>
            <w:bottom w:val="none" w:sz="0" w:space="0" w:color="auto"/>
            <w:right w:val="none" w:sz="0" w:space="0" w:color="auto"/>
          </w:divBdr>
        </w:div>
        <w:div w:id="1224489425">
          <w:marLeft w:val="640"/>
          <w:marRight w:val="0"/>
          <w:marTop w:val="0"/>
          <w:marBottom w:val="0"/>
          <w:divBdr>
            <w:top w:val="none" w:sz="0" w:space="0" w:color="auto"/>
            <w:left w:val="none" w:sz="0" w:space="0" w:color="auto"/>
            <w:bottom w:val="none" w:sz="0" w:space="0" w:color="auto"/>
            <w:right w:val="none" w:sz="0" w:space="0" w:color="auto"/>
          </w:divBdr>
        </w:div>
        <w:div w:id="537935663">
          <w:marLeft w:val="640"/>
          <w:marRight w:val="0"/>
          <w:marTop w:val="0"/>
          <w:marBottom w:val="0"/>
          <w:divBdr>
            <w:top w:val="none" w:sz="0" w:space="0" w:color="auto"/>
            <w:left w:val="none" w:sz="0" w:space="0" w:color="auto"/>
            <w:bottom w:val="none" w:sz="0" w:space="0" w:color="auto"/>
            <w:right w:val="none" w:sz="0" w:space="0" w:color="auto"/>
          </w:divBdr>
        </w:div>
        <w:div w:id="908460884">
          <w:marLeft w:val="640"/>
          <w:marRight w:val="0"/>
          <w:marTop w:val="0"/>
          <w:marBottom w:val="0"/>
          <w:divBdr>
            <w:top w:val="none" w:sz="0" w:space="0" w:color="auto"/>
            <w:left w:val="none" w:sz="0" w:space="0" w:color="auto"/>
            <w:bottom w:val="none" w:sz="0" w:space="0" w:color="auto"/>
            <w:right w:val="none" w:sz="0" w:space="0" w:color="auto"/>
          </w:divBdr>
        </w:div>
        <w:div w:id="1220554651">
          <w:marLeft w:val="640"/>
          <w:marRight w:val="0"/>
          <w:marTop w:val="0"/>
          <w:marBottom w:val="0"/>
          <w:divBdr>
            <w:top w:val="none" w:sz="0" w:space="0" w:color="auto"/>
            <w:left w:val="none" w:sz="0" w:space="0" w:color="auto"/>
            <w:bottom w:val="none" w:sz="0" w:space="0" w:color="auto"/>
            <w:right w:val="none" w:sz="0" w:space="0" w:color="auto"/>
          </w:divBdr>
        </w:div>
        <w:div w:id="1852186974">
          <w:marLeft w:val="640"/>
          <w:marRight w:val="0"/>
          <w:marTop w:val="0"/>
          <w:marBottom w:val="0"/>
          <w:divBdr>
            <w:top w:val="none" w:sz="0" w:space="0" w:color="auto"/>
            <w:left w:val="none" w:sz="0" w:space="0" w:color="auto"/>
            <w:bottom w:val="none" w:sz="0" w:space="0" w:color="auto"/>
            <w:right w:val="none" w:sz="0" w:space="0" w:color="auto"/>
          </w:divBdr>
        </w:div>
        <w:div w:id="963537709">
          <w:marLeft w:val="640"/>
          <w:marRight w:val="0"/>
          <w:marTop w:val="0"/>
          <w:marBottom w:val="0"/>
          <w:divBdr>
            <w:top w:val="none" w:sz="0" w:space="0" w:color="auto"/>
            <w:left w:val="none" w:sz="0" w:space="0" w:color="auto"/>
            <w:bottom w:val="none" w:sz="0" w:space="0" w:color="auto"/>
            <w:right w:val="none" w:sz="0" w:space="0" w:color="auto"/>
          </w:divBdr>
        </w:div>
        <w:div w:id="1128552750">
          <w:marLeft w:val="640"/>
          <w:marRight w:val="0"/>
          <w:marTop w:val="0"/>
          <w:marBottom w:val="0"/>
          <w:divBdr>
            <w:top w:val="none" w:sz="0" w:space="0" w:color="auto"/>
            <w:left w:val="none" w:sz="0" w:space="0" w:color="auto"/>
            <w:bottom w:val="none" w:sz="0" w:space="0" w:color="auto"/>
            <w:right w:val="none" w:sz="0" w:space="0" w:color="auto"/>
          </w:divBdr>
        </w:div>
        <w:div w:id="587545965">
          <w:marLeft w:val="640"/>
          <w:marRight w:val="0"/>
          <w:marTop w:val="0"/>
          <w:marBottom w:val="0"/>
          <w:divBdr>
            <w:top w:val="none" w:sz="0" w:space="0" w:color="auto"/>
            <w:left w:val="none" w:sz="0" w:space="0" w:color="auto"/>
            <w:bottom w:val="none" w:sz="0" w:space="0" w:color="auto"/>
            <w:right w:val="none" w:sz="0" w:space="0" w:color="auto"/>
          </w:divBdr>
        </w:div>
        <w:div w:id="1001471608">
          <w:marLeft w:val="640"/>
          <w:marRight w:val="0"/>
          <w:marTop w:val="0"/>
          <w:marBottom w:val="0"/>
          <w:divBdr>
            <w:top w:val="none" w:sz="0" w:space="0" w:color="auto"/>
            <w:left w:val="none" w:sz="0" w:space="0" w:color="auto"/>
            <w:bottom w:val="none" w:sz="0" w:space="0" w:color="auto"/>
            <w:right w:val="none" w:sz="0" w:space="0" w:color="auto"/>
          </w:divBdr>
        </w:div>
        <w:div w:id="763765798">
          <w:marLeft w:val="640"/>
          <w:marRight w:val="0"/>
          <w:marTop w:val="0"/>
          <w:marBottom w:val="0"/>
          <w:divBdr>
            <w:top w:val="none" w:sz="0" w:space="0" w:color="auto"/>
            <w:left w:val="none" w:sz="0" w:space="0" w:color="auto"/>
            <w:bottom w:val="none" w:sz="0" w:space="0" w:color="auto"/>
            <w:right w:val="none" w:sz="0" w:space="0" w:color="auto"/>
          </w:divBdr>
        </w:div>
        <w:div w:id="1179077655">
          <w:marLeft w:val="640"/>
          <w:marRight w:val="0"/>
          <w:marTop w:val="0"/>
          <w:marBottom w:val="0"/>
          <w:divBdr>
            <w:top w:val="none" w:sz="0" w:space="0" w:color="auto"/>
            <w:left w:val="none" w:sz="0" w:space="0" w:color="auto"/>
            <w:bottom w:val="none" w:sz="0" w:space="0" w:color="auto"/>
            <w:right w:val="none" w:sz="0" w:space="0" w:color="auto"/>
          </w:divBdr>
        </w:div>
        <w:div w:id="673842222">
          <w:marLeft w:val="640"/>
          <w:marRight w:val="0"/>
          <w:marTop w:val="0"/>
          <w:marBottom w:val="0"/>
          <w:divBdr>
            <w:top w:val="none" w:sz="0" w:space="0" w:color="auto"/>
            <w:left w:val="none" w:sz="0" w:space="0" w:color="auto"/>
            <w:bottom w:val="none" w:sz="0" w:space="0" w:color="auto"/>
            <w:right w:val="none" w:sz="0" w:space="0" w:color="auto"/>
          </w:divBdr>
        </w:div>
        <w:div w:id="1437091683">
          <w:marLeft w:val="640"/>
          <w:marRight w:val="0"/>
          <w:marTop w:val="0"/>
          <w:marBottom w:val="0"/>
          <w:divBdr>
            <w:top w:val="none" w:sz="0" w:space="0" w:color="auto"/>
            <w:left w:val="none" w:sz="0" w:space="0" w:color="auto"/>
            <w:bottom w:val="none" w:sz="0" w:space="0" w:color="auto"/>
            <w:right w:val="none" w:sz="0" w:space="0" w:color="auto"/>
          </w:divBdr>
        </w:div>
        <w:div w:id="1537742674">
          <w:marLeft w:val="640"/>
          <w:marRight w:val="0"/>
          <w:marTop w:val="0"/>
          <w:marBottom w:val="0"/>
          <w:divBdr>
            <w:top w:val="none" w:sz="0" w:space="0" w:color="auto"/>
            <w:left w:val="none" w:sz="0" w:space="0" w:color="auto"/>
            <w:bottom w:val="none" w:sz="0" w:space="0" w:color="auto"/>
            <w:right w:val="none" w:sz="0" w:space="0" w:color="auto"/>
          </w:divBdr>
        </w:div>
        <w:div w:id="2094623515">
          <w:marLeft w:val="640"/>
          <w:marRight w:val="0"/>
          <w:marTop w:val="0"/>
          <w:marBottom w:val="0"/>
          <w:divBdr>
            <w:top w:val="none" w:sz="0" w:space="0" w:color="auto"/>
            <w:left w:val="none" w:sz="0" w:space="0" w:color="auto"/>
            <w:bottom w:val="none" w:sz="0" w:space="0" w:color="auto"/>
            <w:right w:val="none" w:sz="0" w:space="0" w:color="auto"/>
          </w:divBdr>
        </w:div>
        <w:div w:id="1330061264">
          <w:marLeft w:val="640"/>
          <w:marRight w:val="0"/>
          <w:marTop w:val="0"/>
          <w:marBottom w:val="0"/>
          <w:divBdr>
            <w:top w:val="none" w:sz="0" w:space="0" w:color="auto"/>
            <w:left w:val="none" w:sz="0" w:space="0" w:color="auto"/>
            <w:bottom w:val="none" w:sz="0" w:space="0" w:color="auto"/>
            <w:right w:val="none" w:sz="0" w:space="0" w:color="auto"/>
          </w:divBdr>
        </w:div>
        <w:div w:id="602690625">
          <w:marLeft w:val="640"/>
          <w:marRight w:val="0"/>
          <w:marTop w:val="0"/>
          <w:marBottom w:val="0"/>
          <w:divBdr>
            <w:top w:val="none" w:sz="0" w:space="0" w:color="auto"/>
            <w:left w:val="none" w:sz="0" w:space="0" w:color="auto"/>
            <w:bottom w:val="none" w:sz="0" w:space="0" w:color="auto"/>
            <w:right w:val="none" w:sz="0" w:space="0" w:color="auto"/>
          </w:divBdr>
        </w:div>
        <w:div w:id="1411659558">
          <w:marLeft w:val="640"/>
          <w:marRight w:val="0"/>
          <w:marTop w:val="0"/>
          <w:marBottom w:val="0"/>
          <w:divBdr>
            <w:top w:val="none" w:sz="0" w:space="0" w:color="auto"/>
            <w:left w:val="none" w:sz="0" w:space="0" w:color="auto"/>
            <w:bottom w:val="none" w:sz="0" w:space="0" w:color="auto"/>
            <w:right w:val="none" w:sz="0" w:space="0" w:color="auto"/>
          </w:divBdr>
        </w:div>
        <w:div w:id="1136333533">
          <w:marLeft w:val="640"/>
          <w:marRight w:val="0"/>
          <w:marTop w:val="0"/>
          <w:marBottom w:val="0"/>
          <w:divBdr>
            <w:top w:val="none" w:sz="0" w:space="0" w:color="auto"/>
            <w:left w:val="none" w:sz="0" w:space="0" w:color="auto"/>
            <w:bottom w:val="none" w:sz="0" w:space="0" w:color="auto"/>
            <w:right w:val="none" w:sz="0" w:space="0" w:color="auto"/>
          </w:divBdr>
        </w:div>
        <w:div w:id="495657969">
          <w:marLeft w:val="640"/>
          <w:marRight w:val="0"/>
          <w:marTop w:val="0"/>
          <w:marBottom w:val="0"/>
          <w:divBdr>
            <w:top w:val="none" w:sz="0" w:space="0" w:color="auto"/>
            <w:left w:val="none" w:sz="0" w:space="0" w:color="auto"/>
            <w:bottom w:val="none" w:sz="0" w:space="0" w:color="auto"/>
            <w:right w:val="none" w:sz="0" w:space="0" w:color="auto"/>
          </w:divBdr>
        </w:div>
        <w:div w:id="1055472280">
          <w:marLeft w:val="640"/>
          <w:marRight w:val="0"/>
          <w:marTop w:val="0"/>
          <w:marBottom w:val="0"/>
          <w:divBdr>
            <w:top w:val="none" w:sz="0" w:space="0" w:color="auto"/>
            <w:left w:val="none" w:sz="0" w:space="0" w:color="auto"/>
            <w:bottom w:val="none" w:sz="0" w:space="0" w:color="auto"/>
            <w:right w:val="none" w:sz="0" w:space="0" w:color="auto"/>
          </w:divBdr>
        </w:div>
        <w:div w:id="1680502689">
          <w:marLeft w:val="640"/>
          <w:marRight w:val="0"/>
          <w:marTop w:val="0"/>
          <w:marBottom w:val="0"/>
          <w:divBdr>
            <w:top w:val="none" w:sz="0" w:space="0" w:color="auto"/>
            <w:left w:val="none" w:sz="0" w:space="0" w:color="auto"/>
            <w:bottom w:val="none" w:sz="0" w:space="0" w:color="auto"/>
            <w:right w:val="none" w:sz="0" w:space="0" w:color="auto"/>
          </w:divBdr>
        </w:div>
        <w:div w:id="279260937">
          <w:marLeft w:val="640"/>
          <w:marRight w:val="0"/>
          <w:marTop w:val="0"/>
          <w:marBottom w:val="0"/>
          <w:divBdr>
            <w:top w:val="none" w:sz="0" w:space="0" w:color="auto"/>
            <w:left w:val="none" w:sz="0" w:space="0" w:color="auto"/>
            <w:bottom w:val="none" w:sz="0" w:space="0" w:color="auto"/>
            <w:right w:val="none" w:sz="0" w:space="0" w:color="auto"/>
          </w:divBdr>
        </w:div>
        <w:div w:id="1547571724">
          <w:marLeft w:val="640"/>
          <w:marRight w:val="0"/>
          <w:marTop w:val="0"/>
          <w:marBottom w:val="0"/>
          <w:divBdr>
            <w:top w:val="none" w:sz="0" w:space="0" w:color="auto"/>
            <w:left w:val="none" w:sz="0" w:space="0" w:color="auto"/>
            <w:bottom w:val="none" w:sz="0" w:space="0" w:color="auto"/>
            <w:right w:val="none" w:sz="0" w:space="0" w:color="auto"/>
          </w:divBdr>
        </w:div>
        <w:div w:id="129977993">
          <w:marLeft w:val="640"/>
          <w:marRight w:val="0"/>
          <w:marTop w:val="0"/>
          <w:marBottom w:val="0"/>
          <w:divBdr>
            <w:top w:val="none" w:sz="0" w:space="0" w:color="auto"/>
            <w:left w:val="none" w:sz="0" w:space="0" w:color="auto"/>
            <w:bottom w:val="none" w:sz="0" w:space="0" w:color="auto"/>
            <w:right w:val="none" w:sz="0" w:space="0" w:color="auto"/>
          </w:divBdr>
        </w:div>
        <w:div w:id="2363354">
          <w:marLeft w:val="640"/>
          <w:marRight w:val="0"/>
          <w:marTop w:val="0"/>
          <w:marBottom w:val="0"/>
          <w:divBdr>
            <w:top w:val="none" w:sz="0" w:space="0" w:color="auto"/>
            <w:left w:val="none" w:sz="0" w:space="0" w:color="auto"/>
            <w:bottom w:val="none" w:sz="0" w:space="0" w:color="auto"/>
            <w:right w:val="none" w:sz="0" w:space="0" w:color="auto"/>
          </w:divBdr>
        </w:div>
        <w:div w:id="834757779">
          <w:marLeft w:val="640"/>
          <w:marRight w:val="0"/>
          <w:marTop w:val="0"/>
          <w:marBottom w:val="0"/>
          <w:divBdr>
            <w:top w:val="none" w:sz="0" w:space="0" w:color="auto"/>
            <w:left w:val="none" w:sz="0" w:space="0" w:color="auto"/>
            <w:bottom w:val="none" w:sz="0" w:space="0" w:color="auto"/>
            <w:right w:val="none" w:sz="0" w:space="0" w:color="auto"/>
          </w:divBdr>
        </w:div>
        <w:div w:id="257367389">
          <w:marLeft w:val="640"/>
          <w:marRight w:val="0"/>
          <w:marTop w:val="0"/>
          <w:marBottom w:val="0"/>
          <w:divBdr>
            <w:top w:val="none" w:sz="0" w:space="0" w:color="auto"/>
            <w:left w:val="none" w:sz="0" w:space="0" w:color="auto"/>
            <w:bottom w:val="none" w:sz="0" w:space="0" w:color="auto"/>
            <w:right w:val="none" w:sz="0" w:space="0" w:color="auto"/>
          </w:divBdr>
        </w:div>
        <w:div w:id="897476936">
          <w:marLeft w:val="640"/>
          <w:marRight w:val="0"/>
          <w:marTop w:val="0"/>
          <w:marBottom w:val="0"/>
          <w:divBdr>
            <w:top w:val="none" w:sz="0" w:space="0" w:color="auto"/>
            <w:left w:val="none" w:sz="0" w:space="0" w:color="auto"/>
            <w:bottom w:val="none" w:sz="0" w:space="0" w:color="auto"/>
            <w:right w:val="none" w:sz="0" w:space="0" w:color="auto"/>
          </w:divBdr>
        </w:div>
        <w:div w:id="907346793">
          <w:marLeft w:val="640"/>
          <w:marRight w:val="0"/>
          <w:marTop w:val="0"/>
          <w:marBottom w:val="0"/>
          <w:divBdr>
            <w:top w:val="none" w:sz="0" w:space="0" w:color="auto"/>
            <w:left w:val="none" w:sz="0" w:space="0" w:color="auto"/>
            <w:bottom w:val="none" w:sz="0" w:space="0" w:color="auto"/>
            <w:right w:val="none" w:sz="0" w:space="0" w:color="auto"/>
          </w:divBdr>
        </w:div>
        <w:div w:id="1999184615">
          <w:marLeft w:val="640"/>
          <w:marRight w:val="0"/>
          <w:marTop w:val="0"/>
          <w:marBottom w:val="0"/>
          <w:divBdr>
            <w:top w:val="none" w:sz="0" w:space="0" w:color="auto"/>
            <w:left w:val="none" w:sz="0" w:space="0" w:color="auto"/>
            <w:bottom w:val="none" w:sz="0" w:space="0" w:color="auto"/>
            <w:right w:val="none" w:sz="0" w:space="0" w:color="auto"/>
          </w:divBdr>
        </w:div>
        <w:div w:id="2034643814">
          <w:marLeft w:val="640"/>
          <w:marRight w:val="0"/>
          <w:marTop w:val="0"/>
          <w:marBottom w:val="0"/>
          <w:divBdr>
            <w:top w:val="none" w:sz="0" w:space="0" w:color="auto"/>
            <w:left w:val="none" w:sz="0" w:space="0" w:color="auto"/>
            <w:bottom w:val="none" w:sz="0" w:space="0" w:color="auto"/>
            <w:right w:val="none" w:sz="0" w:space="0" w:color="auto"/>
          </w:divBdr>
        </w:div>
        <w:div w:id="1171212811">
          <w:marLeft w:val="640"/>
          <w:marRight w:val="0"/>
          <w:marTop w:val="0"/>
          <w:marBottom w:val="0"/>
          <w:divBdr>
            <w:top w:val="none" w:sz="0" w:space="0" w:color="auto"/>
            <w:left w:val="none" w:sz="0" w:space="0" w:color="auto"/>
            <w:bottom w:val="none" w:sz="0" w:space="0" w:color="auto"/>
            <w:right w:val="none" w:sz="0" w:space="0" w:color="auto"/>
          </w:divBdr>
        </w:div>
        <w:div w:id="890189003">
          <w:marLeft w:val="640"/>
          <w:marRight w:val="0"/>
          <w:marTop w:val="0"/>
          <w:marBottom w:val="0"/>
          <w:divBdr>
            <w:top w:val="none" w:sz="0" w:space="0" w:color="auto"/>
            <w:left w:val="none" w:sz="0" w:space="0" w:color="auto"/>
            <w:bottom w:val="none" w:sz="0" w:space="0" w:color="auto"/>
            <w:right w:val="none" w:sz="0" w:space="0" w:color="auto"/>
          </w:divBdr>
        </w:div>
        <w:div w:id="1495486127">
          <w:marLeft w:val="640"/>
          <w:marRight w:val="0"/>
          <w:marTop w:val="0"/>
          <w:marBottom w:val="0"/>
          <w:divBdr>
            <w:top w:val="none" w:sz="0" w:space="0" w:color="auto"/>
            <w:left w:val="none" w:sz="0" w:space="0" w:color="auto"/>
            <w:bottom w:val="none" w:sz="0" w:space="0" w:color="auto"/>
            <w:right w:val="none" w:sz="0" w:space="0" w:color="auto"/>
          </w:divBdr>
        </w:div>
        <w:div w:id="2082216922">
          <w:marLeft w:val="640"/>
          <w:marRight w:val="0"/>
          <w:marTop w:val="0"/>
          <w:marBottom w:val="0"/>
          <w:divBdr>
            <w:top w:val="none" w:sz="0" w:space="0" w:color="auto"/>
            <w:left w:val="none" w:sz="0" w:space="0" w:color="auto"/>
            <w:bottom w:val="none" w:sz="0" w:space="0" w:color="auto"/>
            <w:right w:val="none" w:sz="0" w:space="0" w:color="auto"/>
          </w:divBdr>
        </w:div>
        <w:div w:id="1337879502">
          <w:marLeft w:val="640"/>
          <w:marRight w:val="0"/>
          <w:marTop w:val="0"/>
          <w:marBottom w:val="0"/>
          <w:divBdr>
            <w:top w:val="none" w:sz="0" w:space="0" w:color="auto"/>
            <w:left w:val="none" w:sz="0" w:space="0" w:color="auto"/>
            <w:bottom w:val="none" w:sz="0" w:space="0" w:color="auto"/>
            <w:right w:val="none" w:sz="0" w:space="0" w:color="auto"/>
          </w:divBdr>
        </w:div>
        <w:div w:id="1876309927">
          <w:marLeft w:val="640"/>
          <w:marRight w:val="0"/>
          <w:marTop w:val="0"/>
          <w:marBottom w:val="0"/>
          <w:divBdr>
            <w:top w:val="none" w:sz="0" w:space="0" w:color="auto"/>
            <w:left w:val="none" w:sz="0" w:space="0" w:color="auto"/>
            <w:bottom w:val="none" w:sz="0" w:space="0" w:color="auto"/>
            <w:right w:val="none" w:sz="0" w:space="0" w:color="auto"/>
          </w:divBdr>
        </w:div>
        <w:div w:id="1131903548">
          <w:marLeft w:val="640"/>
          <w:marRight w:val="0"/>
          <w:marTop w:val="0"/>
          <w:marBottom w:val="0"/>
          <w:divBdr>
            <w:top w:val="none" w:sz="0" w:space="0" w:color="auto"/>
            <w:left w:val="none" w:sz="0" w:space="0" w:color="auto"/>
            <w:bottom w:val="none" w:sz="0" w:space="0" w:color="auto"/>
            <w:right w:val="none" w:sz="0" w:space="0" w:color="auto"/>
          </w:divBdr>
        </w:div>
        <w:div w:id="792945439">
          <w:marLeft w:val="640"/>
          <w:marRight w:val="0"/>
          <w:marTop w:val="0"/>
          <w:marBottom w:val="0"/>
          <w:divBdr>
            <w:top w:val="none" w:sz="0" w:space="0" w:color="auto"/>
            <w:left w:val="none" w:sz="0" w:space="0" w:color="auto"/>
            <w:bottom w:val="none" w:sz="0" w:space="0" w:color="auto"/>
            <w:right w:val="none" w:sz="0" w:space="0" w:color="auto"/>
          </w:divBdr>
        </w:div>
        <w:div w:id="152379867">
          <w:marLeft w:val="640"/>
          <w:marRight w:val="0"/>
          <w:marTop w:val="0"/>
          <w:marBottom w:val="0"/>
          <w:divBdr>
            <w:top w:val="none" w:sz="0" w:space="0" w:color="auto"/>
            <w:left w:val="none" w:sz="0" w:space="0" w:color="auto"/>
            <w:bottom w:val="none" w:sz="0" w:space="0" w:color="auto"/>
            <w:right w:val="none" w:sz="0" w:space="0" w:color="auto"/>
          </w:divBdr>
        </w:div>
        <w:div w:id="1978992356">
          <w:marLeft w:val="640"/>
          <w:marRight w:val="0"/>
          <w:marTop w:val="0"/>
          <w:marBottom w:val="0"/>
          <w:divBdr>
            <w:top w:val="none" w:sz="0" w:space="0" w:color="auto"/>
            <w:left w:val="none" w:sz="0" w:space="0" w:color="auto"/>
            <w:bottom w:val="none" w:sz="0" w:space="0" w:color="auto"/>
            <w:right w:val="none" w:sz="0" w:space="0" w:color="auto"/>
          </w:divBdr>
        </w:div>
        <w:div w:id="1215703977">
          <w:marLeft w:val="640"/>
          <w:marRight w:val="0"/>
          <w:marTop w:val="0"/>
          <w:marBottom w:val="0"/>
          <w:divBdr>
            <w:top w:val="none" w:sz="0" w:space="0" w:color="auto"/>
            <w:left w:val="none" w:sz="0" w:space="0" w:color="auto"/>
            <w:bottom w:val="none" w:sz="0" w:space="0" w:color="auto"/>
            <w:right w:val="none" w:sz="0" w:space="0" w:color="auto"/>
          </w:divBdr>
        </w:div>
        <w:div w:id="939602935">
          <w:marLeft w:val="640"/>
          <w:marRight w:val="0"/>
          <w:marTop w:val="0"/>
          <w:marBottom w:val="0"/>
          <w:divBdr>
            <w:top w:val="none" w:sz="0" w:space="0" w:color="auto"/>
            <w:left w:val="none" w:sz="0" w:space="0" w:color="auto"/>
            <w:bottom w:val="none" w:sz="0" w:space="0" w:color="auto"/>
            <w:right w:val="none" w:sz="0" w:space="0" w:color="auto"/>
          </w:divBdr>
        </w:div>
        <w:div w:id="690649662">
          <w:marLeft w:val="640"/>
          <w:marRight w:val="0"/>
          <w:marTop w:val="0"/>
          <w:marBottom w:val="0"/>
          <w:divBdr>
            <w:top w:val="none" w:sz="0" w:space="0" w:color="auto"/>
            <w:left w:val="none" w:sz="0" w:space="0" w:color="auto"/>
            <w:bottom w:val="none" w:sz="0" w:space="0" w:color="auto"/>
            <w:right w:val="none" w:sz="0" w:space="0" w:color="auto"/>
          </w:divBdr>
        </w:div>
        <w:div w:id="162548123">
          <w:marLeft w:val="640"/>
          <w:marRight w:val="0"/>
          <w:marTop w:val="0"/>
          <w:marBottom w:val="0"/>
          <w:divBdr>
            <w:top w:val="none" w:sz="0" w:space="0" w:color="auto"/>
            <w:left w:val="none" w:sz="0" w:space="0" w:color="auto"/>
            <w:bottom w:val="none" w:sz="0" w:space="0" w:color="auto"/>
            <w:right w:val="none" w:sz="0" w:space="0" w:color="auto"/>
          </w:divBdr>
        </w:div>
        <w:div w:id="1984775776">
          <w:marLeft w:val="640"/>
          <w:marRight w:val="0"/>
          <w:marTop w:val="0"/>
          <w:marBottom w:val="0"/>
          <w:divBdr>
            <w:top w:val="none" w:sz="0" w:space="0" w:color="auto"/>
            <w:left w:val="none" w:sz="0" w:space="0" w:color="auto"/>
            <w:bottom w:val="none" w:sz="0" w:space="0" w:color="auto"/>
            <w:right w:val="none" w:sz="0" w:space="0" w:color="auto"/>
          </w:divBdr>
        </w:div>
        <w:div w:id="290020007">
          <w:marLeft w:val="640"/>
          <w:marRight w:val="0"/>
          <w:marTop w:val="0"/>
          <w:marBottom w:val="0"/>
          <w:divBdr>
            <w:top w:val="none" w:sz="0" w:space="0" w:color="auto"/>
            <w:left w:val="none" w:sz="0" w:space="0" w:color="auto"/>
            <w:bottom w:val="none" w:sz="0" w:space="0" w:color="auto"/>
            <w:right w:val="none" w:sz="0" w:space="0" w:color="auto"/>
          </w:divBdr>
        </w:div>
        <w:div w:id="1203636269">
          <w:marLeft w:val="640"/>
          <w:marRight w:val="0"/>
          <w:marTop w:val="0"/>
          <w:marBottom w:val="0"/>
          <w:divBdr>
            <w:top w:val="none" w:sz="0" w:space="0" w:color="auto"/>
            <w:left w:val="none" w:sz="0" w:space="0" w:color="auto"/>
            <w:bottom w:val="none" w:sz="0" w:space="0" w:color="auto"/>
            <w:right w:val="none" w:sz="0" w:space="0" w:color="auto"/>
          </w:divBdr>
        </w:div>
        <w:div w:id="1830753760">
          <w:marLeft w:val="640"/>
          <w:marRight w:val="0"/>
          <w:marTop w:val="0"/>
          <w:marBottom w:val="0"/>
          <w:divBdr>
            <w:top w:val="none" w:sz="0" w:space="0" w:color="auto"/>
            <w:left w:val="none" w:sz="0" w:space="0" w:color="auto"/>
            <w:bottom w:val="none" w:sz="0" w:space="0" w:color="auto"/>
            <w:right w:val="none" w:sz="0" w:space="0" w:color="auto"/>
          </w:divBdr>
        </w:div>
        <w:div w:id="1086464328">
          <w:marLeft w:val="640"/>
          <w:marRight w:val="0"/>
          <w:marTop w:val="0"/>
          <w:marBottom w:val="0"/>
          <w:divBdr>
            <w:top w:val="none" w:sz="0" w:space="0" w:color="auto"/>
            <w:left w:val="none" w:sz="0" w:space="0" w:color="auto"/>
            <w:bottom w:val="none" w:sz="0" w:space="0" w:color="auto"/>
            <w:right w:val="none" w:sz="0" w:space="0" w:color="auto"/>
          </w:divBdr>
        </w:div>
        <w:div w:id="1247377541">
          <w:marLeft w:val="640"/>
          <w:marRight w:val="0"/>
          <w:marTop w:val="0"/>
          <w:marBottom w:val="0"/>
          <w:divBdr>
            <w:top w:val="none" w:sz="0" w:space="0" w:color="auto"/>
            <w:left w:val="none" w:sz="0" w:space="0" w:color="auto"/>
            <w:bottom w:val="none" w:sz="0" w:space="0" w:color="auto"/>
            <w:right w:val="none" w:sz="0" w:space="0" w:color="auto"/>
          </w:divBdr>
        </w:div>
        <w:div w:id="2093770626">
          <w:marLeft w:val="640"/>
          <w:marRight w:val="0"/>
          <w:marTop w:val="0"/>
          <w:marBottom w:val="0"/>
          <w:divBdr>
            <w:top w:val="none" w:sz="0" w:space="0" w:color="auto"/>
            <w:left w:val="none" w:sz="0" w:space="0" w:color="auto"/>
            <w:bottom w:val="none" w:sz="0" w:space="0" w:color="auto"/>
            <w:right w:val="none" w:sz="0" w:space="0" w:color="auto"/>
          </w:divBdr>
        </w:div>
        <w:div w:id="1971931386">
          <w:marLeft w:val="640"/>
          <w:marRight w:val="0"/>
          <w:marTop w:val="0"/>
          <w:marBottom w:val="0"/>
          <w:divBdr>
            <w:top w:val="none" w:sz="0" w:space="0" w:color="auto"/>
            <w:left w:val="none" w:sz="0" w:space="0" w:color="auto"/>
            <w:bottom w:val="none" w:sz="0" w:space="0" w:color="auto"/>
            <w:right w:val="none" w:sz="0" w:space="0" w:color="auto"/>
          </w:divBdr>
        </w:div>
        <w:div w:id="1105463118">
          <w:marLeft w:val="640"/>
          <w:marRight w:val="0"/>
          <w:marTop w:val="0"/>
          <w:marBottom w:val="0"/>
          <w:divBdr>
            <w:top w:val="none" w:sz="0" w:space="0" w:color="auto"/>
            <w:left w:val="none" w:sz="0" w:space="0" w:color="auto"/>
            <w:bottom w:val="none" w:sz="0" w:space="0" w:color="auto"/>
            <w:right w:val="none" w:sz="0" w:space="0" w:color="auto"/>
          </w:divBdr>
        </w:div>
        <w:div w:id="1885435777">
          <w:marLeft w:val="640"/>
          <w:marRight w:val="0"/>
          <w:marTop w:val="0"/>
          <w:marBottom w:val="0"/>
          <w:divBdr>
            <w:top w:val="none" w:sz="0" w:space="0" w:color="auto"/>
            <w:left w:val="none" w:sz="0" w:space="0" w:color="auto"/>
            <w:bottom w:val="none" w:sz="0" w:space="0" w:color="auto"/>
            <w:right w:val="none" w:sz="0" w:space="0" w:color="auto"/>
          </w:divBdr>
        </w:div>
        <w:div w:id="1439567366">
          <w:marLeft w:val="640"/>
          <w:marRight w:val="0"/>
          <w:marTop w:val="0"/>
          <w:marBottom w:val="0"/>
          <w:divBdr>
            <w:top w:val="none" w:sz="0" w:space="0" w:color="auto"/>
            <w:left w:val="none" w:sz="0" w:space="0" w:color="auto"/>
            <w:bottom w:val="none" w:sz="0" w:space="0" w:color="auto"/>
            <w:right w:val="none" w:sz="0" w:space="0" w:color="auto"/>
          </w:divBdr>
        </w:div>
        <w:div w:id="1514804567">
          <w:marLeft w:val="640"/>
          <w:marRight w:val="0"/>
          <w:marTop w:val="0"/>
          <w:marBottom w:val="0"/>
          <w:divBdr>
            <w:top w:val="none" w:sz="0" w:space="0" w:color="auto"/>
            <w:left w:val="none" w:sz="0" w:space="0" w:color="auto"/>
            <w:bottom w:val="none" w:sz="0" w:space="0" w:color="auto"/>
            <w:right w:val="none" w:sz="0" w:space="0" w:color="auto"/>
          </w:divBdr>
        </w:div>
        <w:div w:id="651370035">
          <w:marLeft w:val="640"/>
          <w:marRight w:val="0"/>
          <w:marTop w:val="0"/>
          <w:marBottom w:val="0"/>
          <w:divBdr>
            <w:top w:val="none" w:sz="0" w:space="0" w:color="auto"/>
            <w:left w:val="none" w:sz="0" w:space="0" w:color="auto"/>
            <w:bottom w:val="none" w:sz="0" w:space="0" w:color="auto"/>
            <w:right w:val="none" w:sz="0" w:space="0" w:color="auto"/>
          </w:divBdr>
        </w:div>
        <w:div w:id="612399293">
          <w:marLeft w:val="640"/>
          <w:marRight w:val="0"/>
          <w:marTop w:val="0"/>
          <w:marBottom w:val="0"/>
          <w:divBdr>
            <w:top w:val="none" w:sz="0" w:space="0" w:color="auto"/>
            <w:left w:val="none" w:sz="0" w:space="0" w:color="auto"/>
            <w:bottom w:val="none" w:sz="0" w:space="0" w:color="auto"/>
            <w:right w:val="none" w:sz="0" w:space="0" w:color="auto"/>
          </w:divBdr>
        </w:div>
        <w:div w:id="518085575">
          <w:marLeft w:val="640"/>
          <w:marRight w:val="0"/>
          <w:marTop w:val="0"/>
          <w:marBottom w:val="0"/>
          <w:divBdr>
            <w:top w:val="none" w:sz="0" w:space="0" w:color="auto"/>
            <w:left w:val="none" w:sz="0" w:space="0" w:color="auto"/>
            <w:bottom w:val="none" w:sz="0" w:space="0" w:color="auto"/>
            <w:right w:val="none" w:sz="0" w:space="0" w:color="auto"/>
          </w:divBdr>
        </w:div>
      </w:divsChild>
    </w:div>
    <w:div w:id="641344918">
      <w:bodyDiv w:val="1"/>
      <w:marLeft w:val="0"/>
      <w:marRight w:val="0"/>
      <w:marTop w:val="0"/>
      <w:marBottom w:val="0"/>
      <w:divBdr>
        <w:top w:val="none" w:sz="0" w:space="0" w:color="auto"/>
        <w:left w:val="none" w:sz="0" w:space="0" w:color="auto"/>
        <w:bottom w:val="none" w:sz="0" w:space="0" w:color="auto"/>
        <w:right w:val="none" w:sz="0" w:space="0" w:color="auto"/>
      </w:divBdr>
      <w:divsChild>
        <w:div w:id="129323569">
          <w:marLeft w:val="640"/>
          <w:marRight w:val="0"/>
          <w:marTop w:val="0"/>
          <w:marBottom w:val="0"/>
          <w:divBdr>
            <w:top w:val="none" w:sz="0" w:space="0" w:color="auto"/>
            <w:left w:val="none" w:sz="0" w:space="0" w:color="auto"/>
            <w:bottom w:val="none" w:sz="0" w:space="0" w:color="auto"/>
            <w:right w:val="none" w:sz="0" w:space="0" w:color="auto"/>
          </w:divBdr>
        </w:div>
        <w:div w:id="1419715156">
          <w:marLeft w:val="640"/>
          <w:marRight w:val="0"/>
          <w:marTop w:val="0"/>
          <w:marBottom w:val="0"/>
          <w:divBdr>
            <w:top w:val="none" w:sz="0" w:space="0" w:color="auto"/>
            <w:left w:val="none" w:sz="0" w:space="0" w:color="auto"/>
            <w:bottom w:val="none" w:sz="0" w:space="0" w:color="auto"/>
            <w:right w:val="none" w:sz="0" w:space="0" w:color="auto"/>
          </w:divBdr>
        </w:div>
        <w:div w:id="1592275511">
          <w:marLeft w:val="640"/>
          <w:marRight w:val="0"/>
          <w:marTop w:val="0"/>
          <w:marBottom w:val="0"/>
          <w:divBdr>
            <w:top w:val="none" w:sz="0" w:space="0" w:color="auto"/>
            <w:left w:val="none" w:sz="0" w:space="0" w:color="auto"/>
            <w:bottom w:val="none" w:sz="0" w:space="0" w:color="auto"/>
            <w:right w:val="none" w:sz="0" w:space="0" w:color="auto"/>
          </w:divBdr>
        </w:div>
        <w:div w:id="265582949">
          <w:marLeft w:val="640"/>
          <w:marRight w:val="0"/>
          <w:marTop w:val="0"/>
          <w:marBottom w:val="0"/>
          <w:divBdr>
            <w:top w:val="none" w:sz="0" w:space="0" w:color="auto"/>
            <w:left w:val="none" w:sz="0" w:space="0" w:color="auto"/>
            <w:bottom w:val="none" w:sz="0" w:space="0" w:color="auto"/>
            <w:right w:val="none" w:sz="0" w:space="0" w:color="auto"/>
          </w:divBdr>
        </w:div>
        <w:div w:id="1925064672">
          <w:marLeft w:val="640"/>
          <w:marRight w:val="0"/>
          <w:marTop w:val="0"/>
          <w:marBottom w:val="0"/>
          <w:divBdr>
            <w:top w:val="none" w:sz="0" w:space="0" w:color="auto"/>
            <w:left w:val="none" w:sz="0" w:space="0" w:color="auto"/>
            <w:bottom w:val="none" w:sz="0" w:space="0" w:color="auto"/>
            <w:right w:val="none" w:sz="0" w:space="0" w:color="auto"/>
          </w:divBdr>
        </w:div>
        <w:div w:id="20404456">
          <w:marLeft w:val="640"/>
          <w:marRight w:val="0"/>
          <w:marTop w:val="0"/>
          <w:marBottom w:val="0"/>
          <w:divBdr>
            <w:top w:val="none" w:sz="0" w:space="0" w:color="auto"/>
            <w:left w:val="none" w:sz="0" w:space="0" w:color="auto"/>
            <w:bottom w:val="none" w:sz="0" w:space="0" w:color="auto"/>
            <w:right w:val="none" w:sz="0" w:space="0" w:color="auto"/>
          </w:divBdr>
        </w:div>
        <w:div w:id="1196163433">
          <w:marLeft w:val="640"/>
          <w:marRight w:val="0"/>
          <w:marTop w:val="0"/>
          <w:marBottom w:val="0"/>
          <w:divBdr>
            <w:top w:val="none" w:sz="0" w:space="0" w:color="auto"/>
            <w:left w:val="none" w:sz="0" w:space="0" w:color="auto"/>
            <w:bottom w:val="none" w:sz="0" w:space="0" w:color="auto"/>
            <w:right w:val="none" w:sz="0" w:space="0" w:color="auto"/>
          </w:divBdr>
        </w:div>
        <w:div w:id="1871675012">
          <w:marLeft w:val="640"/>
          <w:marRight w:val="0"/>
          <w:marTop w:val="0"/>
          <w:marBottom w:val="0"/>
          <w:divBdr>
            <w:top w:val="none" w:sz="0" w:space="0" w:color="auto"/>
            <w:left w:val="none" w:sz="0" w:space="0" w:color="auto"/>
            <w:bottom w:val="none" w:sz="0" w:space="0" w:color="auto"/>
            <w:right w:val="none" w:sz="0" w:space="0" w:color="auto"/>
          </w:divBdr>
        </w:div>
        <w:div w:id="608244400">
          <w:marLeft w:val="640"/>
          <w:marRight w:val="0"/>
          <w:marTop w:val="0"/>
          <w:marBottom w:val="0"/>
          <w:divBdr>
            <w:top w:val="none" w:sz="0" w:space="0" w:color="auto"/>
            <w:left w:val="none" w:sz="0" w:space="0" w:color="auto"/>
            <w:bottom w:val="none" w:sz="0" w:space="0" w:color="auto"/>
            <w:right w:val="none" w:sz="0" w:space="0" w:color="auto"/>
          </w:divBdr>
        </w:div>
        <w:div w:id="66194223">
          <w:marLeft w:val="640"/>
          <w:marRight w:val="0"/>
          <w:marTop w:val="0"/>
          <w:marBottom w:val="0"/>
          <w:divBdr>
            <w:top w:val="none" w:sz="0" w:space="0" w:color="auto"/>
            <w:left w:val="none" w:sz="0" w:space="0" w:color="auto"/>
            <w:bottom w:val="none" w:sz="0" w:space="0" w:color="auto"/>
            <w:right w:val="none" w:sz="0" w:space="0" w:color="auto"/>
          </w:divBdr>
        </w:div>
        <w:div w:id="1315450461">
          <w:marLeft w:val="640"/>
          <w:marRight w:val="0"/>
          <w:marTop w:val="0"/>
          <w:marBottom w:val="0"/>
          <w:divBdr>
            <w:top w:val="none" w:sz="0" w:space="0" w:color="auto"/>
            <w:left w:val="none" w:sz="0" w:space="0" w:color="auto"/>
            <w:bottom w:val="none" w:sz="0" w:space="0" w:color="auto"/>
            <w:right w:val="none" w:sz="0" w:space="0" w:color="auto"/>
          </w:divBdr>
        </w:div>
        <w:div w:id="757405818">
          <w:marLeft w:val="640"/>
          <w:marRight w:val="0"/>
          <w:marTop w:val="0"/>
          <w:marBottom w:val="0"/>
          <w:divBdr>
            <w:top w:val="none" w:sz="0" w:space="0" w:color="auto"/>
            <w:left w:val="none" w:sz="0" w:space="0" w:color="auto"/>
            <w:bottom w:val="none" w:sz="0" w:space="0" w:color="auto"/>
            <w:right w:val="none" w:sz="0" w:space="0" w:color="auto"/>
          </w:divBdr>
        </w:div>
        <w:div w:id="2068453398">
          <w:marLeft w:val="640"/>
          <w:marRight w:val="0"/>
          <w:marTop w:val="0"/>
          <w:marBottom w:val="0"/>
          <w:divBdr>
            <w:top w:val="none" w:sz="0" w:space="0" w:color="auto"/>
            <w:left w:val="none" w:sz="0" w:space="0" w:color="auto"/>
            <w:bottom w:val="none" w:sz="0" w:space="0" w:color="auto"/>
            <w:right w:val="none" w:sz="0" w:space="0" w:color="auto"/>
          </w:divBdr>
        </w:div>
        <w:div w:id="1783183758">
          <w:marLeft w:val="640"/>
          <w:marRight w:val="0"/>
          <w:marTop w:val="0"/>
          <w:marBottom w:val="0"/>
          <w:divBdr>
            <w:top w:val="none" w:sz="0" w:space="0" w:color="auto"/>
            <w:left w:val="none" w:sz="0" w:space="0" w:color="auto"/>
            <w:bottom w:val="none" w:sz="0" w:space="0" w:color="auto"/>
            <w:right w:val="none" w:sz="0" w:space="0" w:color="auto"/>
          </w:divBdr>
        </w:div>
        <w:div w:id="1899701038">
          <w:marLeft w:val="640"/>
          <w:marRight w:val="0"/>
          <w:marTop w:val="0"/>
          <w:marBottom w:val="0"/>
          <w:divBdr>
            <w:top w:val="none" w:sz="0" w:space="0" w:color="auto"/>
            <w:left w:val="none" w:sz="0" w:space="0" w:color="auto"/>
            <w:bottom w:val="none" w:sz="0" w:space="0" w:color="auto"/>
            <w:right w:val="none" w:sz="0" w:space="0" w:color="auto"/>
          </w:divBdr>
        </w:div>
        <w:div w:id="1074624594">
          <w:marLeft w:val="640"/>
          <w:marRight w:val="0"/>
          <w:marTop w:val="0"/>
          <w:marBottom w:val="0"/>
          <w:divBdr>
            <w:top w:val="none" w:sz="0" w:space="0" w:color="auto"/>
            <w:left w:val="none" w:sz="0" w:space="0" w:color="auto"/>
            <w:bottom w:val="none" w:sz="0" w:space="0" w:color="auto"/>
            <w:right w:val="none" w:sz="0" w:space="0" w:color="auto"/>
          </w:divBdr>
        </w:div>
        <w:div w:id="1083071246">
          <w:marLeft w:val="640"/>
          <w:marRight w:val="0"/>
          <w:marTop w:val="0"/>
          <w:marBottom w:val="0"/>
          <w:divBdr>
            <w:top w:val="none" w:sz="0" w:space="0" w:color="auto"/>
            <w:left w:val="none" w:sz="0" w:space="0" w:color="auto"/>
            <w:bottom w:val="none" w:sz="0" w:space="0" w:color="auto"/>
            <w:right w:val="none" w:sz="0" w:space="0" w:color="auto"/>
          </w:divBdr>
        </w:div>
        <w:div w:id="991981357">
          <w:marLeft w:val="640"/>
          <w:marRight w:val="0"/>
          <w:marTop w:val="0"/>
          <w:marBottom w:val="0"/>
          <w:divBdr>
            <w:top w:val="none" w:sz="0" w:space="0" w:color="auto"/>
            <w:left w:val="none" w:sz="0" w:space="0" w:color="auto"/>
            <w:bottom w:val="none" w:sz="0" w:space="0" w:color="auto"/>
            <w:right w:val="none" w:sz="0" w:space="0" w:color="auto"/>
          </w:divBdr>
        </w:div>
        <w:div w:id="1625035089">
          <w:marLeft w:val="640"/>
          <w:marRight w:val="0"/>
          <w:marTop w:val="0"/>
          <w:marBottom w:val="0"/>
          <w:divBdr>
            <w:top w:val="none" w:sz="0" w:space="0" w:color="auto"/>
            <w:left w:val="none" w:sz="0" w:space="0" w:color="auto"/>
            <w:bottom w:val="none" w:sz="0" w:space="0" w:color="auto"/>
            <w:right w:val="none" w:sz="0" w:space="0" w:color="auto"/>
          </w:divBdr>
        </w:div>
        <w:div w:id="253439720">
          <w:marLeft w:val="640"/>
          <w:marRight w:val="0"/>
          <w:marTop w:val="0"/>
          <w:marBottom w:val="0"/>
          <w:divBdr>
            <w:top w:val="none" w:sz="0" w:space="0" w:color="auto"/>
            <w:left w:val="none" w:sz="0" w:space="0" w:color="auto"/>
            <w:bottom w:val="none" w:sz="0" w:space="0" w:color="auto"/>
            <w:right w:val="none" w:sz="0" w:space="0" w:color="auto"/>
          </w:divBdr>
        </w:div>
        <w:div w:id="1468400516">
          <w:marLeft w:val="640"/>
          <w:marRight w:val="0"/>
          <w:marTop w:val="0"/>
          <w:marBottom w:val="0"/>
          <w:divBdr>
            <w:top w:val="none" w:sz="0" w:space="0" w:color="auto"/>
            <w:left w:val="none" w:sz="0" w:space="0" w:color="auto"/>
            <w:bottom w:val="none" w:sz="0" w:space="0" w:color="auto"/>
            <w:right w:val="none" w:sz="0" w:space="0" w:color="auto"/>
          </w:divBdr>
        </w:div>
        <w:div w:id="1185050832">
          <w:marLeft w:val="640"/>
          <w:marRight w:val="0"/>
          <w:marTop w:val="0"/>
          <w:marBottom w:val="0"/>
          <w:divBdr>
            <w:top w:val="none" w:sz="0" w:space="0" w:color="auto"/>
            <w:left w:val="none" w:sz="0" w:space="0" w:color="auto"/>
            <w:bottom w:val="none" w:sz="0" w:space="0" w:color="auto"/>
            <w:right w:val="none" w:sz="0" w:space="0" w:color="auto"/>
          </w:divBdr>
        </w:div>
        <w:div w:id="1667201001">
          <w:marLeft w:val="640"/>
          <w:marRight w:val="0"/>
          <w:marTop w:val="0"/>
          <w:marBottom w:val="0"/>
          <w:divBdr>
            <w:top w:val="none" w:sz="0" w:space="0" w:color="auto"/>
            <w:left w:val="none" w:sz="0" w:space="0" w:color="auto"/>
            <w:bottom w:val="none" w:sz="0" w:space="0" w:color="auto"/>
            <w:right w:val="none" w:sz="0" w:space="0" w:color="auto"/>
          </w:divBdr>
        </w:div>
        <w:div w:id="823081667">
          <w:marLeft w:val="640"/>
          <w:marRight w:val="0"/>
          <w:marTop w:val="0"/>
          <w:marBottom w:val="0"/>
          <w:divBdr>
            <w:top w:val="none" w:sz="0" w:space="0" w:color="auto"/>
            <w:left w:val="none" w:sz="0" w:space="0" w:color="auto"/>
            <w:bottom w:val="none" w:sz="0" w:space="0" w:color="auto"/>
            <w:right w:val="none" w:sz="0" w:space="0" w:color="auto"/>
          </w:divBdr>
        </w:div>
        <w:div w:id="135345263">
          <w:marLeft w:val="640"/>
          <w:marRight w:val="0"/>
          <w:marTop w:val="0"/>
          <w:marBottom w:val="0"/>
          <w:divBdr>
            <w:top w:val="none" w:sz="0" w:space="0" w:color="auto"/>
            <w:left w:val="none" w:sz="0" w:space="0" w:color="auto"/>
            <w:bottom w:val="none" w:sz="0" w:space="0" w:color="auto"/>
            <w:right w:val="none" w:sz="0" w:space="0" w:color="auto"/>
          </w:divBdr>
        </w:div>
        <w:div w:id="133182953">
          <w:marLeft w:val="640"/>
          <w:marRight w:val="0"/>
          <w:marTop w:val="0"/>
          <w:marBottom w:val="0"/>
          <w:divBdr>
            <w:top w:val="none" w:sz="0" w:space="0" w:color="auto"/>
            <w:left w:val="none" w:sz="0" w:space="0" w:color="auto"/>
            <w:bottom w:val="none" w:sz="0" w:space="0" w:color="auto"/>
            <w:right w:val="none" w:sz="0" w:space="0" w:color="auto"/>
          </w:divBdr>
        </w:div>
        <w:div w:id="1833182616">
          <w:marLeft w:val="640"/>
          <w:marRight w:val="0"/>
          <w:marTop w:val="0"/>
          <w:marBottom w:val="0"/>
          <w:divBdr>
            <w:top w:val="none" w:sz="0" w:space="0" w:color="auto"/>
            <w:left w:val="none" w:sz="0" w:space="0" w:color="auto"/>
            <w:bottom w:val="none" w:sz="0" w:space="0" w:color="auto"/>
            <w:right w:val="none" w:sz="0" w:space="0" w:color="auto"/>
          </w:divBdr>
        </w:div>
        <w:div w:id="842740094">
          <w:marLeft w:val="640"/>
          <w:marRight w:val="0"/>
          <w:marTop w:val="0"/>
          <w:marBottom w:val="0"/>
          <w:divBdr>
            <w:top w:val="none" w:sz="0" w:space="0" w:color="auto"/>
            <w:left w:val="none" w:sz="0" w:space="0" w:color="auto"/>
            <w:bottom w:val="none" w:sz="0" w:space="0" w:color="auto"/>
            <w:right w:val="none" w:sz="0" w:space="0" w:color="auto"/>
          </w:divBdr>
        </w:div>
        <w:div w:id="1498692706">
          <w:marLeft w:val="640"/>
          <w:marRight w:val="0"/>
          <w:marTop w:val="0"/>
          <w:marBottom w:val="0"/>
          <w:divBdr>
            <w:top w:val="none" w:sz="0" w:space="0" w:color="auto"/>
            <w:left w:val="none" w:sz="0" w:space="0" w:color="auto"/>
            <w:bottom w:val="none" w:sz="0" w:space="0" w:color="auto"/>
            <w:right w:val="none" w:sz="0" w:space="0" w:color="auto"/>
          </w:divBdr>
        </w:div>
        <w:div w:id="115832582">
          <w:marLeft w:val="640"/>
          <w:marRight w:val="0"/>
          <w:marTop w:val="0"/>
          <w:marBottom w:val="0"/>
          <w:divBdr>
            <w:top w:val="none" w:sz="0" w:space="0" w:color="auto"/>
            <w:left w:val="none" w:sz="0" w:space="0" w:color="auto"/>
            <w:bottom w:val="none" w:sz="0" w:space="0" w:color="auto"/>
            <w:right w:val="none" w:sz="0" w:space="0" w:color="auto"/>
          </w:divBdr>
        </w:div>
        <w:div w:id="1890068879">
          <w:marLeft w:val="640"/>
          <w:marRight w:val="0"/>
          <w:marTop w:val="0"/>
          <w:marBottom w:val="0"/>
          <w:divBdr>
            <w:top w:val="none" w:sz="0" w:space="0" w:color="auto"/>
            <w:left w:val="none" w:sz="0" w:space="0" w:color="auto"/>
            <w:bottom w:val="none" w:sz="0" w:space="0" w:color="auto"/>
            <w:right w:val="none" w:sz="0" w:space="0" w:color="auto"/>
          </w:divBdr>
        </w:div>
        <w:div w:id="1925608673">
          <w:marLeft w:val="640"/>
          <w:marRight w:val="0"/>
          <w:marTop w:val="0"/>
          <w:marBottom w:val="0"/>
          <w:divBdr>
            <w:top w:val="none" w:sz="0" w:space="0" w:color="auto"/>
            <w:left w:val="none" w:sz="0" w:space="0" w:color="auto"/>
            <w:bottom w:val="none" w:sz="0" w:space="0" w:color="auto"/>
            <w:right w:val="none" w:sz="0" w:space="0" w:color="auto"/>
          </w:divBdr>
        </w:div>
        <w:div w:id="1288855882">
          <w:marLeft w:val="640"/>
          <w:marRight w:val="0"/>
          <w:marTop w:val="0"/>
          <w:marBottom w:val="0"/>
          <w:divBdr>
            <w:top w:val="none" w:sz="0" w:space="0" w:color="auto"/>
            <w:left w:val="none" w:sz="0" w:space="0" w:color="auto"/>
            <w:bottom w:val="none" w:sz="0" w:space="0" w:color="auto"/>
            <w:right w:val="none" w:sz="0" w:space="0" w:color="auto"/>
          </w:divBdr>
        </w:div>
        <w:div w:id="1478914821">
          <w:marLeft w:val="640"/>
          <w:marRight w:val="0"/>
          <w:marTop w:val="0"/>
          <w:marBottom w:val="0"/>
          <w:divBdr>
            <w:top w:val="none" w:sz="0" w:space="0" w:color="auto"/>
            <w:left w:val="none" w:sz="0" w:space="0" w:color="auto"/>
            <w:bottom w:val="none" w:sz="0" w:space="0" w:color="auto"/>
            <w:right w:val="none" w:sz="0" w:space="0" w:color="auto"/>
          </w:divBdr>
        </w:div>
        <w:div w:id="934098746">
          <w:marLeft w:val="640"/>
          <w:marRight w:val="0"/>
          <w:marTop w:val="0"/>
          <w:marBottom w:val="0"/>
          <w:divBdr>
            <w:top w:val="none" w:sz="0" w:space="0" w:color="auto"/>
            <w:left w:val="none" w:sz="0" w:space="0" w:color="auto"/>
            <w:bottom w:val="none" w:sz="0" w:space="0" w:color="auto"/>
            <w:right w:val="none" w:sz="0" w:space="0" w:color="auto"/>
          </w:divBdr>
        </w:div>
        <w:div w:id="997733565">
          <w:marLeft w:val="640"/>
          <w:marRight w:val="0"/>
          <w:marTop w:val="0"/>
          <w:marBottom w:val="0"/>
          <w:divBdr>
            <w:top w:val="none" w:sz="0" w:space="0" w:color="auto"/>
            <w:left w:val="none" w:sz="0" w:space="0" w:color="auto"/>
            <w:bottom w:val="none" w:sz="0" w:space="0" w:color="auto"/>
            <w:right w:val="none" w:sz="0" w:space="0" w:color="auto"/>
          </w:divBdr>
        </w:div>
        <w:div w:id="1070424885">
          <w:marLeft w:val="640"/>
          <w:marRight w:val="0"/>
          <w:marTop w:val="0"/>
          <w:marBottom w:val="0"/>
          <w:divBdr>
            <w:top w:val="none" w:sz="0" w:space="0" w:color="auto"/>
            <w:left w:val="none" w:sz="0" w:space="0" w:color="auto"/>
            <w:bottom w:val="none" w:sz="0" w:space="0" w:color="auto"/>
            <w:right w:val="none" w:sz="0" w:space="0" w:color="auto"/>
          </w:divBdr>
        </w:div>
        <w:div w:id="2042390153">
          <w:marLeft w:val="640"/>
          <w:marRight w:val="0"/>
          <w:marTop w:val="0"/>
          <w:marBottom w:val="0"/>
          <w:divBdr>
            <w:top w:val="none" w:sz="0" w:space="0" w:color="auto"/>
            <w:left w:val="none" w:sz="0" w:space="0" w:color="auto"/>
            <w:bottom w:val="none" w:sz="0" w:space="0" w:color="auto"/>
            <w:right w:val="none" w:sz="0" w:space="0" w:color="auto"/>
          </w:divBdr>
        </w:div>
        <w:div w:id="70738100">
          <w:marLeft w:val="640"/>
          <w:marRight w:val="0"/>
          <w:marTop w:val="0"/>
          <w:marBottom w:val="0"/>
          <w:divBdr>
            <w:top w:val="none" w:sz="0" w:space="0" w:color="auto"/>
            <w:left w:val="none" w:sz="0" w:space="0" w:color="auto"/>
            <w:bottom w:val="none" w:sz="0" w:space="0" w:color="auto"/>
            <w:right w:val="none" w:sz="0" w:space="0" w:color="auto"/>
          </w:divBdr>
        </w:div>
        <w:div w:id="1066301619">
          <w:marLeft w:val="640"/>
          <w:marRight w:val="0"/>
          <w:marTop w:val="0"/>
          <w:marBottom w:val="0"/>
          <w:divBdr>
            <w:top w:val="none" w:sz="0" w:space="0" w:color="auto"/>
            <w:left w:val="none" w:sz="0" w:space="0" w:color="auto"/>
            <w:bottom w:val="none" w:sz="0" w:space="0" w:color="auto"/>
            <w:right w:val="none" w:sz="0" w:space="0" w:color="auto"/>
          </w:divBdr>
        </w:div>
        <w:div w:id="1407802631">
          <w:marLeft w:val="640"/>
          <w:marRight w:val="0"/>
          <w:marTop w:val="0"/>
          <w:marBottom w:val="0"/>
          <w:divBdr>
            <w:top w:val="none" w:sz="0" w:space="0" w:color="auto"/>
            <w:left w:val="none" w:sz="0" w:space="0" w:color="auto"/>
            <w:bottom w:val="none" w:sz="0" w:space="0" w:color="auto"/>
            <w:right w:val="none" w:sz="0" w:space="0" w:color="auto"/>
          </w:divBdr>
        </w:div>
        <w:div w:id="1828744517">
          <w:marLeft w:val="640"/>
          <w:marRight w:val="0"/>
          <w:marTop w:val="0"/>
          <w:marBottom w:val="0"/>
          <w:divBdr>
            <w:top w:val="none" w:sz="0" w:space="0" w:color="auto"/>
            <w:left w:val="none" w:sz="0" w:space="0" w:color="auto"/>
            <w:bottom w:val="none" w:sz="0" w:space="0" w:color="auto"/>
            <w:right w:val="none" w:sz="0" w:space="0" w:color="auto"/>
          </w:divBdr>
        </w:div>
        <w:div w:id="1630667470">
          <w:marLeft w:val="640"/>
          <w:marRight w:val="0"/>
          <w:marTop w:val="0"/>
          <w:marBottom w:val="0"/>
          <w:divBdr>
            <w:top w:val="none" w:sz="0" w:space="0" w:color="auto"/>
            <w:left w:val="none" w:sz="0" w:space="0" w:color="auto"/>
            <w:bottom w:val="none" w:sz="0" w:space="0" w:color="auto"/>
            <w:right w:val="none" w:sz="0" w:space="0" w:color="auto"/>
          </w:divBdr>
        </w:div>
        <w:div w:id="826440473">
          <w:marLeft w:val="640"/>
          <w:marRight w:val="0"/>
          <w:marTop w:val="0"/>
          <w:marBottom w:val="0"/>
          <w:divBdr>
            <w:top w:val="none" w:sz="0" w:space="0" w:color="auto"/>
            <w:left w:val="none" w:sz="0" w:space="0" w:color="auto"/>
            <w:bottom w:val="none" w:sz="0" w:space="0" w:color="auto"/>
            <w:right w:val="none" w:sz="0" w:space="0" w:color="auto"/>
          </w:divBdr>
        </w:div>
        <w:div w:id="1996757048">
          <w:marLeft w:val="640"/>
          <w:marRight w:val="0"/>
          <w:marTop w:val="0"/>
          <w:marBottom w:val="0"/>
          <w:divBdr>
            <w:top w:val="none" w:sz="0" w:space="0" w:color="auto"/>
            <w:left w:val="none" w:sz="0" w:space="0" w:color="auto"/>
            <w:bottom w:val="none" w:sz="0" w:space="0" w:color="auto"/>
            <w:right w:val="none" w:sz="0" w:space="0" w:color="auto"/>
          </w:divBdr>
        </w:div>
        <w:div w:id="186909874">
          <w:marLeft w:val="640"/>
          <w:marRight w:val="0"/>
          <w:marTop w:val="0"/>
          <w:marBottom w:val="0"/>
          <w:divBdr>
            <w:top w:val="none" w:sz="0" w:space="0" w:color="auto"/>
            <w:left w:val="none" w:sz="0" w:space="0" w:color="auto"/>
            <w:bottom w:val="none" w:sz="0" w:space="0" w:color="auto"/>
            <w:right w:val="none" w:sz="0" w:space="0" w:color="auto"/>
          </w:divBdr>
        </w:div>
        <w:div w:id="1088383000">
          <w:marLeft w:val="640"/>
          <w:marRight w:val="0"/>
          <w:marTop w:val="0"/>
          <w:marBottom w:val="0"/>
          <w:divBdr>
            <w:top w:val="none" w:sz="0" w:space="0" w:color="auto"/>
            <w:left w:val="none" w:sz="0" w:space="0" w:color="auto"/>
            <w:bottom w:val="none" w:sz="0" w:space="0" w:color="auto"/>
            <w:right w:val="none" w:sz="0" w:space="0" w:color="auto"/>
          </w:divBdr>
        </w:div>
        <w:div w:id="1700161845">
          <w:marLeft w:val="640"/>
          <w:marRight w:val="0"/>
          <w:marTop w:val="0"/>
          <w:marBottom w:val="0"/>
          <w:divBdr>
            <w:top w:val="none" w:sz="0" w:space="0" w:color="auto"/>
            <w:left w:val="none" w:sz="0" w:space="0" w:color="auto"/>
            <w:bottom w:val="none" w:sz="0" w:space="0" w:color="auto"/>
            <w:right w:val="none" w:sz="0" w:space="0" w:color="auto"/>
          </w:divBdr>
        </w:div>
        <w:div w:id="923802725">
          <w:marLeft w:val="640"/>
          <w:marRight w:val="0"/>
          <w:marTop w:val="0"/>
          <w:marBottom w:val="0"/>
          <w:divBdr>
            <w:top w:val="none" w:sz="0" w:space="0" w:color="auto"/>
            <w:left w:val="none" w:sz="0" w:space="0" w:color="auto"/>
            <w:bottom w:val="none" w:sz="0" w:space="0" w:color="auto"/>
            <w:right w:val="none" w:sz="0" w:space="0" w:color="auto"/>
          </w:divBdr>
        </w:div>
        <w:div w:id="1612398290">
          <w:marLeft w:val="640"/>
          <w:marRight w:val="0"/>
          <w:marTop w:val="0"/>
          <w:marBottom w:val="0"/>
          <w:divBdr>
            <w:top w:val="none" w:sz="0" w:space="0" w:color="auto"/>
            <w:left w:val="none" w:sz="0" w:space="0" w:color="auto"/>
            <w:bottom w:val="none" w:sz="0" w:space="0" w:color="auto"/>
            <w:right w:val="none" w:sz="0" w:space="0" w:color="auto"/>
          </w:divBdr>
        </w:div>
        <w:div w:id="910580346">
          <w:marLeft w:val="640"/>
          <w:marRight w:val="0"/>
          <w:marTop w:val="0"/>
          <w:marBottom w:val="0"/>
          <w:divBdr>
            <w:top w:val="none" w:sz="0" w:space="0" w:color="auto"/>
            <w:left w:val="none" w:sz="0" w:space="0" w:color="auto"/>
            <w:bottom w:val="none" w:sz="0" w:space="0" w:color="auto"/>
            <w:right w:val="none" w:sz="0" w:space="0" w:color="auto"/>
          </w:divBdr>
        </w:div>
        <w:div w:id="2059670404">
          <w:marLeft w:val="640"/>
          <w:marRight w:val="0"/>
          <w:marTop w:val="0"/>
          <w:marBottom w:val="0"/>
          <w:divBdr>
            <w:top w:val="none" w:sz="0" w:space="0" w:color="auto"/>
            <w:left w:val="none" w:sz="0" w:space="0" w:color="auto"/>
            <w:bottom w:val="none" w:sz="0" w:space="0" w:color="auto"/>
            <w:right w:val="none" w:sz="0" w:space="0" w:color="auto"/>
          </w:divBdr>
        </w:div>
        <w:div w:id="1521318726">
          <w:marLeft w:val="640"/>
          <w:marRight w:val="0"/>
          <w:marTop w:val="0"/>
          <w:marBottom w:val="0"/>
          <w:divBdr>
            <w:top w:val="none" w:sz="0" w:space="0" w:color="auto"/>
            <w:left w:val="none" w:sz="0" w:space="0" w:color="auto"/>
            <w:bottom w:val="none" w:sz="0" w:space="0" w:color="auto"/>
            <w:right w:val="none" w:sz="0" w:space="0" w:color="auto"/>
          </w:divBdr>
        </w:div>
        <w:div w:id="1787776932">
          <w:marLeft w:val="640"/>
          <w:marRight w:val="0"/>
          <w:marTop w:val="0"/>
          <w:marBottom w:val="0"/>
          <w:divBdr>
            <w:top w:val="none" w:sz="0" w:space="0" w:color="auto"/>
            <w:left w:val="none" w:sz="0" w:space="0" w:color="auto"/>
            <w:bottom w:val="none" w:sz="0" w:space="0" w:color="auto"/>
            <w:right w:val="none" w:sz="0" w:space="0" w:color="auto"/>
          </w:divBdr>
        </w:div>
        <w:div w:id="1348172602">
          <w:marLeft w:val="640"/>
          <w:marRight w:val="0"/>
          <w:marTop w:val="0"/>
          <w:marBottom w:val="0"/>
          <w:divBdr>
            <w:top w:val="none" w:sz="0" w:space="0" w:color="auto"/>
            <w:left w:val="none" w:sz="0" w:space="0" w:color="auto"/>
            <w:bottom w:val="none" w:sz="0" w:space="0" w:color="auto"/>
            <w:right w:val="none" w:sz="0" w:space="0" w:color="auto"/>
          </w:divBdr>
        </w:div>
        <w:div w:id="918296969">
          <w:marLeft w:val="640"/>
          <w:marRight w:val="0"/>
          <w:marTop w:val="0"/>
          <w:marBottom w:val="0"/>
          <w:divBdr>
            <w:top w:val="none" w:sz="0" w:space="0" w:color="auto"/>
            <w:left w:val="none" w:sz="0" w:space="0" w:color="auto"/>
            <w:bottom w:val="none" w:sz="0" w:space="0" w:color="auto"/>
            <w:right w:val="none" w:sz="0" w:space="0" w:color="auto"/>
          </w:divBdr>
        </w:div>
        <w:div w:id="1118986104">
          <w:marLeft w:val="640"/>
          <w:marRight w:val="0"/>
          <w:marTop w:val="0"/>
          <w:marBottom w:val="0"/>
          <w:divBdr>
            <w:top w:val="none" w:sz="0" w:space="0" w:color="auto"/>
            <w:left w:val="none" w:sz="0" w:space="0" w:color="auto"/>
            <w:bottom w:val="none" w:sz="0" w:space="0" w:color="auto"/>
            <w:right w:val="none" w:sz="0" w:space="0" w:color="auto"/>
          </w:divBdr>
        </w:div>
        <w:div w:id="986857226">
          <w:marLeft w:val="640"/>
          <w:marRight w:val="0"/>
          <w:marTop w:val="0"/>
          <w:marBottom w:val="0"/>
          <w:divBdr>
            <w:top w:val="none" w:sz="0" w:space="0" w:color="auto"/>
            <w:left w:val="none" w:sz="0" w:space="0" w:color="auto"/>
            <w:bottom w:val="none" w:sz="0" w:space="0" w:color="auto"/>
            <w:right w:val="none" w:sz="0" w:space="0" w:color="auto"/>
          </w:divBdr>
        </w:div>
      </w:divsChild>
    </w:div>
    <w:div w:id="660431975">
      <w:bodyDiv w:val="1"/>
      <w:marLeft w:val="0"/>
      <w:marRight w:val="0"/>
      <w:marTop w:val="0"/>
      <w:marBottom w:val="0"/>
      <w:divBdr>
        <w:top w:val="none" w:sz="0" w:space="0" w:color="auto"/>
        <w:left w:val="none" w:sz="0" w:space="0" w:color="auto"/>
        <w:bottom w:val="none" w:sz="0" w:space="0" w:color="auto"/>
        <w:right w:val="none" w:sz="0" w:space="0" w:color="auto"/>
      </w:divBdr>
      <w:divsChild>
        <w:div w:id="511068097">
          <w:marLeft w:val="640"/>
          <w:marRight w:val="0"/>
          <w:marTop w:val="0"/>
          <w:marBottom w:val="0"/>
          <w:divBdr>
            <w:top w:val="none" w:sz="0" w:space="0" w:color="auto"/>
            <w:left w:val="none" w:sz="0" w:space="0" w:color="auto"/>
            <w:bottom w:val="none" w:sz="0" w:space="0" w:color="auto"/>
            <w:right w:val="none" w:sz="0" w:space="0" w:color="auto"/>
          </w:divBdr>
        </w:div>
        <w:div w:id="818812705">
          <w:marLeft w:val="640"/>
          <w:marRight w:val="0"/>
          <w:marTop w:val="0"/>
          <w:marBottom w:val="0"/>
          <w:divBdr>
            <w:top w:val="none" w:sz="0" w:space="0" w:color="auto"/>
            <w:left w:val="none" w:sz="0" w:space="0" w:color="auto"/>
            <w:bottom w:val="none" w:sz="0" w:space="0" w:color="auto"/>
            <w:right w:val="none" w:sz="0" w:space="0" w:color="auto"/>
          </w:divBdr>
        </w:div>
        <w:div w:id="654913117">
          <w:marLeft w:val="640"/>
          <w:marRight w:val="0"/>
          <w:marTop w:val="0"/>
          <w:marBottom w:val="0"/>
          <w:divBdr>
            <w:top w:val="none" w:sz="0" w:space="0" w:color="auto"/>
            <w:left w:val="none" w:sz="0" w:space="0" w:color="auto"/>
            <w:bottom w:val="none" w:sz="0" w:space="0" w:color="auto"/>
            <w:right w:val="none" w:sz="0" w:space="0" w:color="auto"/>
          </w:divBdr>
        </w:div>
        <w:div w:id="1721434896">
          <w:marLeft w:val="640"/>
          <w:marRight w:val="0"/>
          <w:marTop w:val="0"/>
          <w:marBottom w:val="0"/>
          <w:divBdr>
            <w:top w:val="none" w:sz="0" w:space="0" w:color="auto"/>
            <w:left w:val="none" w:sz="0" w:space="0" w:color="auto"/>
            <w:bottom w:val="none" w:sz="0" w:space="0" w:color="auto"/>
            <w:right w:val="none" w:sz="0" w:space="0" w:color="auto"/>
          </w:divBdr>
        </w:div>
        <w:div w:id="292446044">
          <w:marLeft w:val="640"/>
          <w:marRight w:val="0"/>
          <w:marTop w:val="0"/>
          <w:marBottom w:val="0"/>
          <w:divBdr>
            <w:top w:val="none" w:sz="0" w:space="0" w:color="auto"/>
            <w:left w:val="none" w:sz="0" w:space="0" w:color="auto"/>
            <w:bottom w:val="none" w:sz="0" w:space="0" w:color="auto"/>
            <w:right w:val="none" w:sz="0" w:space="0" w:color="auto"/>
          </w:divBdr>
        </w:div>
        <w:div w:id="1219050675">
          <w:marLeft w:val="640"/>
          <w:marRight w:val="0"/>
          <w:marTop w:val="0"/>
          <w:marBottom w:val="0"/>
          <w:divBdr>
            <w:top w:val="none" w:sz="0" w:space="0" w:color="auto"/>
            <w:left w:val="none" w:sz="0" w:space="0" w:color="auto"/>
            <w:bottom w:val="none" w:sz="0" w:space="0" w:color="auto"/>
            <w:right w:val="none" w:sz="0" w:space="0" w:color="auto"/>
          </w:divBdr>
        </w:div>
        <w:div w:id="2043480665">
          <w:marLeft w:val="640"/>
          <w:marRight w:val="0"/>
          <w:marTop w:val="0"/>
          <w:marBottom w:val="0"/>
          <w:divBdr>
            <w:top w:val="none" w:sz="0" w:space="0" w:color="auto"/>
            <w:left w:val="none" w:sz="0" w:space="0" w:color="auto"/>
            <w:bottom w:val="none" w:sz="0" w:space="0" w:color="auto"/>
            <w:right w:val="none" w:sz="0" w:space="0" w:color="auto"/>
          </w:divBdr>
        </w:div>
        <w:div w:id="13113308">
          <w:marLeft w:val="640"/>
          <w:marRight w:val="0"/>
          <w:marTop w:val="0"/>
          <w:marBottom w:val="0"/>
          <w:divBdr>
            <w:top w:val="none" w:sz="0" w:space="0" w:color="auto"/>
            <w:left w:val="none" w:sz="0" w:space="0" w:color="auto"/>
            <w:bottom w:val="none" w:sz="0" w:space="0" w:color="auto"/>
            <w:right w:val="none" w:sz="0" w:space="0" w:color="auto"/>
          </w:divBdr>
        </w:div>
        <w:div w:id="456530963">
          <w:marLeft w:val="640"/>
          <w:marRight w:val="0"/>
          <w:marTop w:val="0"/>
          <w:marBottom w:val="0"/>
          <w:divBdr>
            <w:top w:val="none" w:sz="0" w:space="0" w:color="auto"/>
            <w:left w:val="none" w:sz="0" w:space="0" w:color="auto"/>
            <w:bottom w:val="none" w:sz="0" w:space="0" w:color="auto"/>
            <w:right w:val="none" w:sz="0" w:space="0" w:color="auto"/>
          </w:divBdr>
        </w:div>
        <w:div w:id="317458904">
          <w:marLeft w:val="640"/>
          <w:marRight w:val="0"/>
          <w:marTop w:val="0"/>
          <w:marBottom w:val="0"/>
          <w:divBdr>
            <w:top w:val="none" w:sz="0" w:space="0" w:color="auto"/>
            <w:left w:val="none" w:sz="0" w:space="0" w:color="auto"/>
            <w:bottom w:val="none" w:sz="0" w:space="0" w:color="auto"/>
            <w:right w:val="none" w:sz="0" w:space="0" w:color="auto"/>
          </w:divBdr>
        </w:div>
        <w:div w:id="327907140">
          <w:marLeft w:val="640"/>
          <w:marRight w:val="0"/>
          <w:marTop w:val="0"/>
          <w:marBottom w:val="0"/>
          <w:divBdr>
            <w:top w:val="none" w:sz="0" w:space="0" w:color="auto"/>
            <w:left w:val="none" w:sz="0" w:space="0" w:color="auto"/>
            <w:bottom w:val="none" w:sz="0" w:space="0" w:color="auto"/>
            <w:right w:val="none" w:sz="0" w:space="0" w:color="auto"/>
          </w:divBdr>
        </w:div>
        <w:div w:id="1745493623">
          <w:marLeft w:val="640"/>
          <w:marRight w:val="0"/>
          <w:marTop w:val="0"/>
          <w:marBottom w:val="0"/>
          <w:divBdr>
            <w:top w:val="none" w:sz="0" w:space="0" w:color="auto"/>
            <w:left w:val="none" w:sz="0" w:space="0" w:color="auto"/>
            <w:bottom w:val="none" w:sz="0" w:space="0" w:color="auto"/>
            <w:right w:val="none" w:sz="0" w:space="0" w:color="auto"/>
          </w:divBdr>
        </w:div>
        <w:div w:id="1727802798">
          <w:marLeft w:val="640"/>
          <w:marRight w:val="0"/>
          <w:marTop w:val="0"/>
          <w:marBottom w:val="0"/>
          <w:divBdr>
            <w:top w:val="none" w:sz="0" w:space="0" w:color="auto"/>
            <w:left w:val="none" w:sz="0" w:space="0" w:color="auto"/>
            <w:bottom w:val="none" w:sz="0" w:space="0" w:color="auto"/>
            <w:right w:val="none" w:sz="0" w:space="0" w:color="auto"/>
          </w:divBdr>
        </w:div>
        <w:div w:id="571699144">
          <w:marLeft w:val="640"/>
          <w:marRight w:val="0"/>
          <w:marTop w:val="0"/>
          <w:marBottom w:val="0"/>
          <w:divBdr>
            <w:top w:val="none" w:sz="0" w:space="0" w:color="auto"/>
            <w:left w:val="none" w:sz="0" w:space="0" w:color="auto"/>
            <w:bottom w:val="none" w:sz="0" w:space="0" w:color="auto"/>
            <w:right w:val="none" w:sz="0" w:space="0" w:color="auto"/>
          </w:divBdr>
        </w:div>
        <w:div w:id="822963308">
          <w:marLeft w:val="640"/>
          <w:marRight w:val="0"/>
          <w:marTop w:val="0"/>
          <w:marBottom w:val="0"/>
          <w:divBdr>
            <w:top w:val="none" w:sz="0" w:space="0" w:color="auto"/>
            <w:left w:val="none" w:sz="0" w:space="0" w:color="auto"/>
            <w:bottom w:val="none" w:sz="0" w:space="0" w:color="auto"/>
            <w:right w:val="none" w:sz="0" w:space="0" w:color="auto"/>
          </w:divBdr>
        </w:div>
        <w:div w:id="1838379221">
          <w:marLeft w:val="640"/>
          <w:marRight w:val="0"/>
          <w:marTop w:val="0"/>
          <w:marBottom w:val="0"/>
          <w:divBdr>
            <w:top w:val="none" w:sz="0" w:space="0" w:color="auto"/>
            <w:left w:val="none" w:sz="0" w:space="0" w:color="auto"/>
            <w:bottom w:val="none" w:sz="0" w:space="0" w:color="auto"/>
            <w:right w:val="none" w:sz="0" w:space="0" w:color="auto"/>
          </w:divBdr>
        </w:div>
        <w:div w:id="1003313410">
          <w:marLeft w:val="640"/>
          <w:marRight w:val="0"/>
          <w:marTop w:val="0"/>
          <w:marBottom w:val="0"/>
          <w:divBdr>
            <w:top w:val="none" w:sz="0" w:space="0" w:color="auto"/>
            <w:left w:val="none" w:sz="0" w:space="0" w:color="auto"/>
            <w:bottom w:val="none" w:sz="0" w:space="0" w:color="auto"/>
            <w:right w:val="none" w:sz="0" w:space="0" w:color="auto"/>
          </w:divBdr>
        </w:div>
        <w:div w:id="261840087">
          <w:marLeft w:val="640"/>
          <w:marRight w:val="0"/>
          <w:marTop w:val="0"/>
          <w:marBottom w:val="0"/>
          <w:divBdr>
            <w:top w:val="none" w:sz="0" w:space="0" w:color="auto"/>
            <w:left w:val="none" w:sz="0" w:space="0" w:color="auto"/>
            <w:bottom w:val="none" w:sz="0" w:space="0" w:color="auto"/>
            <w:right w:val="none" w:sz="0" w:space="0" w:color="auto"/>
          </w:divBdr>
        </w:div>
        <w:div w:id="2045327249">
          <w:marLeft w:val="640"/>
          <w:marRight w:val="0"/>
          <w:marTop w:val="0"/>
          <w:marBottom w:val="0"/>
          <w:divBdr>
            <w:top w:val="none" w:sz="0" w:space="0" w:color="auto"/>
            <w:left w:val="none" w:sz="0" w:space="0" w:color="auto"/>
            <w:bottom w:val="none" w:sz="0" w:space="0" w:color="auto"/>
            <w:right w:val="none" w:sz="0" w:space="0" w:color="auto"/>
          </w:divBdr>
        </w:div>
        <w:div w:id="463624324">
          <w:marLeft w:val="640"/>
          <w:marRight w:val="0"/>
          <w:marTop w:val="0"/>
          <w:marBottom w:val="0"/>
          <w:divBdr>
            <w:top w:val="none" w:sz="0" w:space="0" w:color="auto"/>
            <w:left w:val="none" w:sz="0" w:space="0" w:color="auto"/>
            <w:bottom w:val="none" w:sz="0" w:space="0" w:color="auto"/>
            <w:right w:val="none" w:sz="0" w:space="0" w:color="auto"/>
          </w:divBdr>
        </w:div>
        <w:div w:id="978803989">
          <w:marLeft w:val="640"/>
          <w:marRight w:val="0"/>
          <w:marTop w:val="0"/>
          <w:marBottom w:val="0"/>
          <w:divBdr>
            <w:top w:val="none" w:sz="0" w:space="0" w:color="auto"/>
            <w:left w:val="none" w:sz="0" w:space="0" w:color="auto"/>
            <w:bottom w:val="none" w:sz="0" w:space="0" w:color="auto"/>
            <w:right w:val="none" w:sz="0" w:space="0" w:color="auto"/>
          </w:divBdr>
        </w:div>
        <w:div w:id="2096197900">
          <w:marLeft w:val="640"/>
          <w:marRight w:val="0"/>
          <w:marTop w:val="0"/>
          <w:marBottom w:val="0"/>
          <w:divBdr>
            <w:top w:val="none" w:sz="0" w:space="0" w:color="auto"/>
            <w:left w:val="none" w:sz="0" w:space="0" w:color="auto"/>
            <w:bottom w:val="none" w:sz="0" w:space="0" w:color="auto"/>
            <w:right w:val="none" w:sz="0" w:space="0" w:color="auto"/>
          </w:divBdr>
        </w:div>
        <w:div w:id="1378314843">
          <w:marLeft w:val="640"/>
          <w:marRight w:val="0"/>
          <w:marTop w:val="0"/>
          <w:marBottom w:val="0"/>
          <w:divBdr>
            <w:top w:val="none" w:sz="0" w:space="0" w:color="auto"/>
            <w:left w:val="none" w:sz="0" w:space="0" w:color="auto"/>
            <w:bottom w:val="none" w:sz="0" w:space="0" w:color="auto"/>
            <w:right w:val="none" w:sz="0" w:space="0" w:color="auto"/>
          </w:divBdr>
        </w:div>
        <w:div w:id="1698382370">
          <w:marLeft w:val="640"/>
          <w:marRight w:val="0"/>
          <w:marTop w:val="0"/>
          <w:marBottom w:val="0"/>
          <w:divBdr>
            <w:top w:val="none" w:sz="0" w:space="0" w:color="auto"/>
            <w:left w:val="none" w:sz="0" w:space="0" w:color="auto"/>
            <w:bottom w:val="none" w:sz="0" w:space="0" w:color="auto"/>
            <w:right w:val="none" w:sz="0" w:space="0" w:color="auto"/>
          </w:divBdr>
        </w:div>
        <w:div w:id="613026388">
          <w:marLeft w:val="640"/>
          <w:marRight w:val="0"/>
          <w:marTop w:val="0"/>
          <w:marBottom w:val="0"/>
          <w:divBdr>
            <w:top w:val="none" w:sz="0" w:space="0" w:color="auto"/>
            <w:left w:val="none" w:sz="0" w:space="0" w:color="auto"/>
            <w:bottom w:val="none" w:sz="0" w:space="0" w:color="auto"/>
            <w:right w:val="none" w:sz="0" w:space="0" w:color="auto"/>
          </w:divBdr>
        </w:div>
        <w:div w:id="1875462096">
          <w:marLeft w:val="640"/>
          <w:marRight w:val="0"/>
          <w:marTop w:val="0"/>
          <w:marBottom w:val="0"/>
          <w:divBdr>
            <w:top w:val="none" w:sz="0" w:space="0" w:color="auto"/>
            <w:left w:val="none" w:sz="0" w:space="0" w:color="auto"/>
            <w:bottom w:val="none" w:sz="0" w:space="0" w:color="auto"/>
            <w:right w:val="none" w:sz="0" w:space="0" w:color="auto"/>
          </w:divBdr>
        </w:div>
        <w:div w:id="858155120">
          <w:marLeft w:val="640"/>
          <w:marRight w:val="0"/>
          <w:marTop w:val="0"/>
          <w:marBottom w:val="0"/>
          <w:divBdr>
            <w:top w:val="none" w:sz="0" w:space="0" w:color="auto"/>
            <w:left w:val="none" w:sz="0" w:space="0" w:color="auto"/>
            <w:bottom w:val="none" w:sz="0" w:space="0" w:color="auto"/>
            <w:right w:val="none" w:sz="0" w:space="0" w:color="auto"/>
          </w:divBdr>
        </w:div>
        <w:div w:id="1257514665">
          <w:marLeft w:val="640"/>
          <w:marRight w:val="0"/>
          <w:marTop w:val="0"/>
          <w:marBottom w:val="0"/>
          <w:divBdr>
            <w:top w:val="none" w:sz="0" w:space="0" w:color="auto"/>
            <w:left w:val="none" w:sz="0" w:space="0" w:color="auto"/>
            <w:bottom w:val="none" w:sz="0" w:space="0" w:color="auto"/>
            <w:right w:val="none" w:sz="0" w:space="0" w:color="auto"/>
          </w:divBdr>
        </w:div>
        <w:div w:id="1067993978">
          <w:marLeft w:val="640"/>
          <w:marRight w:val="0"/>
          <w:marTop w:val="0"/>
          <w:marBottom w:val="0"/>
          <w:divBdr>
            <w:top w:val="none" w:sz="0" w:space="0" w:color="auto"/>
            <w:left w:val="none" w:sz="0" w:space="0" w:color="auto"/>
            <w:bottom w:val="none" w:sz="0" w:space="0" w:color="auto"/>
            <w:right w:val="none" w:sz="0" w:space="0" w:color="auto"/>
          </w:divBdr>
        </w:div>
        <w:div w:id="635254450">
          <w:marLeft w:val="640"/>
          <w:marRight w:val="0"/>
          <w:marTop w:val="0"/>
          <w:marBottom w:val="0"/>
          <w:divBdr>
            <w:top w:val="none" w:sz="0" w:space="0" w:color="auto"/>
            <w:left w:val="none" w:sz="0" w:space="0" w:color="auto"/>
            <w:bottom w:val="none" w:sz="0" w:space="0" w:color="auto"/>
            <w:right w:val="none" w:sz="0" w:space="0" w:color="auto"/>
          </w:divBdr>
        </w:div>
        <w:div w:id="368260668">
          <w:marLeft w:val="640"/>
          <w:marRight w:val="0"/>
          <w:marTop w:val="0"/>
          <w:marBottom w:val="0"/>
          <w:divBdr>
            <w:top w:val="none" w:sz="0" w:space="0" w:color="auto"/>
            <w:left w:val="none" w:sz="0" w:space="0" w:color="auto"/>
            <w:bottom w:val="none" w:sz="0" w:space="0" w:color="auto"/>
            <w:right w:val="none" w:sz="0" w:space="0" w:color="auto"/>
          </w:divBdr>
        </w:div>
        <w:div w:id="934705161">
          <w:marLeft w:val="640"/>
          <w:marRight w:val="0"/>
          <w:marTop w:val="0"/>
          <w:marBottom w:val="0"/>
          <w:divBdr>
            <w:top w:val="none" w:sz="0" w:space="0" w:color="auto"/>
            <w:left w:val="none" w:sz="0" w:space="0" w:color="auto"/>
            <w:bottom w:val="none" w:sz="0" w:space="0" w:color="auto"/>
            <w:right w:val="none" w:sz="0" w:space="0" w:color="auto"/>
          </w:divBdr>
        </w:div>
        <w:div w:id="122045324">
          <w:marLeft w:val="640"/>
          <w:marRight w:val="0"/>
          <w:marTop w:val="0"/>
          <w:marBottom w:val="0"/>
          <w:divBdr>
            <w:top w:val="none" w:sz="0" w:space="0" w:color="auto"/>
            <w:left w:val="none" w:sz="0" w:space="0" w:color="auto"/>
            <w:bottom w:val="none" w:sz="0" w:space="0" w:color="auto"/>
            <w:right w:val="none" w:sz="0" w:space="0" w:color="auto"/>
          </w:divBdr>
        </w:div>
        <w:div w:id="1501578431">
          <w:marLeft w:val="640"/>
          <w:marRight w:val="0"/>
          <w:marTop w:val="0"/>
          <w:marBottom w:val="0"/>
          <w:divBdr>
            <w:top w:val="none" w:sz="0" w:space="0" w:color="auto"/>
            <w:left w:val="none" w:sz="0" w:space="0" w:color="auto"/>
            <w:bottom w:val="none" w:sz="0" w:space="0" w:color="auto"/>
            <w:right w:val="none" w:sz="0" w:space="0" w:color="auto"/>
          </w:divBdr>
        </w:div>
        <w:div w:id="408814632">
          <w:marLeft w:val="640"/>
          <w:marRight w:val="0"/>
          <w:marTop w:val="0"/>
          <w:marBottom w:val="0"/>
          <w:divBdr>
            <w:top w:val="none" w:sz="0" w:space="0" w:color="auto"/>
            <w:left w:val="none" w:sz="0" w:space="0" w:color="auto"/>
            <w:bottom w:val="none" w:sz="0" w:space="0" w:color="auto"/>
            <w:right w:val="none" w:sz="0" w:space="0" w:color="auto"/>
          </w:divBdr>
        </w:div>
        <w:div w:id="477504492">
          <w:marLeft w:val="640"/>
          <w:marRight w:val="0"/>
          <w:marTop w:val="0"/>
          <w:marBottom w:val="0"/>
          <w:divBdr>
            <w:top w:val="none" w:sz="0" w:space="0" w:color="auto"/>
            <w:left w:val="none" w:sz="0" w:space="0" w:color="auto"/>
            <w:bottom w:val="none" w:sz="0" w:space="0" w:color="auto"/>
            <w:right w:val="none" w:sz="0" w:space="0" w:color="auto"/>
          </w:divBdr>
        </w:div>
        <w:div w:id="91515024">
          <w:marLeft w:val="640"/>
          <w:marRight w:val="0"/>
          <w:marTop w:val="0"/>
          <w:marBottom w:val="0"/>
          <w:divBdr>
            <w:top w:val="none" w:sz="0" w:space="0" w:color="auto"/>
            <w:left w:val="none" w:sz="0" w:space="0" w:color="auto"/>
            <w:bottom w:val="none" w:sz="0" w:space="0" w:color="auto"/>
            <w:right w:val="none" w:sz="0" w:space="0" w:color="auto"/>
          </w:divBdr>
        </w:div>
        <w:div w:id="68042270">
          <w:marLeft w:val="640"/>
          <w:marRight w:val="0"/>
          <w:marTop w:val="0"/>
          <w:marBottom w:val="0"/>
          <w:divBdr>
            <w:top w:val="none" w:sz="0" w:space="0" w:color="auto"/>
            <w:left w:val="none" w:sz="0" w:space="0" w:color="auto"/>
            <w:bottom w:val="none" w:sz="0" w:space="0" w:color="auto"/>
            <w:right w:val="none" w:sz="0" w:space="0" w:color="auto"/>
          </w:divBdr>
        </w:div>
        <w:div w:id="1073814715">
          <w:marLeft w:val="640"/>
          <w:marRight w:val="0"/>
          <w:marTop w:val="0"/>
          <w:marBottom w:val="0"/>
          <w:divBdr>
            <w:top w:val="none" w:sz="0" w:space="0" w:color="auto"/>
            <w:left w:val="none" w:sz="0" w:space="0" w:color="auto"/>
            <w:bottom w:val="none" w:sz="0" w:space="0" w:color="auto"/>
            <w:right w:val="none" w:sz="0" w:space="0" w:color="auto"/>
          </w:divBdr>
        </w:div>
        <w:div w:id="1436487225">
          <w:marLeft w:val="640"/>
          <w:marRight w:val="0"/>
          <w:marTop w:val="0"/>
          <w:marBottom w:val="0"/>
          <w:divBdr>
            <w:top w:val="none" w:sz="0" w:space="0" w:color="auto"/>
            <w:left w:val="none" w:sz="0" w:space="0" w:color="auto"/>
            <w:bottom w:val="none" w:sz="0" w:space="0" w:color="auto"/>
            <w:right w:val="none" w:sz="0" w:space="0" w:color="auto"/>
          </w:divBdr>
        </w:div>
        <w:div w:id="1001394635">
          <w:marLeft w:val="640"/>
          <w:marRight w:val="0"/>
          <w:marTop w:val="0"/>
          <w:marBottom w:val="0"/>
          <w:divBdr>
            <w:top w:val="none" w:sz="0" w:space="0" w:color="auto"/>
            <w:left w:val="none" w:sz="0" w:space="0" w:color="auto"/>
            <w:bottom w:val="none" w:sz="0" w:space="0" w:color="auto"/>
            <w:right w:val="none" w:sz="0" w:space="0" w:color="auto"/>
          </w:divBdr>
        </w:div>
        <w:div w:id="161046958">
          <w:marLeft w:val="640"/>
          <w:marRight w:val="0"/>
          <w:marTop w:val="0"/>
          <w:marBottom w:val="0"/>
          <w:divBdr>
            <w:top w:val="none" w:sz="0" w:space="0" w:color="auto"/>
            <w:left w:val="none" w:sz="0" w:space="0" w:color="auto"/>
            <w:bottom w:val="none" w:sz="0" w:space="0" w:color="auto"/>
            <w:right w:val="none" w:sz="0" w:space="0" w:color="auto"/>
          </w:divBdr>
        </w:div>
        <w:div w:id="295449017">
          <w:marLeft w:val="640"/>
          <w:marRight w:val="0"/>
          <w:marTop w:val="0"/>
          <w:marBottom w:val="0"/>
          <w:divBdr>
            <w:top w:val="none" w:sz="0" w:space="0" w:color="auto"/>
            <w:left w:val="none" w:sz="0" w:space="0" w:color="auto"/>
            <w:bottom w:val="none" w:sz="0" w:space="0" w:color="auto"/>
            <w:right w:val="none" w:sz="0" w:space="0" w:color="auto"/>
          </w:divBdr>
        </w:div>
        <w:div w:id="821510147">
          <w:marLeft w:val="640"/>
          <w:marRight w:val="0"/>
          <w:marTop w:val="0"/>
          <w:marBottom w:val="0"/>
          <w:divBdr>
            <w:top w:val="none" w:sz="0" w:space="0" w:color="auto"/>
            <w:left w:val="none" w:sz="0" w:space="0" w:color="auto"/>
            <w:bottom w:val="none" w:sz="0" w:space="0" w:color="auto"/>
            <w:right w:val="none" w:sz="0" w:space="0" w:color="auto"/>
          </w:divBdr>
        </w:div>
        <w:div w:id="738864214">
          <w:marLeft w:val="640"/>
          <w:marRight w:val="0"/>
          <w:marTop w:val="0"/>
          <w:marBottom w:val="0"/>
          <w:divBdr>
            <w:top w:val="none" w:sz="0" w:space="0" w:color="auto"/>
            <w:left w:val="none" w:sz="0" w:space="0" w:color="auto"/>
            <w:bottom w:val="none" w:sz="0" w:space="0" w:color="auto"/>
            <w:right w:val="none" w:sz="0" w:space="0" w:color="auto"/>
          </w:divBdr>
        </w:div>
        <w:div w:id="1543519407">
          <w:marLeft w:val="640"/>
          <w:marRight w:val="0"/>
          <w:marTop w:val="0"/>
          <w:marBottom w:val="0"/>
          <w:divBdr>
            <w:top w:val="none" w:sz="0" w:space="0" w:color="auto"/>
            <w:left w:val="none" w:sz="0" w:space="0" w:color="auto"/>
            <w:bottom w:val="none" w:sz="0" w:space="0" w:color="auto"/>
            <w:right w:val="none" w:sz="0" w:space="0" w:color="auto"/>
          </w:divBdr>
        </w:div>
        <w:div w:id="1014765634">
          <w:marLeft w:val="640"/>
          <w:marRight w:val="0"/>
          <w:marTop w:val="0"/>
          <w:marBottom w:val="0"/>
          <w:divBdr>
            <w:top w:val="none" w:sz="0" w:space="0" w:color="auto"/>
            <w:left w:val="none" w:sz="0" w:space="0" w:color="auto"/>
            <w:bottom w:val="none" w:sz="0" w:space="0" w:color="auto"/>
            <w:right w:val="none" w:sz="0" w:space="0" w:color="auto"/>
          </w:divBdr>
        </w:div>
        <w:div w:id="1091271605">
          <w:marLeft w:val="640"/>
          <w:marRight w:val="0"/>
          <w:marTop w:val="0"/>
          <w:marBottom w:val="0"/>
          <w:divBdr>
            <w:top w:val="none" w:sz="0" w:space="0" w:color="auto"/>
            <w:left w:val="none" w:sz="0" w:space="0" w:color="auto"/>
            <w:bottom w:val="none" w:sz="0" w:space="0" w:color="auto"/>
            <w:right w:val="none" w:sz="0" w:space="0" w:color="auto"/>
          </w:divBdr>
        </w:div>
        <w:div w:id="1167478242">
          <w:marLeft w:val="640"/>
          <w:marRight w:val="0"/>
          <w:marTop w:val="0"/>
          <w:marBottom w:val="0"/>
          <w:divBdr>
            <w:top w:val="none" w:sz="0" w:space="0" w:color="auto"/>
            <w:left w:val="none" w:sz="0" w:space="0" w:color="auto"/>
            <w:bottom w:val="none" w:sz="0" w:space="0" w:color="auto"/>
            <w:right w:val="none" w:sz="0" w:space="0" w:color="auto"/>
          </w:divBdr>
        </w:div>
        <w:div w:id="1471171386">
          <w:marLeft w:val="640"/>
          <w:marRight w:val="0"/>
          <w:marTop w:val="0"/>
          <w:marBottom w:val="0"/>
          <w:divBdr>
            <w:top w:val="none" w:sz="0" w:space="0" w:color="auto"/>
            <w:left w:val="none" w:sz="0" w:space="0" w:color="auto"/>
            <w:bottom w:val="none" w:sz="0" w:space="0" w:color="auto"/>
            <w:right w:val="none" w:sz="0" w:space="0" w:color="auto"/>
          </w:divBdr>
        </w:div>
        <w:div w:id="1402748899">
          <w:marLeft w:val="640"/>
          <w:marRight w:val="0"/>
          <w:marTop w:val="0"/>
          <w:marBottom w:val="0"/>
          <w:divBdr>
            <w:top w:val="none" w:sz="0" w:space="0" w:color="auto"/>
            <w:left w:val="none" w:sz="0" w:space="0" w:color="auto"/>
            <w:bottom w:val="none" w:sz="0" w:space="0" w:color="auto"/>
            <w:right w:val="none" w:sz="0" w:space="0" w:color="auto"/>
          </w:divBdr>
        </w:div>
        <w:div w:id="1543783272">
          <w:marLeft w:val="640"/>
          <w:marRight w:val="0"/>
          <w:marTop w:val="0"/>
          <w:marBottom w:val="0"/>
          <w:divBdr>
            <w:top w:val="none" w:sz="0" w:space="0" w:color="auto"/>
            <w:left w:val="none" w:sz="0" w:space="0" w:color="auto"/>
            <w:bottom w:val="none" w:sz="0" w:space="0" w:color="auto"/>
            <w:right w:val="none" w:sz="0" w:space="0" w:color="auto"/>
          </w:divBdr>
        </w:div>
        <w:div w:id="706226350">
          <w:marLeft w:val="640"/>
          <w:marRight w:val="0"/>
          <w:marTop w:val="0"/>
          <w:marBottom w:val="0"/>
          <w:divBdr>
            <w:top w:val="none" w:sz="0" w:space="0" w:color="auto"/>
            <w:left w:val="none" w:sz="0" w:space="0" w:color="auto"/>
            <w:bottom w:val="none" w:sz="0" w:space="0" w:color="auto"/>
            <w:right w:val="none" w:sz="0" w:space="0" w:color="auto"/>
          </w:divBdr>
        </w:div>
        <w:div w:id="743799856">
          <w:marLeft w:val="640"/>
          <w:marRight w:val="0"/>
          <w:marTop w:val="0"/>
          <w:marBottom w:val="0"/>
          <w:divBdr>
            <w:top w:val="none" w:sz="0" w:space="0" w:color="auto"/>
            <w:left w:val="none" w:sz="0" w:space="0" w:color="auto"/>
            <w:bottom w:val="none" w:sz="0" w:space="0" w:color="auto"/>
            <w:right w:val="none" w:sz="0" w:space="0" w:color="auto"/>
          </w:divBdr>
        </w:div>
        <w:div w:id="482701626">
          <w:marLeft w:val="640"/>
          <w:marRight w:val="0"/>
          <w:marTop w:val="0"/>
          <w:marBottom w:val="0"/>
          <w:divBdr>
            <w:top w:val="none" w:sz="0" w:space="0" w:color="auto"/>
            <w:left w:val="none" w:sz="0" w:space="0" w:color="auto"/>
            <w:bottom w:val="none" w:sz="0" w:space="0" w:color="auto"/>
            <w:right w:val="none" w:sz="0" w:space="0" w:color="auto"/>
          </w:divBdr>
        </w:div>
        <w:div w:id="573784671">
          <w:marLeft w:val="640"/>
          <w:marRight w:val="0"/>
          <w:marTop w:val="0"/>
          <w:marBottom w:val="0"/>
          <w:divBdr>
            <w:top w:val="none" w:sz="0" w:space="0" w:color="auto"/>
            <w:left w:val="none" w:sz="0" w:space="0" w:color="auto"/>
            <w:bottom w:val="none" w:sz="0" w:space="0" w:color="auto"/>
            <w:right w:val="none" w:sz="0" w:space="0" w:color="auto"/>
          </w:divBdr>
        </w:div>
        <w:div w:id="1295214259">
          <w:marLeft w:val="640"/>
          <w:marRight w:val="0"/>
          <w:marTop w:val="0"/>
          <w:marBottom w:val="0"/>
          <w:divBdr>
            <w:top w:val="none" w:sz="0" w:space="0" w:color="auto"/>
            <w:left w:val="none" w:sz="0" w:space="0" w:color="auto"/>
            <w:bottom w:val="none" w:sz="0" w:space="0" w:color="auto"/>
            <w:right w:val="none" w:sz="0" w:space="0" w:color="auto"/>
          </w:divBdr>
        </w:div>
        <w:div w:id="206798423">
          <w:marLeft w:val="640"/>
          <w:marRight w:val="0"/>
          <w:marTop w:val="0"/>
          <w:marBottom w:val="0"/>
          <w:divBdr>
            <w:top w:val="none" w:sz="0" w:space="0" w:color="auto"/>
            <w:left w:val="none" w:sz="0" w:space="0" w:color="auto"/>
            <w:bottom w:val="none" w:sz="0" w:space="0" w:color="auto"/>
            <w:right w:val="none" w:sz="0" w:space="0" w:color="auto"/>
          </w:divBdr>
        </w:div>
        <w:div w:id="1843398109">
          <w:marLeft w:val="640"/>
          <w:marRight w:val="0"/>
          <w:marTop w:val="0"/>
          <w:marBottom w:val="0"/>
          <w:divBdr>
            <w:top w:val="none" w:sz="0" w:space="0" w:color="auto"/>
            <w:left w:val="none" w:sz="0" w:space="0" w:color="auto"/>
            <w:bottom w:val="none" w:sz="0" w:space="0" w:color="auto"/>
            <w:right w:val="none" w:sz="0" w:space="0" w:color="auto"/>
          </w:divBdr>
        </w:div>
        <w:div w:id="219874470">
          <w:marLeft w:val="640"/>
          <w:marRight w:val="0"/>
          <w:marTop w:val="0"/>
          <w:marBottom w:val="0"/>
          <w:divBdr>
            <w:top w:val="none" w:sz="0" w:space="0" w:color="auto"/>
            <w:left w:val="none" w:sz="0" w:space="0" w:color="auto"/>
            <w:bottom w:val="none" w:sz="0" w:space="0" w:color="auto"/>
            <w:right w:val="none" w:sz="0" w:space="0" w:color="auto"/>
          </w:divBdr>
        </w:div>
        <w:div w:id="1790467995">
          <w:marLeft w:val="640"/>
          <w:marRight w:val="0"/>
          <w:marTop w:val="0"/>
          <w:marBottom w:val="0"/>
          <w:divBdr>
            <w:top w:val="none" w:sz="0" w:space="0" w:color="auto"/>
            <w:left w:val="none" w:sz="0" w:space="0" w:color="auto"/>
            <w:bottom w:val="none" w:sz="0" w:space="0" w:color="auto"/>
            <w:right w:val="none" w:sz="0" w:space="0" w:color="auto"/>
          </w:divBdr>
        </w:div>
        <w:div w:id="98916490">
          <w:marLeft w:val="640"/>
          <w:marRight w:val="0"/>
          <w:marTop w:val="0"/>
          <w:marBottom w:val="0"/>
          <w:divBdr>
            <w:top w:val="none" w:sz="0" w:space="0" w:color="auto"/>
            <w:left w:val="none" w:sz="0" w:space="0" w:color="auto"/>
            <w:bottom w:val="none" w:sz="0" w:space="0" w:color="auto"/>
            <w:right w:val="none" w:sz="0" w:space="0" w:color="auto"/>
          </w:divBdr>
        </w:div>
        <w:div w:id="1918975218">
          <w:marLeft w:val="640"/>
          <w:marRight w:val="0"/>
          <w:marTop w:val="0"/>
          <w:marBottom w:val="0"/>
          <w:divBdr>
            <w:top w:val="none" w:sz="0" w:space="0" w:color="auto"/>
            <w:left w:val="none" w:sz="0" w:space="0" w:color="auto"/>
            <w:bottom w:val="none" w:sz="0" w:space="0" w:color="auto"/>
            <w:right w:val="none" w:sz="0" w:space="0" w:color="auto"/>
          </w:divBdr>
        </w:div>
        <w:div w:id="538324805">
          <w:marLeft w:val="640"/>
          <w:marRight w:val="0"/>
          <w:marTop w:val="0"/>
          <w:marBottom w:val="0"/>
          <w:divBdr>
            <w:top w:val="none" w:sz="0" w:space="0" w:color="auto"/>
            <w:left w:val="none" w:sz="0" w:space="0" w:color="auto"/>
            <w:bottom w:val="none" w:sz="0" w:space="0" w:color="auto"/>
            <w:right w:val="none" w:sz="0" w:space="0" w:color="auto"/>
          </w:divBdr>
        </w:div>
        <w:div w:id="1501041646">
          <w:marLeft w:val="640"/>
          <w:marRight w:val="0"/>
          <w:marTop w:val="0"/>
          <w:marBottom w:val="0"/>
          <w:divBdr>
            <w:top w:val="none" w:sz="0" w:space="0" w:color="auto"/>
            <w:left w:val="none" w:sz="0" w:space="0" w:color="auto"/>
            <w:bottom w:val="none" w:sz="0" w:space="0" w:color="auto"/>
            <w:right w:val="none" w:sz="0" w:space="0" w:color="auto"/>
          </w:divBdr>
        </w:div>
        <w:div w:id="1610236947">
          <w:marLeft w:val="640"/>
          <w:marRight w:val="0"/>
          <w:marTop w:val="0"/>
          <w:marBottom w:val="0"/>
          <w:divBdr>
            <w:top w:val="none" w:sz="0" w:space="0" w:color="auto"/>
            <w:left w:val="none" w:sz="0" w:space="0" w:color="auto"/>
            <w:bottom w:val="none" w:sz="0" w:space="0" w:color="auto"/>
            <w:right w:val="none" w:sz="0" w:space="0" w:color="auto"/>
          </w:divBdr>
        </w:div>
        <w:div w:id="91244538">
          <w:marLeft w:val="640"/>
          <w:marRight w:val="0"/>
          <w:marTop w:val="0"/>
          <w:marBottom w:val="0"/>
          <w:divBdr>
            <w:top w:val="none" w:sz="0" w:space="0" w:color="auto"/>
            <w:left w:val="none" w:sz="0" w:space="0" w:color="auto"/>
            <w:bottom w:val="none" w:sz="0" w:space="0" w:color="auto"/>
            <w:right w:val="none" w:sz="0" w:space="0" w:color="auto"/>
          </w:divBdr>
        </w:div>
        <w:div w:id="1631015561">
          <w:marLeft w:val="640"/>
          <w:marRight w:val="0"/>
          <w:marTop w:val="0"/>
          <w:marBottom w:val="0"/>
          <w:divBdr>
            <w:top w:val="none" w:sz="0" w:space="0" w:color="auto"/>
            <w:left w:val="none" w:sz="0" w:space="0" w:color="auto"/>
            <w:bottom w:val="none" w:sz="0" w:space="0" w:color="auto"/>
            <w:right w:val="none" w:sz="0" w:space="0" w:color="auto"/>
          </w:divBdr>
        </w:div>
        <w:div w:id="418716331">
          <w:marLeft w:val="640"/>
          <w:marRight w:val="0"/>
          <w:marTop w:val="0"/>
          <w:marBottom w:val="0"/>
          <w:divBdr>
            <w:top w:val="none" w:sz="0" w:space="0" w:color="auto"/>
            <w:left w:val="none" w:sz="0" w:space="0" w:color="auto"/>
            <w:bottom w:val="none" w:sz="0" w:space="0" w:color="auto"/>
            <w:right w:val="none" w:sz="0" w:space="0" w:color="auto"/>
          </w:divBdr>
        </w:div>
        <w:div w:id="871579200">
          <w:marLeft w:val="640"/>
          <w:marRight w:val="0"/>
          <w:marTop w:val="0"/>
          <w:marBottom w:val="0"/>
          <w:divBdr>
            <w:top w:val="none" w:sz="0" w:space="0" w:color="auto"/>
            <w:left w:val="none" w:sz="0" w:space="0" w:color="auto"/>
            <w:bottom w:val="none" w:sz="0" w:space="0" w:color="auto"/>
            <w:right w:val="none" w:sz="0" w:space="0" w:color="auto"/>
          </w:divBdr>
        </w:div>
        <w:div w:id="157968429">
          <w:marLeft w:val="640"/>
          <w:marRight w:val="0"/>
          <w:marTop w:val="0"/>
          <w:marBottom w:val="0"/>
          <w:divBdr>
            <w:top w:val="none" w:sz="0" w:space="0" w:color="auto"/>
            <w:left w:val="none" w:sz="0" w:space="0" w:color="auto"/>
            <w:bottom w:val="none" w:sz="0" w:space="0" w:color="auto"/>
            <w:right w:val="none" w:sz="0" w:space="0" w:color="auto"/>
          </w:divBdr>
        </w:div>
        <w:div w:id="983394611">
          <w:marLeft w:val="640"/>
          <w:marRight w:val="0"/>
          <w:marTop w:val="0"/>
          <w:marBottom w:val="0"/>
          <w:divBdr>
            <w:top w:val="none" w:sz="0" w:space="0" w:color="auto"/>
            <w:left w:val="none" w:sz="0" w:space="0" w:color="auto"/>
            <w:bottom w:val="none" w:sz="0" w:space="0" w:color="auto"/>
            <w:right w:val="none" w:sz="0" w:space="0" w:color="auto"/>
          </w:divBdr>
        </w:div>
        <w:div w:id="1790196838">
          <w:marLeft w:val="640"/>
          <w:marRight w:val="0"/>
          <w:marTop w:val="0"/>
          <w:marBottom w:val="0"/>
          <w:divBdr>
            <w:top w:val="none" w:sz="0" w:space="0" w:color="auto"/>
            <w:left w:val="none" w:sz="0" w:space="0" w:color="auto"/>
            <w:bottom w:val="none" w:sz="0" w:space="0" w:color="auto"/>
            <w:right w:val="none" w:sz="0" w:space="0" w:color="auto"/>
          </w:divBdr>
        </w:div>
      </w:divsChild>
    </w:div>
    <w:div w:id="756290686">
      <w:bodyDiv w:val="1"/>
      <w:marLeft w:val="0"/>
      <w:marRight w:val="0"/>
      <w:marTop w:val="0"/>
      <w:marBottom w:val="0"/>
      <w:divBdr>
        <w:top w:val="none" w:sz="0" w:space="0" w:color="auto"/>
        <w:left w:val="none" w:sz="0" w:space="0" w:color="auto"/>
        <w:bottom w:val="none" w:sz="0" w:space="0" w:color="auto"/>
        <w:right w:val="none" w:sz="0" w:space="0" w:color="auto"/>
      </w:divBdr>
      <w:divsChild>
        <w:div w:id="46344305">
          <w:marLeft w:val="640"/>
          <w:marRight w:val="0"/>
          <w:marTop w:val="0"/>
          <w:marBottom w:val="0"/>
          <w:divBdr>
            <w:top w:val="none" w:sz="0" w:space="0" w:color="auto"/>
            <w:left w:val="none" w:sz="0" w:space="0" w:color="auto"/>
            <w:bottom w:val="none" w:sz="0" w:space="0" w:color="auto"/>
            <w:right w:val="none" w:sz="0" w:space="0" w:color="auto"/>
          </w:divBdr>
        </w:div>
        <w:div w:id="1900826856">
          <w:marLeft w:val="640"/>
          <w:marRight w:val="0"/>
          <w:marTop w:val="0"/>
          <w:marBottom w:val="0"/>
          <w:divBdr>
            <w:top w:val="none" w:sz="0" w:space="0" w:color="auto"/>
            <w:left w:val="none" w:sz="0" w:space="0" w:color="auto"/>
            <w:bottom w:val="none" w:sz="0" w:space="0" w:color="auto"/>
            <w:right w:val="none" w:sz="0" w:space="0" w:color="auto"/>
          </w:divBdr>
        </w:div>
        <w:div w:id="1317802751">
          <w:marLeft w:val="640"/>
          <w:marRight w:val="0"/>
          <w:marTop w:val="0"/>
          <w:marBottom w:val="0"/>
          <w:divBdr>
            <w:top w:val="none" w:sz="0" w:space="0" w:color="auto"/>
            <w:left w:val="none" w:sz="0" w:space="0" w:color="auto"/>
            <w:bottom w:val="none" w:sz="0" w:space="0" w:color="auto"/>
            <w:right w:val="none" w:sz="0" w:space="0" w:color="auto"/>
          </w:divBdr>
        </w:div>
        <w:div w:id="1470317617">
          <w:marLeft w:val="640"/>
          <w:marRight w:val="0"/>
          <w:marTop w:val="0"/>
          <w:marBottom w:val="0"/>
          <w:divBdr>
            <w:top w:val="none" w:sz="0" w:space="0" w:color="auto"/>
            <w:left w:val="none" w:sz="0" w:space="0" w:color="auto"/>
            <w:bottom w:val="none" w:sz="0" w:space="0" w:color="auto"/>
            <w:right w:val="none" w:sz="0" w:space="0" w:color="auto"/>
          </w:divBdr>
        </w:div>
        <w:div w:id="1383677679">
          <w:marLeft w:val="640"/>
          <w:marRight w:val="0"/>
          <w:marTop w:val="0"/>
          <w:marBottom w:val="0"/>
          <w:divBdr>
            <w:top w:val="none" w:sz="0" w:space="0" w:color="auto"/>
            <w:left w:val="none" w:sz="0" w:space="0" w:color="auto"/>
            <w:bottom w:val="none" w:sz="0" w:space="0" w:color="auto"/>
            <w:right w:val="none" w:sz="0" w:space="0" w:color="auto"/>
          </w:divBdr>
        </w:div>
        <w:div w:id="1387992381">
          <w:marLeft w:val="640"/>
          <w:marRight w:val="0"/>
          <w:marTop w:val="0"/>
          <w:marBottom w:val="0"/>
          <w:divBdr>
            <w:top w:val="none" w:sz="0" w:space="0" w:color="auto"/>
            <w:left w:val="none" w:sz="0" w:space="0" w:color="auto"/>
            <w:bottom w:val="none" w:sz="0" w:space="0" w:color="auto"/>
            <w:right w:val="none" w:sz="0" w:space="0" w:color="auto"/>
          </w:divBdr>
        </w:div>
        <w:div w:id="1898316590">
          <w:marLeft w:val="640"/>
          <w:marRight w:val="0"/>
          <w:marTop w:val="0"/>
          <w:marBottom w:val="0"/>
          <w:divBdr>
            <w:top w:val="none" w:sz="0" w:space="0" w:color="auto"/>
            <w:left w:val="none" w:sz="0" w:space="0" w:color="auto"/>
            <w:bottom w:val="none" w:sz="0" w:space="0" w:color="auto"/>
            <w:right w:val="none" w:sz="0" w:space="0" w:color="auto"/>
          </w:divBdr>
        </w:div>
        <w:div w:id="671831975">
          <w:marLeft w:val="640"/>
          <w:marRight w:val="0"/>
          <w:marTop w:val="0"/>
          <w:marBottom w:val="0"/>
          <w:divBdr>
            <w:top w:val="none" w:sz="0" w:space="0" w:color="auto"/>
            <w:left w:val="none" w:sz="0" w:space="0" w:color="auto"/>
            <w:bottom w:val="none" w:sz="0" w:space="0" w:color="auto"/>
            <w:right w:val="none" w:sz="0" w:space="0" w:color="auto"/>
          </w:divBdr>
        </w:div>
        <w:div w:id="777481979">
          <w:marLeft w:val="640"/>
          <w:marRight w:val="0"/>
          <w:marTop w:val="0"/>
          <w:marBottom w:val="0"/>
          <w:divBdr>
            <w:top w:val="none" w:sz="0" w:space="0" w:color="auto"/>
            <w:left w:val="none" w:sz="0" w:space="0" w:color="auto"/>
            <w:bottom w:val="none" w:sz="0" w:space="0" w:color="auto"/>
            <w:right w:val="none" w:sz="0" w:space="0" w:color="auto"/>
          </w:divBdr>
        </w:div>
        <w:div w:id="1418987617">
          <w:marLeft w:val="640"/>
          <w:marRight w:val="0"/>
          <w:marTop w:val="0"/>
          <w:marBottom w:val="0"/>
          <w:divBdr>
            <w:top w:val="none" w:sz="0" w:space="0" w:color="auto"/>
            <w:left w:val="none" w:sz="0" w:space="0" w:color="auto"/>
            <w:bottom w:val="none" w:sz="0" w:space="0" w:color="auto"/>
            <w:right w:val="none" w:sz="0" w:space="0" w:color="auto"/>
          </w:divBdr>
        </w:div>
        <w:div w:id="1393383296">
          <w:marLeft w:val="640"/>
          <w:marRight w:val="0"/>
          <w:marTop w:val="0"/>
          <w:marBottom w:val="0"/>
          <w:divBdr>
            <w:top w:val="none" w:sz="0" w:space="0" w:color="auto"/>
            <w:left w:val="none" w:sz="0" w:space="0" w:color="auto"/>
            <w:bottom w:val="none" w:sz="0" w:space="0" w:color="auto"/>
            <w:right w:val="none" w:sz="0" w:space="0" w:color="auto"/>
          </w:divBdr>
        </w:div>
        <w:div w:id="1762094891">
          <w:marLeft w:val="640"/>
          <w:marRight w:val="0"/>
          <w:marTop w:val="0"/>
          <w:marBottom w:val="0"/>
          <w:divBdr>
            <w:top w:val="none" w:sz="0" w:space="0" w:color="auto"/>
            <w:left w:val="none" w:sz="0" w:space="0" w:color="auto"/>
            <w:bottom w:val="none" w:sz="0" w:space="0" w:color="auto"/>
            <w:right w:val="none" w:sz="0" w:space="0" w:color="auto"/>
          </w:divBdr>
        </w:div>
        <w:div w:id="110370318">
          <w:marLeft w:val="640"/>
          <w:marRight w:val="0"/>
          <w:marTop w:val="0"/>
          <w:marBottom w:val="0"/>
          <w:divBdr>
            <w:top w:val="none" w:sz="0" w:space="0" w:color="auto"/>
            <w:left w:val="none" w:sz="0" w:space="0" w:color="auto"/>
            <w:bottom w:val="none" w:sz="0" w:space="0" w:color="auto"/>
            <w:right w:val="none" w:sz="0" w:space="0" w:color="auto"/>
          </w:divBdr>
        </w:div>
        <w:div w:id="1467888581">
          <w:marLeft w:val="640"/>
          <w:marRight w:val="0"/>
          <w:marTop w:val="0"/>
          <w:marBottom w:val="0"/>
          <w:divBdr>
            <w:top w:val="none" w:sz="0" w:space="0" w:color="auto"/>
            <w:left w:val="none" w:sz="0" w:space="0" w:color="auto"/>
            <w:bottom w:val="none" w:sz="0" w:space="0" w:color="auto"/>
            <w:right w:val="none" w:sz="0" w:space="0" w:color="auto"/>
          </w:divBdr>
        </w:div>
        <w:div w:id="1599411555">
          <w:marLeft w:val="640"/>
          <w:marRight w:val="0"/>
          <w:marTop w:val="0"/>
          <w:marBottom w:val="0"/>
          <w:divBdr>
            <w:top w:val="none" w:sz="0" w:space="0" w:color="auto"/>
            <w:left w:val="none" w:sz="0" w:space="0" w:color="auto"/>
            <w:bottom w:val="none" w:sz="0" w:space="0" w:color="auto"/>
            <w:right w:val="none" w:sz="0" w:space="0" w:color="auto"/>
          </w:divBdr>
        </w:div>
        <w:div w:id="1227565898">
          <w:marLeft w:val="640"/>
          <w:marRight w:val="0"/>
          <w:marTop w:val="0"/>
          <w:marBottom w:val="0"/>
          <w:divBdr>
            <w:top w:val="none" w:sz="0" w:space="0" w:color="auto"/>
            <w:left w:val="none" w:sz="0" w:space="0" w:color="auto"/>
            <w:bottom w:val="none" w:sz="0" w:space="0" w:color="auto"/>
            <w:right w:val="none" w:sz="0" w:space="0" w:color="auto"/>
          </w:divBdr>
        </w:div>
        <w:div w:id="1398281945">
          <w:marLeft w:val="640"/>
          <w:marRight w:val="0"/>
          <w:marTop w:val="0"/>
          <w:marBottom w:val="0"/>
          <w:divBdr>
            <w:top w:val="none" w:sz="0" w:space="0" w:color="auto"/>
            <w:left w:val="none" w:sz="0" w:space="0" w:color="auto"/>
            <w:bottom w:val="none" w:sz="0" w:space="0" w:color="auto"/>
            <w:right w:val="none" w:sz="0" w:space="0" w:color="auto"/>
          </w:divBdr>
        </w:div>
        <w:div w:id="2039961980">
          <w:marLeft w:val="640"/>
          <w:marRight w:val="0"/>
          <w:marTop w:val="0"/>
          <w:marBottom w:val="0"/>
          <w:divBdr>
            <w:top w:val="none" w:sz="0" w:space="0" w:color="auto"/>
            <w:left w:val="none" w:sz="0" w:space="0" w:color="auto"/>
            <w:bottom w:val="none" w:sz="0" w:space="0" w:color="auto"/>
            <w:right w:val="none" w:sz="0" w:space="0" w:color="auto"/>
          </w:divBdr>
        </w:div>
        <w:div w:id="156069958">
          <w:marLeft w:val="640"/>
          <w:marRight w:val="0"/>
          <w:marTop w:val="0"/>
          <w:marBottom w:val="0"/>
          <w:divBdr>
            <w:top w:val="none" w:sz="0" w:space="0" w:color="auto"/>
            <w:left w:val="none" w:sz="0" w:space="0" w:color="auto"/>
            <w:bottom w:val="none" w:sz="0" w:space="0" w:color="auto"/>
            <w:right w:val="none" w:sz="0" w:space="0" w:color="auto"/>
          </w:divBdr>
        </w:div>
        <w:div w:id="874544071">
          <w:marLeft w:val="640"/>
          <w:marRight w:val="0"/>
          <w:marTop w:val="0"/>
          <w:marBottom w:val="0"/>
          <w:divBdr>
            <w:top w:val="none" w:sz="0" w:space="0" w:color="auto"/>
            <w:left w:val="none" w:sz="0" w:space="0" w:color="auto"/>
            <w:bottom w:val="none" w:sz="0" w:space="0" w:color="auto"/>
            <w:right w:val="none" w:sz="0" w:space="0" w:color="auto"/>
          </w:divBdr>
        </w:div>
        <w:div w:id="1139029475">
          <w:marLeft w:val="640"/>
          <w:marRight w:val="0"/>
          <w:marTop w:val="0"/>
          <w:marBottom w:val="0"/>
          <w:divBdr>
            <w:top w:val="none" w:sz="0" w:space="0" w:color="auto"/>
            <w:left w:val="none" w:sz="0" w:space="0" w:color="auto"/>
            <w:bottom w:val="none" w:sz="0" w:space="0" w:color="auto"/>
            <w:right w:val="none" w:sz="0" w:space="0" w:color="auto"/>
          </w:divBdr>
        </w:div>
        <w:div w:id="250050366">
          <w:marLeft w:val="640"/>
          <w:marRight w:val="0"/>
          <w:marTop w:val="0"/>
          <w:marBottom w:val="0"/>
          <w:divBdr>
            <w:top w:val="none" w:sz="0" w:space="0" w:color="auto"/>
            <w:left w:val="none" w:sz="0" w:space="0" w:color="auto"/>
            <w:bottom w:val="none" w:sz="0" w:space="0" w:color="auto"/>
            <w:right w:val="none" w:sz="0" w:space="0" w:color="auto"/>
          </w:divBdr>
        </w:div>
        <w:div w:id="627858779">
          <w:marLeft w:val="640"/>
          <w:marRight w:val="0"/>
          <w:marTop w:val="0"/>
          <w:marBottom w:val="0"/>
          <w:divBdr>
            <w:top w:val="none" w:sz="0" w:space="0" w:color="auto"/>
            <w:left w:val="none" w:sz="0" w:space="0" w:color="auto"/>
            <w:bottom w:val="none" w:sz="0" w:space="0" w:color="auto"/>
            <w:right w:val="none" w:sz="0" w:space="0" w:color="auto"/>
          </w:divBdr>
        </w:div>
        <w:div w:id="849416770">
          <w:marLeft w:val="640"/>
          <w:marRight w:val="0"/>
          <w:marTop w:val="0"/>
          <w:marBottom w:val="0"/>
          <w:divBdr>
            <w:top w:val="none" w:sz="0" w:space="0" w:color="auto"/>
            <w:left w:val="none" w:sz="0" w:space="0" w:color="auto"/>
            <w:bottom w:val="none" w:sz="0" w:space="0" w:color="auto"/>
            <w:right w:val="none" w:sz="0" w:space="0" w:color="auto"/>
          </w:divBdr>
        </w:div>
        <w:div w:id="1778792819">
          <w:marLeft w:val="640"/>
          <w:marRight w:val="0"/>
          <w:marTop w:val="0"/>
          <w:marBottom w:val="0"/>
          <w:divBdr>
            <w:top w:val="none" w:sz="0" w:space="0" w:color="auto"/>
            <w:left w:val="none" w:sz="0" w:space="0" w:color="auto"/>
            <w:bottom w:val="none" w:sz="0" w:space="0" w:color="auto"/>
            <w:right w:val="none" w:sz="0" w:space="0" w:color="auto"/>
          </w:divBdr>
        </w:div>
        <w:div w:id="1924951570">
          <w:marLeft w:val="640"/>
          <w:marRight w:val="0"/>
          <w:marTop w:val="0"/>
          <w:marBottom w:val="0"/>
          <w:divBdr>
            <w:top w:val="none" w:sz="0" w:space="0" w:color="auto"/>
            <w:left w:val="none" w:sz="0" w:space="0" w:color="auto"/>
            <w:bottom w:val="none" w:sz="0" w:space="0" w:color="auto"/>
            <w:right w:val="none" w:sz="0" w:space="0" w:color="auto"/>
          </w:divBdr>
        </w:div>
        <w:div w:id="843710636">
          <w:marLeft w:val="640"/>
          <w:marRight w:val="0"/>
          <w:marTop w:val="0"/>
          <w:marBottom w:val="0"/>
          <w:divBdr>
            <w:top w:val="none" w:sz="0" w:space="0" w:color="auto"/>
            <w:left w:val="none" w:sz="0" w:space="0" w:color="auto"/>
            <w:bottom w:val="none" w:sz="0" w:space="0" w:color="auto"/>
            <w:right w:val="none" w:sz="0" w:space="0" w:color="auto"/>
          </w:divBdr>
        </w:div>
        <w:div w:id="845097632">
          <w:marLeft w:val="640"/>
          <w:marRight w:val="0"/>
          <w:marTop w:val="0"/>
          <w:marBottom w:val="0"/>
          <w:divBdr>
            <w:top w:val="none" w:sz="0" w:space="0" w:color="auto"/>
            <w:left w:val="none" w:sz="0" w:space="0" w:color="auto"/>
            <w:bottom w:val="none" w:sz="0" w:space="0" w:color="auto"/>
            <w:right w:val="none" w:sz="0" w:space="0" w:color="auto"/>
          </w:divBdr>
        </w:div>
        <w:div w:id="190336441">
          <w:marLeft w:val="640"/>
          <w:marRight w:val="0"/>
          <w:marTop w:val="0"/>
          <w:marBottom w:val="0"/>
          <w:divBdr>
            <w:top w:val="none" w:sz="0" w:space="0" w:color="auto"/>
            <w:left w:val="none" w:sz="0" w:space="0" w:color="auto"/>
            <w:bottom w:val="none" w:sz="0" w:space="0" w:color="auto"/>
            <w:right w:val="none" w:sz="0" w:space="0" w:color="auto"/>
          </w:divBdr>
        </w:div>
        <w:div w:id="175387586">
          <w:marLeft w:val="640"/>
          <w:marRight w:val="0"/>
          <w:marTop w:val="0"/>
          <w:marBottom w:val="0"/>
          <w:divBdr>
            <w:top w:val="none" w:sz="0" w:space="0" w:color="auto"/>
            <w:left w:val="none" w:sz="0" w:space="0" w:color="auto"/>
            <w:bottom w:val="none" w:sz="0" w:space="0" w:color="auto"/>
            <w:right w:val="none" w:sz="0" w:space="0" w:color="auto"/>
          </w:divBdr>
        </w:div>
        <w:div w:id="111362118">
          <w:marLeft w:val="640"/>
          <w:marRight w:val="0"/>
          <w:marTop w:val="0"/>
          <w:marBottom w:val="0"/>
          <w:divBdr>
            <w:top w:val="none" w:sz="0" w:space="0" w:color="auto"/>
            <w:left w:val="none" w:sz="0" w:space="0" w:color="auto"/>
            <w:bottom w:val="none" w:sz="0" w:space="0" w:color="auto"/>
            <w:right w:val="none" w:sz="0" w:space="0" w:color="auto"/>
          </w:divBdr>
        </w:div>
        <w:div w:id="814685091">
          <w:marLeft w:val="640"/>
          <w:marRight w:val="0"/>
          <w:marTop w:val="0"/>
          <w:marBottom w:val="0"/>
          <w:divBdr>
            <w:top w:val="none" w:sz="0" w:space="0" w:color="auto"/>
            <w:left w:val="none" w:sz="0" w:space="0" w:color="auto"/>
            <w:bottom w:val="none" w:sz="0" w:space="0" w:color="auto"/>
            <w:right w:val="none" w:sz="0" w:space="0" w:color="auto"/>
          </w:divBdr>
        </w:div>
        <w:div w:id="731587256">
          <w:marLeft w:val="640"/>
          <w:marRight w:val="0"/>
          <w:marTop w:val="0"/>
          <w:marBottom w:val="0"/>
          <w:divBdr>
            <w:top w:val="none" w:sz="0" w:space="0" w:color="auto"/>
            <w:left w:val="none" w:sz="0" w:space="0" w:color="auto"/>
            <w:bottom w:val="none" w:sz="0" w:space="0" w:color="auto"/>
            <w:right w:val="none" w:sz="0" w:space="0" w:color="auto"/>
          </w:divBdr>
        </w:div>
        <w:div w:id="1036731821">
          <w:marLeft w:val="640"/>
          <w:marRight w:val="0"/>
          <w:marTop w:val="0"/>
          <w:marBottom w:val="0"/>
          <w:divBdr>
            <w:top w:val="none" w:sz="0" w:space="0" w:color="auto"/>
            <w:left w:val="none" w:sz="0" w:space="0" w:color="auto"/>
            <w:bottom w:val="none" w:sz="0" w:space="0" w:color="auto"/>
            <w:right w:val="none" w:sz="0" w:space="0" w:color="auto"/>
          </w:divBdr>
        </w:div>
        <w:div w:id="40061480">
          <w:marLeft w:val="640"/>
          <w:marRight w:val="0"/>
          <w:marTop w:val="0"/>
          <w:marBottom w:val="0"/>
          <w:divBdr>
            <w:top w:val="none" w:sz="0" w:space="0" w:color="auto"/>
            <w:left w:val="none" w:sz="0" w:space="0" w:color="auto"/>
            <w:bottom w:val="none" w:sz="0" w:space="0" w:color="auto"/>
            <w:right w:val="none" w:sz="0" w:space="0" w:color="auto"/>
          </w:divBdr>
        </w:div>
        <w:div w:id="1461848594">
          <w:marLeft w:val="640"/>
          <w:marRight w:val="0"/>
          <w:marTop w:val="0"/>
          <w:marBottom w:val="0"/>
          <w:divBdr>
            <w:top w:val="none" w:sz="0" w:space="0" w:color="auto"/>
            <w:left w:val="none" w:sz="0" w:space="0" w:color="auto"/>
            <w:bottom w:val="none" w:sz="0" w:space="0" w:color="auto"/>
            <w:right w:val="none" w:sz="0" w:space="0" w:color="auto"/>
          </w:divBdr>
        </w:div>
        <w:div w:id="56512673">
          <w:marLeft w:val="640"/>
          <w:marRight w:val="0"/>
          <w:marTop w:val="0"/>
          <w:marBottom w:val="0"/>
          <w:divBdr>
            <w:top w:val="none" w:sz="0" w:space="0" w:color="auto"/>
            <w:left w:val="none" w:sz="0" w:space="0" w:color="auto"/>
            <w:bottom w:val="none" w:sz="0" w:space="0" w:color="auto"/>
            <w:right w:val="none" w:sz="0" w:space="0" w:color="auto"/>
          </w:divBdr>
        </w:div>
        <w:div w:id="1606814314">
          <w:marLeft w:val="640"/>
          <w:marRight w:val="0"/>
          <w:marTop w:val="0"/>
          <w:marBottom w:val="0"/>
          <w:divBdr>
            <w:top w:val="none" w:sz="0" w:space="0" w:color="auto"/>
            <w:left w:val="none" w:sz="0" w:space="0" w:color="auto"/>
            <w:bottom w:val="none" w:sz="0" w:space="0" w:color="auto"/>
            <w:right w:val="none" w:sz="0" w:space="0" w:color="auto"/>
          </w:divBdr>
        </w:div>
        <w:div w:id="186408823">
          <w:marLeft w:val="640"/>
          <w:marRight w:val="0"/>
          <w:marTop w:val="0"/>
          <w:marBottom w:val="0"/>
          <w:divBdr>
            <w:top w:val="none" w:sz="0" w:space="0" w:color="auto"/>
            <w:left w:val="none" w:sz="0" w:space="0" w:color="auto"/>
            <w:bottom w:val="none" w:sz="0" w:space="0" w:color="auto"/>
            <w:right w:val="none" w:sz="0" w:space="0" w:color="auto"/>
          </w:divBdr>
        </w:div>
        <w:div w:id="543635820">
          <w:marLeft w:val="640"/>
          <w:marRight w:val="0"/>
          <w:marTop w:val="0"/>
          <w:marBottom w:val="0"/>
          <w:divBdr>
            <w:top w:val="none" w:sz="0" w:space="0" w:color="auto"/>
            <w:left w:val="none" w:sz="0" w:space="0" w:color="auto"/>
            <w:bottom w:val="none" w:sz="0" w:space="0" w:color="auto"/>
            <w:right w:val="none" w:sz="0" w:space="0" w:color="auto"/>
          </w:divBdr>
        </w:div>
      </w:divsChild>
    </w:div>
    <w:div w:id="793602014">
      <w:bodyDiv w:val="1"/>
      <w:marLeft w:val="0"/>
      <w:marRight w:val="0"/>
      <w:marTop w:val="0"/>
      <w:marBottom w:val="0"/>
      <w:divBdr>
        <w:top w:val="none" w:sz="0" w:space="0" w:color="auto"/>
        <w:left w:val="none" w:sz="0" w:space="0" w:color="auto"/>
        <w:bottom w:val="none" w:sz="0" w:space="0" w:color="auto"/>
        <w:right w:val="none" w:sz="0" w:space="0" w:color="auto"/>
      </w:divBdr>
      <w:divsChild>
        <w:div w:id="1777863307">
          <w:marLeft w:val="640"/>
          <w:marRight w:val="0"/>
          <w:marTop w:val="0"/>
          <w:marBottom w:val="0"/>
          <w:divBdr>
            <w:top w:val="none" w:sz="0" w:space="0" w:color="auto"/>
            <w:left w:val="none" w:sz="0" w:space="0" w:color="auto"/>
            <w:bottom w:val="none" w:sz="0" w:space="0" w:color="auto"/>
            <w:right w:val="none" w:sz="0" w:space="0" w:color="auto"/>
          </w:divBdr>
        </w:div>
        <w:div w:id="994071729">
          <w:marLeft w:val="640"/>
          <w:marRight w:val="0"/>
          <w:marTop w:val="0"/>
          <w:marBottom w:val="0"/>
          <w:divBdr>
            <w:top w:val="none" w:sz="0" w:space="0" w:color="auto"/>
            <w:left w:val="none" w:sz="0" w:space="0" w:color="auto"/>
            <w:bottom w:val="none" w:sz="0" w:space="0" w:color="auto"/>
            <w:right w:val="none" w:sz="0" w:space="0" w:color="auto"/>
          </w:divBdr>
        </w:div>
        <w:div w:id="410736781">
          <w:marLeft w:val="640"/>
          <w:marRight w:val="0"/>
          <w:marTop w:val="0"/>
          <w:marBottom w:val="0"/>
          <w:divBdr>
            <w:top w:val="none" w:sz="0" w:space="0" w:color="auto"/>
            <w:left w:val="none" w:sz="0" w:space="0" w:color="auto"/>
            <w:bottom w:val="none" w:sz="0" w:space="0" w:color="auto"/>
            <w:right w:val="none" w:sz="0" w:space="0" w:color="auto"/>
          </w:divBdr>
        </w:div>
        <w:div w:id="724573401">
          <w:marLeft w:val="640"/>
          <w:marRight w:val="0"/>
          <w:marTop w:val="0"/>
          <w:marBottom w:val="0"/>
          <w:divBdr>
            <w:top w:val="none" w:sz="0" w:space="0" w:color="auto"/>
            <w:left w:val="none" w:sz="0" w:space="0" w:color="auto"/>
            <w:bottom w:val="none" w:sz="0" w:space="0" w:color="auto"/>
            <w:right w:val="none" w:sz="0" w:space="0" w:color="auto"/>
          </w:divBdr>
        </w:div>
        <w:div w:id="962225051">
          <w:marLeft w:val="640"/>
          <w:marRight w:val="0"/>
          <w:marTop w:val="0"/>
          <w:marBottom w:val="0"/>
          <w:divBdr>
            <w:top w:val="none" w:sz="0" w:space="0" w:color="auto"/>
            <w:left w:val="none" w:sz="0" w:space="0" w:color="auto"/>
            <w:bottom w:val="none" w:sz="0" w:space="0" w:color="auto"/>
            <w:right w:val="none" w:sz="0" w:space="0" w:color="auto"/>
          </w:divBdr>
        </w:div>
        <w:div w:id="589965802">
          <w:marLeft w:val="640"/>
          <w:marRight w:val="0"/>
          <w:marTop w:val="0"/>
          <w:marBottom w:val="0"/>
          <w:divBdr>
            <w:top w:val="none" w:sz="0" w:space="0" w:color="auto"/>
            <w:left w:val="none" w:sz="0" w:space="0" w:color="auto"/>
            <w:bottom w:val="none" w:sz="0" w:space="0" w:color="auto"/>
            <w:right w:val="none" w:sz="0" w:space="0" w:color="auto"/>
          </w:divBdr>
        </w:div>
        <w:div w:id="651493535">
          <w:marLeft w:val="640"/>
          <w:marRight w:val="0"/>
          <w:marTop w:val="0"/>
          <w:marBottom w:val="0"/>
          <w:divBdr>
            <w:top w:val="none" w:sz="0" w:space="0" w:color="auto"/>
            <w:left w:val="none" w:sz="0" w:space="0" w:color="auto"/>
            <w:bottom w:val="none" w:sz="0" w:space="0" w:color="auto"/>
            <w:right w:val="none" w:sz="0" w:space="0" w:color="auto"/>
          </w:divBdr>
        </w:div>
        <w:div w:id="1513757391">
          <w:marLeft w:val="640"/>
          <w:marRight w:val="0"/>
          <w:marTop w:val="0"/>
          <w:marBottom w:val="0"/>
          <w:divBdr>
            <w:top w:val="none" w:sz="0" w:space="0" w:color="auto"/>
            <w:left w:val="none" w:sz="0" w:space="0" w:color="auto"/>
            <w:bottom w:val="none" w:sz="0" w:space="0" w:color="auto"/>
            <w:right w:val="none" w:sz="0" w:space="0" w:color="auto"/>
          </w:divBdr>
        </w:div>
        <w:div w:id="1888762198">
          <w:marLeft w:val="640"/>
          <w:marRight w:val="0"/>
          <w:marTop w:val="0"/>
          <w:marBottom w:val="0"/>
          <w:divBdr>
            <w:top w:val="none" w:sz="0" w:space="0" w:color="auto"/>
            <w:left w:val="none" w:sz="0" w:space="0" w:color="auto"/>
            <w:bottom w:val="none" w:sz="0" w:space="0" w:color="auto"/>
            <w:right w:val="none" w:sz="0" w:space="0" w:color="auto"/>
          </w:divBdr>
        </w:div>
        <w:div w:id="2105607968">
          <w:marLeft w:val="640"/>
          <w:marRight w:val="0"/>
          <w:marTop w:val="0"/>
          <w:marBottom w:val="0"/>
          <w:divBdr>
            <w:top w:val="none" w:sz="0" w:space="0" w:color="auto"/>
            <w:left w:val="none" w:sz="0" w:space="0" w:color="auto"/>
            <w:bottom w:val="none" w:sz="0" w:space="0" w:color="auto"/>
            <w:right w:val="none" w:sz="0" w:space="0" w:color="auto"/>
          </w:divBdr>
        </w:div>
        <w:div w:id="723259497">
          <w:marLeft w:val="640"/>
          <w:marRight w:val="0"/>
          <w:marTop w:val="0"/>
          <w:marBottom w:val="0"/>
          <w:divBdr>
            <w:top w:val="none" w:sz="0" w:space="0" w:color="auto"/>
            <w:left w:val="none" w:sz="0" w:space="0" w:color="auto"/>
            <w:bottom w:val="none" w:sz="0" w:space="0" w:color="auto"/>
            <w:right w:val="none" w:sz="0" w:space="0" w:color="auto"/>
          </w:divBdr>
        </w:div>
        <w:div w:id="2050832083">
          <w:marLeft w:val="640"/>
          <w:marRight w:val="0"/>
          <w:marTop w:val="0"/>
          <w:marBottom w:val="0"/>
          <w:divBdr>
            <w:top w:val="none" w:sz="0" w:space="0" w:color="auto"/>
            <w:left w:val="none" w:sz="0" w:space="0" w:color="auto"/>
            <w:bottom w:val="none" w:sz="0" w:space="0" w:color="auto"/>
            <w:right w:val="none" w:sz="0" w:space="0" w:color="auto"/>
          </w:divBdr>
        </w:div>
        <w:div w:id="1226261710">
          <w:marLeft w:val="640"/>
          <w:marRight w:val="0"/>
          <w:marTop w:val="0"/>
          <w:marBottom w:val="0"/>
          <w:divBdr>
            <w:top w:val="none" w:sz="0" w:space="0" w:color="auto"/>
            <w:left w:val="none" w:sz="0" w:space="0" w:color="auto"/>
            <w:bottom w:val="none" w:sz="0" w:space="0" w:color="auto"/>
            <w:right w:val="none" w:sz="0" w:space="0" w:color="auto"/>
          </w:divBdr>
        </w:div>
        <w:div w:id="230309296">
          <w:marLeft w:val="640"/>
          <w:marRight w:val="0"/>
          <w:marTop w:val="0"/>
          <w:marBottom w:val="0"/>
          <w:divBdr>
            <w:top w:val="none" w:sz="0" w:space="0" w:color="auto"/>
            <w:left w:val="none" w:sz="0" w:space="0" w:color="auto"/>
            <w:bottom w:val="none" w:sz="0" w:space="0" w:color="auto"/>
            <w:right w:val="none" w:sz="0" w:space="0" w:color="auto"/>
          </w:divBdr>
        </w:div>
        <w:div w:id="1854221090">
          <w:marLeft w:val="640"/>
          <w:marRight w:val="0"/>
          <w:marTop w:val="0"/>
          <w:marBottom w:val="0"/>
          <w:divBdr>
            <w:top w:val="none" w:sz="0" w:space="0" w:color="auto"/>
            <w:left w:val="none" w:sz="0" w:space="0" w:color="auto"/>
            <w:bottom w:val="none" w:sz="0" w:space="0" w:color="auto"/>
            <w:right w:val="none" w:sz="0" w:space="0" w:color="auto"/>
          </w:divBdr>
        </w:div>
        <w:div w:id="1294485004">
          <w:marLeft w:val="640"/>
          <w:marRight w:val="0"/>
          <w:marTop w:val="0"/>
          <w:marBottom w:val="0"/>
          <w:divBdr>
            <w:top w:val="none" w:sz="0" w:space="0" w:color="auto"/>
            <w:left w:val="none" w:sz="0" w:space="0" w:color="auto"/>
            <w:bottom w:val="none" w:sz="0" w:space="0" w:color="auto"/>
            <w:right w:val="none" w:sz="0" w:space="0" w:color="auto"/>
          </w:divBdr>
        </w:div>
        <w:div w:id="1273709372">
          <w:marLeft w:val="640"/>
          <w:marRight w:val="0"/>
          <w:marTop w:val="0"/>
          <w:marBottom w:val="0"/>
          <w:divBdr>
            <w:top w:val="none" w:sz="0" w:space="0" w:color="auto"/>
            <w:left w:val="none" w:sz="0" w:space="0" w:color="auto"/>
            <w:bottom w:val="none" w:sz="0" w:space="0" w:color="auto"/>
            <w:right w:val="none" w:sz="0" w:space="0" w:color="auto"/>
          </w:divBdr>
        </w:div>
        <w:div w:id="1795564719">
          <w:marLeft w:val="640"/>
          <w:marRight w:val="0"/>
          <w:marTop w:val="0"/>
          <w:marBottom w:val="0"/>
          <w:divBdr>
            <w:top w:val="none" w:sz="0" w:space="0" w:color="auto"/>
            <w:left w:val="none" w:sz="0" w:space="0" w:color="auto"/>
            <w:bottom w:val="none" w:sz="0" w:space="0" w:color="auto"/>
            <w:right w:val="none" w:sz="0" w:space="0" w:color="auto"/>
          </w:divBdr>
        </w:div>
        <w:div w:id="1619484824">
          <w:marLeft w:val="640"/>
          <w:marRight w:val="0"/>
          <w:marTop w:val="0"/>
          <w:marBottom w:val="0"/>
          <w:divBdr>
            <w:top w:val="none" w:sz="0" w:space="0" w:color="auto"/>
            <w:left w:val="none" w:sz="0" w:space="0" w:color="auto"/>
            <w:bottom w:val="none" w:sz="0" w:space="0" w:color="auto"/>
            <w:right w:val="none" w:sz="0" w:space="0" w:color="auto"/>
          </w:divBdr>
        </w:div>
        <w:div w:id="1386955302">
          <w:marLeft w:val="640"/>
          <w:marRight w:val="0"/>
          <w:marTop w:val="0"/>
          <w:marBottom w:val="0"/>
          <w:divBdr>
            <w:top w:val="none" w:sz="0" w:space="0" w:color="auto"/>
            <w:left w:val="none" w:sz="0" w:space="0" w:color="auto"/>
            <w:bottom w:val="none" w:sz="0" w:space="0" w:color="auto"/>
            <w:right w:val="none" w:sz="0" w:space="0" w:color="auto"/>
          </w:divBdr>
        </w:div>
        <w:div w:id="140317675">
          <w:marLeft w:val="640"/>
          <w:marRight w:val="0"/>
          <w:marTop w:val="0"/>
          <w:marBottom w:val="0"/>
          <w:divBdr>
            <w:top w:val="none" w:sz="0" w:space="0" w:color="auto"/>
            <w:left w:val="none" w:sz="0" w:space="0" w:color="auto"/>
            <w:bottom w:val="none" w:sz="0" w:space="0" w:color="auto"/>
            <w:right w:val="none" w:sz="0" w:space="0" w:color="auto"/>
          </w:divBdr>
        </w:div>
        <w:div w:id="461197028">
          <w:marLeft w:val="640"/>
          <w:marRight w:val="0"/>
          <w:marTop w:val="0"/>
          <w:marBottom w:val="0"/>
          <w:divBdr>
            <w:top w:val="none" w:sz="0" w:space="0" w:color="auto"/>
            <w:left w:val="none" w:sz="0" w:space="0" w:color="auto"/>
            <w:bottom w:val="none" w:sz="0" w:space="0" w:color="auto"/>
            <w:right w:val="none" w:sz="0" w:space="0" w:color="auto"/>
          </w:divBdr>
        </w:div>
        <w:div w:id="2084330004">
          <w:marLeft w:val="640"/>
          <w:marRight w:val="0"/>
          <w:marTop w:val="0"/>
          <w:marBottom w:val="0"/>
          <w:divBdr>
            <w:top w:val="none" w:sz="0" w:space="0" w:color="auto"/>
            <w:left w:val="none" w:sz="0" w:space="0" w:color="auto"/>
            <w:bottom w:val="none" w:sz="0" w:space="0" w:color="auto"/>
            <w:right w:val="none" w:sz="0" w:space="0" w:color="auto"/>
          </w:divBdr>
        </w:div>
        <w:div w:id="1842505491">
          <w:marLeft w:val="640"/>
          <w:marRight w:val="0"/>
          <w:marTop w:val="0"/>
          <w:marBottom w:val="0"/>
          <w:divBdr>
            <w:top w:val="none" w:sz="0" w:space="0" w:color="auto"/>
            <w:left w:val="none" w:sz="0" w:space="0" w:color="auto"/>
            <w:bottom w:val="none" w:sz="0" w:space="0" w:color="auto"/>
            <w:right w:val="none" w:sz="0" w:space="0" w:color="auto"/>
          </w:divBdr>
        </w:div>
        <w:div w:id="932595213">
          <w:marLeft w:val="640"/>
          <w:marRight w:val="0"/>
          <w:marTop w:val="0"/>
          <w:marBottom w:val="0"/>
          <w:divBdr>
            <w:top w:val="none" w:sz="0" w:space="0" w:color="auto"/>
            <w:left w:val="none" w:sz="0" w:space="0" w:color="auto"/>
            <w:bottom w:val="none" w:sz="0" w:space="0" w:color="auto"/>
            <w:right w:val="none" w:sz="0" w:space="0" w:color="auto"/>
          </w:divBdr>
        </w:div>
        <w:div w:id="1458600829">
          <w:marLeft w:val="640"/>
          <w:marRight w:val="0"/>
          <w:marTop w:val="0"/>
          <w:marBottom w:val="0"/>
          <w:divBdr>
            <w:top w:val="none" w:sz="0" w:space="0" w:color="auto"/>
            <w:left w:val="none" w:sz="0" w:space="0" w:color="auto"/>
            <w:bottom w:val="none" w:sz="0" w:space="0" w:color="auto"/>
            <w:right w:val="none" w:sz="0" w:space="0" w:color="auto"/>
          </w:divBdr>
        </w:div>
        <w:div w:id="1645623659">
          <w:marLeft w:val="640"/>
          <w:marRight w:val="0"/>
          <w:marTop w:val="0"/>
          <w:marBottom w:val="0"/>
          <w:divBdr>
            <w:top w:val="none" w:sz="0" w:space="0" w:color="auto"/>
            <w:left w:val="none" w:sz="0" w:space="0" w:color="auto"/>
            <w:bottom w:val="none" w:sz="0" w:space="0" w:color="auto"/>
            <w:right w:val="none" w:sz="0" w:space="0" w:color="auto"/>
          </w:divBdr>
        </w:div>
        <w:div w:id="371460593">
          <w:marLeft w:val="640"/>
          <w:marRight w:val="0"/>
          <w:marTop w:val="0"/>
          <w:marBottom w:val="0"/>
          <w:divBdr>
            <w:top w:val="none" w:sz="0" w:space="0" w:color="auto"/>
            <w:left w:val="none" w:sz="0" w:space="0" w:color="auto"/>
            <w:bottom w:val="none" w:sz="0" w:space="0" w:color="auto"/>
            <w:right w:val="none" w:sz="0" w:space="0" w:color="auto"/>
          </w:divBdr>
        </w:div>
        <w:div w:id="972831278">
          <w:marLeft w:val="640"/>
          <w:marRight w:val="0"/>
          <w:marTop w:val="0"/>
          <w:marBottom w:val="0"/>
          <w:divBdr>
            <w:top w:val="none" w:sz="0" w:space="0" w:color="auto"/>
            <w:left w:val="none" w:sz="0" w:space="0" w:color="auto"/>
            <w:bottom w:val="none" w:sz="0" w:space="0" w:color="auto"/>
            <w:right w:val="none" w:sz="0" w:space="0" w:color="auto"/>
          </w:divBdr>
        </w:div>
        <w:div w:id="1568606509">
          <w:marLeft w:val="640"/>
          <w:marRight w:val="0"/>
          <w:marTop w:val="0"/>
          <w:marBottom w:val="0"/>
          <w:divBdr>
            <w:top w:val="none" w:sz="0" w:space="0" w:color="auto"/>
            <w:left w:val="none" w:sz="0" w:space="0" w:color="auto"/>
            <w:bottom w:val="none" w:sz="0" w:space="0" w:color="auto"/>
            <w:right w:val="none" w:sz="0" w:space="0" w:color="auto"/>
          </w:divBdr>
        </w:div>
        <w:div w:id="1772356843">
          <w:marLeft w:val="640"/>
          <w:marRight w:val="0"/>
          <w:marTop w:val="0"/>
          <w:marBottom w:val="0"/>
          <w:divBdr>
            <w:top w:val="none" w:sz="0" w:space="0" w:color="auto"/>
            <w:left w:val="none" w:sz="0" w:space="0" w:color="auto"/>
            <w:bottom w:val="none" w:sz="0" w:space="0" w:color="auto"/>
            <w:right w:val="none" w:sz="0" w:space="0" w:color="auto"/>
          </w:divBdr>
        </w:div>
        <w:div w:id="760494361">
          <w:marLeft w:val="640"/>
          <w:marRight w:val="0"/>
          <w:marTop w:val="0"/>
          <w:marBottom w:val="0"/>
          <w:divBdr>
            <w:top w:val="none" w:sz="0" w:space="0" w:color="auto"/>
            <w:left w:val="none" w:sz="0" w:space="0" w:color="auto"/>
            <w:bottom w:val="none" w:sz="0" w:space="0" w:color="auto"/>
            <w:right w:val="none" w:sz="0" w:space="0" w:color="auto"/>
          </w:divBdr>
        </w:div>
        <w:div w:id="1209998624">
          <w:marLeft w:val="640"/>
          <w:marRight w:val="0"/>
          <w:marTop w:val="0"/>
          <w:marBottom w:val="0"/>
          <w:divBdr>
            <w:top w:val="none" w:sz="0" w:space="0" w:color="auto"/>
            <w:left w:val="none" w:sz="0" w:space="0" w:color="auto"/>
            <w:bottom w:val="none" w:sz="0" w:space="0" w:color="auto"/>
            <w:right w:val="none" w:sz="0" w:space="0" w:color="auto"/>
          </w:divBdr>
        </w:div>
        <w:div w:id="1080324966">
          <w:marLeft w:val="640"/>
          <w:marRight w:val="0"/>
          <w:marTop w:val="0"/>
          <w:marBottom w:val="0"/>
          <w:divBdr>
            <w:top w:val="none" w:sz="0" w:space="0" w:color="auto"/>
            <w:left w:val="none" w:sz="0" w:space="0" w:color="auto"/>
            <w:bottom w:val="none" w:sz="0" w:space="0" w:color="auto"/>
            <w:right w:val="none" w:sz="0" w:space="0" w:color="auto"/>
          </w:divBdr>
        </w:div>
        <w:div w:id="1741097834">
          <w:marLeft w:val="640"/>
          <w:marRight w:val="0"/>
          <w:marTop w:val="0"/>
          <w:marBottom w:val="0"/>
          <w:divBdr>
            <w:top w:val="none" w:sz="0" w:space="0" w:color="auto"/>
            <w:left w:val="none" w:sz="0" w:space="0" w:color="auto"/>
            <w:bottom w:val="none" w:sz="0" w:space="0" w:color="auto"/>
            <w:right w:val="none" w:sz="0" w:space="0" w:color="auto"/>
          </w:divBdr>
        </w:div>
        <w:div w:id="1140150856">
          <w:marLeft w:val="640"/>
          <w:marRight w:val="0"/>
          <w:marTop w:val="0"/>
          <w:marBottom w:val="0"/>
          <w:divBdr>
            <w:top w:val="none" w:sz="0" w:space="0" w:color="auto"/>
            <w:left w:val="none" w:sz="0" w:space="0" w:color="auto"/>
            <w:bottom w:val="none" w:sz="0" w:space="0" w:color="auto"/>
            <w:right w:val="none" w:sz="0" w:space="0" w:color="auto"/>
          </w:divBdr>
        </w:div>
        <w:div w:id="1519730107">
          <w:marLeft w:val="640"/>
          <w:marRight w:val="0"/>
          <w:marTop w:val="0"/>
          <w:marBottom w:val="0"/>
          <w:divBdr>
            <w:top w:val="none" w:sz="0" w:space="0" w:color="auto"/>
            <w:left w:val="none" w:sz="0" w:space="0" w:color="auto"/>
            <w:bottom w:val="none" w:sz="0" w:space="0" w:color="auto"/>
            <w:right w:val="none" w:sz="0" w:space="0" w:color="auto"/>
          </w:divBdr>
        </w:div>
        <w:div w:id="691104252">
          <w:marLeft w:val="640"/>
          <w:marRight w:val="0"/>
          <w:marTop w:val="0"/>
          <w:marBottom w:val="0"/>
          <w:divBdr>
            <w:top w:val="none" w:sz="0" w:space="0" w:color="auto"/>
            <w:left w:val="none" w:sz="0" w:space="0" w:color="auto"/>
            <w:bottom w:val="none" w:sz="0" w:space="0" w:color="auto"/>
            <w:right w:val="none" w:sz="0" w:space="0" w:color="auto"/>
          </w:divBdr>
        </w:div>
        <w:div w:id="57754667">
          <w:marLeft w:val="640"/>
          <w:marRight w:val="0"/>
          <w:marTop w:val="0"/>
          <w:marBottom w:val="0"/>
          <w:divBdr>
            <w:top w:val="none" w:sz="0" w:space="0" w:color="auto"/>
            <w:left w:val="none" w:sz="0" w:space="0" w:color="auto"/>
            <w:bottom w:val="none" w:sz="0" w:space="0" w:color="auto"/>
            <w:right w:val="none" w:sz="0" w:space="0" w:color="auto"/>
          </w:divBdr>
        </w:div>
        <w:div w:id="1953395271">
          <w:marLeft w:val="640"/>
          <w:marRight w:val="0"/>
          <w:marTop w:val="0"/>
          <w:marBottom w:val="0"/>
          <w:divBdr>
            <w:top w:val="none" w:sz="0" w:space="0" w:color="auto"/>
            <w:left w:val="none" w:sz="0" w:space="0" w:color="auto"/>
            <w:bottom w:val="none" w:sz="0" w:space="0" w:color="auto"/>
            <w:right w:val="none" w:sz="0" w:space="0" w:color="auto"/>
          </w:divBdr>
        </w:div>
        <w:div w:id="496458830">
          <w:marLeft w:val="640"/>
          <w:marRight w:val="0"/>
          <w:marTop w:val="0"/>
          <w:marBottom w:val="0"/>
          <w:divBdr>
            <w:top w:val="none" w:sz="0" w:space="0" w:color="auto"/>
            <w:left w:val="none" w:sz="0" w:space="0" w:color="auto"/>
            <w:bottom w:val="none" w:sz="0" w:space="0" w:color="auto"/>
            <w:right w:val="none" w:sz="0" w:space="0" w:color="auto"/>
          </w:divBdr>
        </w:div>
        <w:div w:id="230313153">
          <w:marLeft w:val="640"/>
          <w:marRight w:val="0"/>
          <w:marTop w:val="0"/>
          <w:marBottom w:val="0"/>
          <w:divBdr>
            <w:top w:val="none" w:sz="0" w:space="0" w:color="auto"/>
            <w:left w:val="none" w:sz="0" w:space="0" w:color="auto"/>
            <w:bottom w:val="none" w:sz="0" w:space="0" w:color="auto"/>
            <w:right w:val="none" w:sz="0" w:space="0" w:color="auto"/>
          </w:divBdr>
        </w:div>
        <w:div w:id="1666201430">
          <w:marLeft w:val="640"/>
          <w:marRight w:val="0"/>
          <w:marTop w:val="0"/>
          <w:marBottom w:val="0"/>
          <w:divBdr>
            <w:top w:val="none" w:sz="0" w:space="0" w:color="auto"/>
            <w:left w:val="none" w:sz="0" w:space="0" w:color="auto"/>
            <w:bottom w:val="none" w:sz="0" w:space="0" w:color="auto"/>
            <w:right w:val="none" w:sz="0" w:space="0" w:color="auto"/>
          </w:divBdr>
        </w:div>
        <w:div w:id="1483083136">
          <w:marLeft w:val="640"/>
          <w:marRight w:val="0"/>
          <w:marTop w:val="0"/>
          <w:marBottom w:val="0"/>
          <w:divBdr>
            <w:top w:val="none" w:sz="0" w:space="0" w:color="auto"/>
            <w:left w:val="none" w:sz="0" w:space="0" w:color="auto"/>
            <w:bottom w:val="none" w:sz="0" w:space="0" w:color="auto"/>
            <w:right w:val="none" w:sz="0" w:space="0" w:color="auto"/>
          </w:divBdr>
        </w:div>
        <w:div w:id="2004619106">
          <w:marLeft w:val="640"/>
          <w:marRight w:val="0"/>
          <w:marTop w:val="0"/>
          <w:marBottom w:val="0"/>
          <w:divBdr>
            <w:top w:val="none" w:sz="0" w:space="0" w:color="auto"/>
            <w:left w:val="none" w:sz="0" w:space="0" w:color="auto"/>
            <w:bottom w:val="none" w:sz="0" w:space="0" w:color="auto"/>
            <w:right w:val="none" w:sz="0" w:space="0" w:color="auto"/>
          </w:divBdr>
        </w:div>
        <w:div w:id="1413237760">
          <w:marLeft w:val="640"/>
          <w:marRight w:val="0"/>
          <w:marTop w:val="0"/>
          <w:marBottom w:val="0"/>
          <w:divBdr>
            <w:top w:val="none" w:sz="0" w:space="0" w:color="auto"/>
            <w:left w:val="none" w:sz="0" w:space="0" w:color="auto"/>
            <w:bottom w:val="none" w:sz="0" w:space="0" w:color="auto"/>
            <w:right w:val="none" w:sz="0" w:space="0" w:color="auto"/>
          </w:divBdr>
        </w:div>
        <w:div w:id="883516288">
          <w:marLeft w:val="640"/>
          <w:marRight w:val="0"/>
          <w:marTop w:val="0"/>
          <w:marBottom w:val="0"/>
          <w:divBdr>
            <w:top w:val="none" w:sz="0" w:space="0" w:color="auto"/>
            <w:left w:val="none" w:sz="0" w:space="0" w:color="auto"/>
            <w:bottom w:val="none" w:sz="0" w:space="0" w:color="auto"/>
            <w:right w:val="none" w:sz="0" w:space="0" w:color="auto"/>
          </w:divBdr>
        </w:div>
        <w:div w:id="1187451318">
          <w:marLeft w:val="640"/>
          <w:marRight w:val="0"/>
          <w:marTop w:val="0"/>
          <w:marBottom w:val="0"/>
          <w:divBdr>
            <w:top w:val="none" w:sz="0" w:space="0" w:color="auto"/>
            <w:left w:val="none" w:sz="0" w:space="0" w:color="auto"/>
            <w:bottom w:val="none" w:sz="0" w:space="0" w:color="auto"/>
            <w:right w:val="none" w:sz="0" w:space="0" w:color="auto"/>
          </w:divBdr>
        </w:div>
        <w:div w:id="1619068138">
          <w:marLeft w:val="640"/>
          <w:marRight w:val="0"/>
          <w:marTop w:val="0"/>
          <w:marBottom w:val="0"/>
          <w:divBdr>
            <w:top w:val="none" w:sz="0" w:space="0" w:color="auto"/>
            <w:left w:val="none" w:sz="0" w:space="0" w:color="auto"/>
            <w:bottom w:val="none" w:sz="0" w:space="0" w:color="auto"/>
            <w:right w:val="none" w:sz="0" w:space="0" w:color="auto"/>
          </w:divBdr>
        </w:div>
        <w:div w:id="1214151814">
          <w:marLeft w:val="640"/>
          <w:marRight w:val="0"/>
          <w:marTop w:val="0"/>
          <w:marBottom w:val="0"/>
          <w:divBdr>
            <w:top w:val="none" w:sz="0" w:space="0" w:color="auto"/>
            <w:left w:val="none" w:sz="0" w:space="0" w:color="auto"/>
            <w:bottom w:val="none" w:sz="0" w:space="0" w:color="auto"/>
            <w:right w:val="none" w:sz="0" w:space="0" w:color="auto"/>
          </w:divBdr>
        </w:div>
        <w:div w:id="163981841">
          <w:marLeft w:val="640"/>
          <w:marRight w:val="0"/>
          <w:marTop w:val="0"/>
          <w:marBottom w:val="0"/>
          <w:divBdr>
            <w:top w:val="none" w:sz="0" w:space="0" w:color="auto"/>
            <w:left w:val="none" w:sz="0" w:space="0" w:color="auto"/>
            <w:bottom w:val="none" w:sz="0" w:space="0" w:color="auto"/>
            <w:right w:val="none" w:sz="0" w:space="0" w:color="auto"/>
          </w:divBdr>
        </w:div>
        <w:div w:id="533925958">
          <w:marLeft w:val="640"/>
          <w:marRight w:val="0"/>
          <w:marTop w:val="0"/>
          <w:marBottom w:val="0"/>
          <w:divBdr>
            <w:top w:val="none" w:sz="0" w:space="0" w:color="auto"/>
            <w:left w:val="none" w:sz="0" w:space="0" w:color="auto"/>
            <w:bottom w:val="none" w:sz="0" w:space="0" w:color="auto"/>
            <w:right w:val="none" w:sz="0" w:space="0" w:color="auto"/>
          </w:divBdr>
        </w:div>
        <w:div w:id="1347318738">
          <w:marLeft w:val="640"/>
          <w:marRight w:val="0"/>
          <w:marTop w:val="0"/>
          <w:marBottom w:val="0"/>
          <w:divBdr>
            <w:top w:val="none" w:sz="0" w:space="0" w:color="auto"/>
            <w:left w:val="none" w:sz="0" w:space="0" w:color="auto"/>
            <w:bottom w:val="none" w:sz="0" w:space="0" w:color="auto"/>
            <w:right w:val="none" w:sz="0" w:space="0" w:color="auto"/>
          </w:divBdr>
        </w:div>
        <w:div w:id="1241907779">
          <w:marLeft w:val="640"/>
          <w:marRight w:val="0"/>
          <w:marTop w:val="0"/>
          <w:marBottom w:val="0"/>
          <w:divBdr>
            <w:top w:val="none" w:sz="0" w:space="0" w:color="auto"/>
            <w:left w:val="none" w:sz="0" w:space="0" w:color="auto"/>
            <w:bottom w:val="none" w:sz="0" w:space="0" w:color="auto"/>
            <w:right w:val="none" w:sz="0" w:space="0" w:color="auto"/>
          </w:divBdr>
        </w:div>
        <w:div w:id="2110928381">
          <w:marLeft w:val="640"/>
          <w:marRight w:val="0"/>
          <w:marTop w:val="0"/>
          <w:marBottom w:val="0"/>
          <w:divBdr>
            <w:top w:val="none" w:sz="0" w:space="0" w:color="auto"/>
            <w:left w:val="none" w:sz="0" w:space="0" w:color="auto"/>
            <w:bottom w:val="none" w:sz="0" w:space="0" w:color="auto"/>
            <w:right w:val="none" w:sz="0" w:space="0" w:color="auto"/>
          </w:divBdr>
        </w:div>
        <w:div w:id="1150057122">
          <w:marLeft w:val="640"/>
          <w:marRight w:val="0"/>
          <w:marTop w:val="0"/>
          <w:marBottom w:val="0"/>
          <w:divBdr>
            <w:top w:val="none" w:sz="0" w:space="0" w:color="auto"/>
            <w:left w:val="none" w:sz="0" w:space="0" w:color="auto"/>
            <w:bottom w:val="none" w:sz="0" w:space="0" w:color="auto"/>
            <w:right w:val="none" w:sz="0" w:space="0" w:color="auto"/>
          </w:divBdr>
        </w:div>
        <w:div w:id="769397569">
          <w:marLeft w:val="640"/>
          <w:marRight w:val="0"/>
          <w:marTop w:val="0"/>
          <w:marBottom w:val="0"/>
          <w:divBdr>
            <w:top w:val="none" w:sz="0" w:space="0" w:color="auto"/>
            <w:left w:val="none" w:sz="0" w:space="0" w:color="auto"/>
            <w:bottom w:val="none" w:sz="0" w:space="0" w:color="auto"/>
            <w:right w:val="none" w:sz="0" w:space="0" w:color="auto"/>
          </w:divBdr>
        </w:div>
        <w:div w:id="1263493133">
          <w:marLeft w:val="640"/>
          <w:marRight w:val="0"/>
          <w:marTop w:val="0"/>
          <w:marBottom w:val="0"/>
          <w:divBdr>
            <w:top w:val="none" w:sz="0" w:space="0" w:color="auto"/>
            <w:left w:val="none" w:sz="0" w:space="0" w:color="auto"/>
            <w:bottom w:val="none" w:sz="0" w:space="0" w:color="auto"/>
            <w:right w:val="none" w:sz="0" w:space="0" w:color="auto"/>
          </w:divBdr>
        </w:div>
        <w:div w:id="159395444">
          <w:marLeft w:val="640"/>
          <w:marRight w:val="0"/>
          <w:marTop w:val="0"/>
          <w:marBottom w:val="0"/>
          <w:divBdr>
            <w:top w:val="none" w:sz="0" w:space="0" w:color="auto"/>
            <w:left w:val="none" w:sz="0" w:space="0" w:color="auto"/>
            <w:bottom w:val="none" w:sz="0" w:space="0" w:color="auto"/>
            <w:right w:val="none" w:sz="0" w:space="0" w:color="auto"/>
          </w:divBdr>
        </w:div>
        <w:div w:id="1403019948">
          <w:marLeft w:val="640"/>
          <w:marRight w:val="0"/>
          <w:marTop w:val="0"/>
          <w:marBottom w:val="0"/>
          <w:divBdr>
            <w:top w:val="none" w:sz="0" w:space="0" w:color="auto"/>
            <w:left w:val="none" w:sz="0" w:space="0" w:color="auto"/>
            <w:bottom w:val="none" w:sz="0" w:space="0" w:color="auto"/>
            <w:right w:val="none" w:sz="0" w:space="0" w:color="auto"/>
          </w:divBdr>
        </w:div>
        <w:div w:id="938828865">
          <w:marLeft w:val="640"/>
          <w:marRight w:val="0"/>
          <w:marTop w:val="0"/>
          <w:marBottom w:val="0"/>
          <w:divBdr>
            <w:top w:val="none" w:sz="0" w:space="0" w:color="auto"/>
            <w:left w:val="none" w:sz="0" w:space="0" w:color="auto"/>
            <w:bottom w:val="none" w:sz="0" w:space="0" w:color="auto"/>
            <w:right w:val="none" w:sz="0" w:space="0" w:color="auto"/>
          </w:divBdr>
        </w:div>
        <w:div w:id="1592198080">
          <w:marLeft w:val="640"/>
          <w:marRight w:val="0"/>
          <w:marTop w:val="0"/>
          <w:marBottom w:val="0"/>
          <w:divBdr>
            <w:top w:val="none" w:sz="0" w:space="0" w:color="auto"/>
            <w:left w:val="none" w:sz="0" w:space="0" w:color="auto"/>
            <w:bottom w:val="none" w:sz="0" w:space="0" w:color="auto"/>
            <w:right w:val="none" w:sz="0" w:space="0" w:color="auto"/>
          </w:divBdr>
        </w:div>
        <w:div w:id="1062366741">
          <w:marLeft w:val="640"/>
          <w:marRight w:val="0"/>
          <w:marTop w:val="0"/>
          <w:marBottom w:val="0"/>
          <w:divBdr>
            <w:top w:val="none" w:sz="0" w:space="0" w:color="auto"/>
            <w:left w:val="none" w:sz="0" w:space="0" w:color="auto"/>
            <w:bottom w:val="none" w:sz="0" w:space="0" w:color="auto"/>
            <w:right w:val="none" w:sz="0" w:space="0" w:color="auto"/>
          </w:divBdr>
        </w:div>
        <w:div w:id="180583919">
          <w:marLeft w:val="640"/>
          <w:marRight w:val="0"/>
          <w:marTop w:val="0"/>
          <w:marBottom w:val="0"/>
          <w:divBdr>
            <w:top w:val="none" w:sz="0" w:space="0" w:color="auto"/>
            <w:left w:val="none" w:sz="0" w:space="0" w:color="auto"/>
            <w:bottom w:val="none" w:sz="0" w:space="0" w:color="auto"/>
            <w:right w:val="none" w:sz="0" w:space="0" w:color="auto"/>
          </w:divBdr>
        </w:div>
        <w:div w:id="1891917029">
          <w:marLeft w:val="640"/>
          <w:marRight w:val="0"/>
          <w:marTop w:val="0"/>
          <w:marBottom w:val="0"/>
          <w:divBdr>
            <w:top w:val="none" w:sz="0" w:space="0" w:color="auto"/>
            <w:left w:val="none" w:sz="0" w:space="0" w:color="auto"/>
            <w:bottom w:val="none" w:sz="0" w:space="0" w:color="auto"/>
            <w:right w:val="none" w:sz="0" w:space="0" w:color="auto"/>
          </w:divBdr>
        </w:div>
        <w:div w:id="18699994">
          <w:marLeft w:val="640"/>
          <w:marRight w:val="0"/>
          <w:marTop w:val="0"/>
          <w:marBottom w:val="0"/>
          <w:divBdr>
            <w:top w:val="none" w:sz="0" w:space="0" w:color="auto"/>
            <w:left w:val="none" w:sz="0" w:space="0" w:color="auto"/>
            <w:bottom w:val="none" w:sz="0" w:space="0" w:color="auto"/>
            <w:right w:val="none" w:sz="0" w:space="0" w:color="auto"/>
          </w:divBdr>
        </w:div>
        <w:div w:id="91053074">
          <w:marLeft w:val="640"/>
          <w:marRight w:val="0"/>
          <w:marTop w:val="0"/>
          <w:marBottom w:val="0"/>
          <w:divBdr>
            <w:top w:val="none" w:sz="0" w:space="0" w:color="auto"/>
            <w:left w:val="none" w:sz="0" w:space="0" w:color="auto"/>
            <w:bottom w:val="none" w:sz="0" w:space="0" w:color="auto"/>
            <w:right w:val="none" w:sz="0" w:space="0" w:color="auto"/>
          </w:divBdr>
        </w:div>
        <w:div w:id="1139030567">
          <w:marLeft w:val="640"/>
          <w:marRight w:val="0"/>
          <w:marTop w:val="0"/>
          <w:marBottom w:val="0"/>
          <w:divBdr>
            <w:top w:val="none" w:sz="0" w:space="0" w:color="auto"/>
            <w:left w:val="none" w:sz="0" w:space="0" w:color="auto"/>
            <w:bottom w:val="none" w:sz="0" w:space="0" w:color="auto"/>
            <w:right w:val="none" w:sz="0" w:space="0" w:color="auto"/>
          </w:divBdr>
        </w:div>
        <w:div w:id="485390929">
          <w:marLeft w:val="640"/>
          <w:marRight w:val="0"/>
          <w:marTop w:val="0"/>
          <w:marBottom w:val="0"/>
          <w:divBdr>
            <w:top w:val="none" w:sz="0" w:space="0" w:color="auto"/>
            <w:left w:val="none" w:sz="0" w:space="0" w:color="auto"/>
            <w:bottom w:val="none" w:sz="0" w:space="0" w:color="auto"/>
            <w:right w:val="none" w:sz="0" w:space="0" w:color="auto"/>
          </w:divBdr>
        </w:div>
        <w:div w:id="852573302">
          <w:marLeft w:val="640"/>
          <w:marRight w:val="0"/>
          <w:marTop w:val="0"/>
          <w:marBottom w:val="0"/>
          <w:divBdr>
            <w:top w:val="none" w:sz="0" w:space="0" w:color="auto"/>
            <w:left w:val="none" w:sz="0" w:space="0" w:color="auto"/>
            <w:bottom w:val="none" w:sz="0" w:space="0" w:color="auto"/>
            <w:right w:val="none" w:sz="0" w:space="0" w:color="auto"/>
          </w:divBdr>
        </w:div>
        <w:div w:id="2128423115">
          <w:marLeft w:val="640"/>
          <w:marRight w:val="0"/>
          <w:marTop w:val="0"/>
          <w:marBottom w:val="0"/>
          <w:divBdr>
            <w:top w:val="none" w:sz="0" w:space="0" w:color="auto"/>
            <w:left w:val="none" w:sz="0" w:space="0" w:color="auto"/>
            <w:bottom w:val="none" w:sz="0" w:space="0" w:color="auto"/>
            <w:right w:val="none" w:sz="0" w:space="0" w:color="auto"/>
          </w:divBdr>
        </w:div>
        <w:div w:id="1894997192">
          <w:marLeft w:val="640"/>
          <w:marRight w:val="0"/>
          <w:marTop w:val="0"/>
          <w:marBottom w:val="0"/>
          <w:divBdr>
            <w:top w:val="none" w:sz="0" w:space="0" w:color="auto"/>
            <w:left w:val="none" w:sz="0" w:space="0" w:color="auto"/>
            <w:bottom w:val="none" w:sz="0" w:space="0" w:color="auto"/>
            <w:right w:val="none" w:sz="0" w:space="0" w:color="auto"/>
          </w:divBdr>
        </w:div>
        <w:div w:id="2028293620">
          <w:marLeft w:val="640"/>
          <w:marRight w:val="0"/>
          <w:marTop w:val="0"/>
          <w:marBottom w:val="0"/>
          <w:divBdr>
            <w:top w:val="none" w:sz="0" w:space="0" w:color="auto"/>
            <w:left w:val="none" w:sz="0" w:space="0" w:color="auto"/>
            <w:bottom w:val="none" w:sz="0" w:space="0" w:color="auto"/>
            <w:right w:val="none" w:sz="0" w:space="0" w:color="auto"/>
          </w:divBdr>
        </w:div>
      </w:divsChild>
    </w:div>
    <w:div w:id="832452841">
      <w:bodyDiv w:val="1"/>
      <w:marLeft w:val="0"/>
      <w:marRight w:val="0"/>
      <w:marTop w:val="0"/>
      <w:marBottom w:val="0"/>
      <w:divBdr>
        <w:top w:val="none" w:sz="0" w:space="0" w:color="auto"/>
        <w:left w:val="none" w:sz="0" w:space="0" w:color="auto"/>
        <w:bottom w:val="none" w:sz="0" w:space="0" w:color="auto"/>
        <w:right w:val="none" w:sz="0" w:space="0" w:color="auto"/>
      </w:divBdr>
    </w:div>
    <w:div w:id="853498913">
      <w:bodyDiv w:val="1"/>
      <w:marLeft w:val="0"/>
      <w:marRight w:val="0"/>
      <w:marTop w:val="0"/>
      <w:marBottom w:val="0"/>
      <w:divBdr>
        <w:top w:val="none" w:sz="0" w:space="0" w:color="auto"/>
        <w:left w:val="none" w:sz="0" w:space="0" w:color="auto"/>
        <w:bottom w:val="none" w:sz="0" w:space="0" w:color="auto"/>
        <w:right w:val="none" w:sz="0" w:space="0" w:color="auto"/>
      </w:divBdr>
      <w:divsChild>
        <w:div w:id="443421092">
          <w:marLeft w:val="640"/>
          <w:marRight w:val="0"/>
          <w:marTop w:val="0"/>
          <w:marBottom w:val="0"/>
          <w:divBdr>
            <w:top w:val="none" w:sz="0" w:space="0" w:color="auto"/>
            <w:left w:val="none" w:sz="0" w:space="0" w:color="auto"/>
            <w:bottom w:val="none" w:sz="0" w:space="0" w:color="auto"/>
            <w:right w:val="none" w:sz="0" w:space="0" w:color="auto"/>
          </w:divBdr>
        </w:div>
        <w:div w:id="1725912881">
          <w:marLeft w:val="640"/>
          <w:marRight w:val="0"/>
          <w:marTop w:val="0"/>
          <w:marBottom w:val="0"/>
          <w:divBdr>
            <w:top w:val="none" w:sz="0" w:space="0" w:color="auto"/>
            <w:left w:val="none" w:sz="0" w:space="0" w:color="auto"/>
            <w:bottom w:val="none" w:sz="0" w:space="0" w:color="auto"/>
            <w:right w:val="none" w:sz="0" w:space="0" w:color="auto"/>
          </w:divBdr>
        </w:div>
        <w:div w:id="1783109600">
          <w:marLeft w:val="640"/>
          <w:marRight w:val="0"/>
          <w:marTop w:val="0"/>
          <w:marBottom w:val="0"/>
          <w:divBdr>
            <w:top w:val="none" w:sz="0" w:space="0" w:color="auto"/>
            <w:left w:val="none" w:sz="0" w:space="0" w:color="auto"/>
            <w:bottom w:val="none" w:sz="0" w:space="0" w:color="auto"/>
            <w:right w:val="none" w:sz="0" w:space="0" w:color="auto"/>
          </w:divBdr>
        </w:div>
        <w:div w:id="2090881218">
          <w:marLeft w:val="640"/>
          <w:marRight w:val="0"/>
          <w:marTop w:val="0"/>
          <w:marBottom w:val="0"/>
          <w:divBdr>
            <w:top w:val="none" w:sz="0" w:space="0" w:color="auto"/>
            <w:left w:val="none" w:sz="0" w:space="0" w:color="auto"/>
            <w:bottom w:val="none" w:sz="0" w:space="0" w:color="auto"/>
            <w:right w:val="none" w:sz="0" w:space="0" w:color="auto"/>
          </w:divBdr>
        </w:div>
        <w:div w:id="273710538">
          <w:marLeft w:val="640"/>
          <w:marRight w:val="0"/>
          <w:marTop w:val="0"/>
          <w:marBottom w:val="0"/>
          <w:divBdr>
            <w:top w:val="none" w:sz="0" w:space="0" w:color="auto"/>
            <w:left w:val="none" w:sz="0" w:space="0" w:color="auto"/>
            <w:bottom w:val="none" w:sz="0" w:space="0" w:color="auto"/>
            <w:right w:val="none" w:sz="0" w:space="0" w:color="auto"/>
          </w:divBdr>
        </w:div>
        <w:div w:id="1063213024">
          <w:marLeft w:val="640"/>
          <w:marRight w:val="0"/>
          <w:marTop w:val="0"/>
          <w:marBottom w:val="0"/>
          <w:divBdr>
            <w:top w:val="none" w:sz="0" w:space="0" w:color="auto"/>
            <w:left w:val="none" w:sz="0" w:space="0" w:color="auto"/>
            <w:bottom w:val="none" w:sz="0" w:space="0" w:color="auto"/>
            <w:right w:val="none" w:sz="0" w:space="0" w:color="auto"/>
          </w:divBdr>
        </w:div>
        <w:div w:id="1142425788">
          <w:marLeft w:val="640"/>
          <w:marRight w:val="0"/>
          <w:marTop w:val="0"/>
          <w:marBottom w:val="0"/>
          <w:divBdr>
            <w:top w:val="none" w:sz="0" w:space="0" w:color="auto"/>
            <w:left w:val="none" w:sz="0" w:space="0" w:color="auto"/>
            <w:bottom w:val="none" w:sz="0" w:space="0" w:color="auto"/>
            <w:right w:val="none" w:sz="0" w:space="0" w:color="auto"/>
          </w:divBdr>
        </w:div>
        <w:div w:id="569928653">
          <w:marLeft w:val="640"/>
          <w:marRight w:val="0"/>
          <w:marTop w:val="0"/>
          <w:marBottom w:val="0"/>
          <w:divBdr>
            <w:top w:val="none" w:sz="0" w:space="0" w:color="auto"/>
            <w:left w:val="none" w:sz="0" w:space="0" w:color="auto"/>
            <w:bottom w:val="none" w:sz="0" w:space="0" w:color="auto"/>
            <w:right w:val="none" w:sz="0" w:space="0" w:color="auto"/>
          </w:divBdr>
        </w:div>
        <w:div w:id="1173957496">
          <w:marLeft w:val="640"/>
          <w:marRight w:val="0"/>
          <w:marTop w:val="0"/>
          <w:marBottom w:val="0"/>
          <w:divBdr>
            <w:top w:val="none" w:sz="0" w:space="0" w:color="auto"/>
            <w:left w:val="none" w:sz="0" w:space="0" w:color="auto"/>
            <w:bottom w:val="none" w:sz="0" w:space="0" w:color="auto"/>
            <w:right w:val="none" w:sz="0" w:space="0" w:color="auto"/>
          </w:divBdr>
        </w:div>
        <w:div w:id="248580337">
          <w:marLeft w:val="640"/>
          <w:marRight w:val="0"/>
          <w:marTop w:val="0"/>
          <w:marBottom w:val="0"/>
          <w:divBdr>
            <w:top w:val="none" w:sz="0" w:space="0" w:color="auto"/>
            <w:left w:val="none" w:sz="0" w:space="0" w:color="auto"/>
            <w:bottom w:val="none" w:sz="0" w:space="0" w:color="auto"/>
            <w:right w:val="none" w:sz="0" w:space="0" w:color="auto"/>
          </w:divBdr>
        </w:div>
        <w:div w:id="648704228">
          <w:marLeft w:val="640"/>
          <w:marRight w:val="0"/>
          <w:marTop w:val="0"/>
          <w:marBottom w:val="0"/>
          <w:divBdr>
            <w:top w:val="none" w:sz="0" w:space="0" w:color="auto"/>
            <w:left w:val="none" w:sz="0" w:space="0" w:color="auto"/>
            <w:bottom w:val="none" w:sz="0" w:space="0" w:color="auto"/>
            <w:right w:val="none" w:sz="0" w:space="0" w:color="auto"/>
          </w:divBdr>
        </w:div>
        <w:div w:id="2124690662">
          <w:marLeft w:val="640"/>
          <w:marRight w:val="0"/>
          <w:marTop w:val="0"/>
          <w:marBottom w:val="0"/>
          <w:divBdr>
            <w:top w:val="none" w:sz="0" w:space="0" w:color="auto"/>
            <w:left w:val="none" w:sz="0" w:space="0" w:color="auto"/>
            <w:bottom w:val="none" w:sz="0" w:space="0" w:color="auto"/>
            <w:right w:val="none" w:sz="0" w:space="0" w:color="auto"/>
          </w:divBdr>
        </w:div>
        <w:div w:id="1944144964">
          <w:marLeft w:val="640"/>
          <w:marRight w:val="0"/>
          <w:marTop w:val="0"/>
          <w:marBottom w:val="0"/>
          <w:divBdr>
            <w:top w:val="none" w:sz="0" w:space="0" w:color="auto"/>
            <w:left w:val="none" w:sz="0" w:space="0" w:color="auto"/>
            <w:bottom w:val="none" w:sz="0" w:space="0" w:color="auto"/>
            <w:right w:val="none" w:sz="0" w:space="0" w:color="auto"/>
          </w:divBdr>
        </w:div>
        <w:div w:id="1146118528">
          <w:marLeft w:val="640"/>
          <w:marRight w:val="0"/>
          <w:marTop w:val="0"/>
          <w:marBottom w:val="0"/>
          <w:divBdr>
            <w:top w:val="none" w:sz="0" w:space="0" w:color="auto"/>
            <w:left w:val="none" w:sz="0" w:space="0" w:color="auto"/>
            <w:bottom w:val="none" w:sz="0" w:space="0" w:color="auto"/>
            <w:right w:val="none" w:sz="0" w:space="0" w:color="auto"/>
          </w:divBdr>
        </w:div>
        <w:div w:id="1616013850">
          <w:marLeft w:val="640"/>
          <w:marRight w:val="0"/>
          <w:marTop w:val="0"/>
          <w:marBottom w:val="0"/>
          <w:divBdr>
            <w:top w:val="none" w:sz="0" w:space="0" w:color="auto"/>
            <w:left w:val="none" w:sz="0" w:space="0" w:color="auto"/>
            <w:bottom w:val="none" w:sz="0" w:space="0" w:color="auto"/>
            <w:right w:val="none" w:sz="0" w:space="0" w:color="auto"/>
          </w:divBdr>
        </w:div>
        <w:div w:id="1762988585">
          <w:marLeft w:val="640"/>
          <w:marRight w:val="0"/>
          <w:marTop w:val="0"/>
          <w:marBottom w:val="0"/>
          <w:divBdr>
            <w:top w:val="none" w:sz="0" w:space="0" w:color="auto"/>
            <w:left w:val="none" w:sz="0" w:space="0" w:color="auto"/>
            <w:bottom w:val="none" w:sz="0" w:space="0" w:color="auto"/>
            <w:right w:val="none" w:sz="0" w:space="0" w:color="auto"/>
          </w:divBdr>
        </w:div>
        <w:div w:id="257174954">
          <w:marLeft w:val="640"/>
          <w:marRight w:val="0"/>
          <w:marTop w:val="0"/>
          <w:marBottom w:val="0"/>
          <w:divBdr>
            <w:top w:val="none" w:sz="0" w:space="0" w:color="auto"/>
            <w:left w:val="none" w:sz="0" w:space="0" w:color="auto"/>
            <w:bottom w:val="none" w:sz="0" w:space="0" w:color="auto"/>
            <w:right w:val="none" w:sz="0" w:space="0" w:color="auto"/>
          </w:divBdr>
        </w:div>
        <w:div w:id="791021981">
          <w:marLeft w:val="640"/>
          <w:marRight w:val="0"/>
          <w:marTop w:val="0"/>
          <w:marBottom w:val="0"/>
          <w:divBdr>
            <w:top w:val="none" w:sz="0" w:space="0" w:color="auto"/>
            <w:left w:val="none" w:sz="0" w:space="0" w:color="auto"/>
            <w:bottom w:val="none" w:sz="0" w:space="0" w:color="auto"/>
            <w:right w:val="none" w:sz="0" w:space="0" w:color="auto"/>
          </w:divBdr>
        </w:div>
        <w:div w:id="252977748">
          <w:marLeft w:val="640"/>
          <w:marRight w:val="0"/>
          <w:marTop w:val="0"/>
          <w:marBottom w:val="0"/>
          <w:divBdr>
            <w:top w:val="none" w:sz="0" w:space="0" w:color="auto"/>
            <w:left w:val="none" w:sz="0" w:space="0" w:color="auto"/>
            <w:bottom w:val="none" w:sz="0" w:space="0" w:color="auto"/>
            <w:right w:val="none" w:sz="0" w:space="0" w:color="auto"/>
          </w:divBdr>
        </w:div>
        <w:div w:id="1997955767">
          <w:marLeft w:val="640"/>
          <w:marRight w:val="0"/>
          <w:marTop w:val="0"/>
          <w:marBottom w:val="0"/>
          <w:divBdr>
            <w:top w:val="none" w:sz="0" w:space="0" w:color="auto"/>
            <w:left w:val="none" w:sz="0" w:space="0" w:color="auto"/>
            <w:bottom w:val="none" w:sz="0" w:space="0" w:color="auto"/>
            <w:right w:val="none" w:sz="0" w:space="0" w:color="auto"/>
          </w:divBdr>
        </w:div>
        <w:div w:id="1719352340">
          <w:marLeft w:val="640"/>
          <w:marRight w:val="0"/>
          <w:marTop w:val="0"/>
          <w:marBottom w:val="0"/>
          <w:divBdr>
            <w:top w:val="none" w:sz="0" w:space="0" w:color="auto"/>
            <w:left w:val="none" w:sz="0" w:space="0" w:color="auto"/>
            <w:bottom w:val="none" w:sz="0" w:space="0" w:color="auto"/>
            <w:right w:val="none" w:sz="0" w:space="0" w:color="auto"/>
          </w:divBdr>
        </w:div>
        <w:div w:id="911084202">
          <w:marLeft w:val="640"/>
          <w:marRight w:val="0"/>
          <w:marTop w:val="0"/>
          <w:marBottom w:val="0"/>
          <w:divBdr>
            <w:top w:val="none" w:sz="0" w:space="0" w:color="auto"/>
            <w:left w:val="none" w:sz="0" w:space="0" w:color="auto"/>
            <w:bottom w:val="none" w:sz="0" w:space="0" w:color="auto"/>
            <w:right w:val="none" w:sz="0" w:space="0" w:color="auto"/>
          </w:divBdr>
        </w:div>
        <w:div w:id="529684310">
          <w:marLeft w:val="640"/>
          <w:marRight w:val="0"/>
          <w:marTop w:val="0"/>
          <w:marBottom w:val="0"/>
          <w:divBdr>
            <w:top w:val="none" w:sz="0" w:space="0" w:color="auto"/>
            <w:left w:val="none" w:sz="0" w:space="0" w:color="auto"/>
            <w:bottom w:val="none" w:sz="0" w:space="0" w:color="auto"/>
            <w:right w:val="none" w:sz="0" w:space="0" w:color="auto"/>
          </w:divBdr>
        </w:div>
        <w:div w:id="1996521202">
          <w:marLeft w:val="640"/>
          <w:marRight w:val="0"/>
          <w:marTop w:val="0"/>
          <w:marBottom w:val="0"/>
          <w:divBdr>
            <w:top w:val="none" w:sz="0" w:space="0" w:color="auto"/>
            <w:left w:val="none" w:sz="0" w:space="0" w:color="auto"/>
            <w:bottom w:val="none" w:sz="0" w:space="0" w:color="auto"/>
            <w:right w:val="none" w:sz="0" w:space="0" w:color="auto"/>
          </w:divBdr>
        </w:div>
        <w:div w:id="225722359">
          <w:marLeft w:val="640"/>
          <w:marRight w:val="0"/>
          <w:marTop w:val="0"/>
          <w:marBottom w:val="0"/>
          <w:divBdr>
            <w:top w:val="none" w:sz="0" w:space="0" w:color="auto"/>
            <w:left w:val="none" w:sz="0" w:space="0" w:color="auto"/>
            <w:bottom w:val="none" w:sz="0" w:space="0" w:color="auto"/>
            <w:right w:val="none" w:sz="0" w:space="0" w:color="auto"/>
          </w:divBdr>
        </w:div>
        <w:div w:id="1062560908">
          <w:marLeft w:val="640"/>
          <w:marRight w:val="0"/>
          <w:marTop w:val="0"/>
          <w:marBottom w:val="0"/>
          <w:divBdr>
            <w:top w:val="none" w:sz="0" w:space="0" w:color="auto"/>
            <w:left w:val="none" w:sz="0" w:space="0" w:color="auto"/>
            <w:bottom w:val="none" w:sz="0" w:space="0" w:color="auto"/>
            <w:right w:val="none" w:sz="0" w:space="0" w:color="auto"/>
          </w:divBdr>
        </w:div>
        <w:div w:id="1409427906">
          <w:marLeft w:val="640"/>
          <w:marRight w:val="0"/>
          <w:marTop w:val="0"/>
          <w:marBottom w:val="0"/>
          <w:divBdr>
            <w:top w:val="none" w:sz="0" w:space="0" w:color="auto"/>
            <w:left w:val="none" w:sz="0" w:space="0" w:color="auto"/>
            <w:bottom w:val="none" w:sz="0" w:space="0" w:color="auto"/>
            <w:right w:val="none" w:sz="0" w:space="0" w:color="auto"/>
          </w:divBdr>
        </w:div>
        <w:div w:id="1248610093">
          <w:marLeft w:val="640"/>
          <w:marRight w:val="0"/>
          <w:marTop w:val="0"/>
          <w:marBottom w:val="0"/>
          <w:divBdr>
            <w:top w:val="none" w:sz="0" w:space="0" w:color="auto"/>
            <w:left w:val="none" w:sz="0" w:space="0" w:color="auto"/>
            <w:bottom w:val="none" w:sz="0" w:space="0" w:color="auto"/>
            <w:right w:val="none" w:sz="0" w:space="0" w:color="auto"/>
          </w:divBdr>
        </w:div>
        <w:div w:id="622661370">
          <w:marLeft w:val="640"/>
          <w:marRight w:val="0"/>
          <w:marTop w:val="0"/>
          <w:marBottom w:val="0"/>
          <w:divBdr>
            <w:top w:val="none" w:sz="0" w:space="0" w:color="auto"/>
            <w:left w:val="none" w:sz="0" w:space="0" w:color="auto"/>
            <w:bottom w:val="none" w:sz="0" w:space="0" w:color="auto"/>
            <w:right w:val="none" w:sz="0" w:space="0" w:color="auto"/>
          </w:divBdr>
        </w:div>
        <w:div w:id="1402169321">
          <w:marLeft w:val="640"/>
          <w:marRight w:val="0"/>
          <w:marTop w:val="0"/>
          <w:marBottom w:val="0"/>
          <w:divBdr>
            <w:top w:val="none" w:sz="0" w:space="0" w:color="auto"/>
            <w:left w:val="none" w:sz="0" w:space="0" w:color="auto"/>
            <w:bottom w:val="none" w:sz="0" w:space="0" w:color="auto"/>
            <w:right w:val="none" w:sz="0" w:space="0" w:color="auto"/>
          </w:divBdr>
        </w:div>
        <w:div w:id="667635749">
          <w:marLeft w:val="640"/>
          <w:marRight w:val="0"/>
          <w:marTop w:val="0"/>
          <w:marBottom w:val="0"/>
          <w:divBdr>
            <w:top w:val="none" w:sz="0" w:space="0" w:color="auto"/>
            <w:left w:val="none" w:sz="0" w:space="0" w:color="auto"/>
            <w:bottom w:val="none" w:sz="0" w:space="0" w:color="auto"/>
            <w:right w:val="none" w:sz="0" w:space="0" w:color="auto"/>
          </w:divBdr>
        </w:div>
        <w:div w:id="1735542714">
          <w:marLeft w:val="640"/>
          <w:marRight w:val="0"/>
          <w:marTop w:val="0"/>
          <w:marBottom w:val="0"/>
          <w:divBdr>
            <w:top w:val="none" w:sz="0" w:space="0" w:color="auto"/>
            <w:left w:val="none" w:sz="0" w:space="0" w:color="auto"/>
            <w:bottom w:val="none" w:sz="0" w:space="0" w:color="auto"/>
            <w:right w:val="none" w:sz="0" w:space="0" w:color="auto"/>
          </w:divBdr>
        </w:div>
        <w:div w:id="556284245">
          <w:marLeft w:val="640"/>
          <w:marRight w:val="0"/>
          <w:marTop w:val="0"/>
          <w:marBottom w:val="0"/>
          <w:divBdr>
            <w:top w:val="none" w:sz="0" w:space="0" w:color="auto"/>
            <w:left w:val="none" w:sz="0" w:space="0" w:color="auto"/>
            <w:bottom w:val="none" w:sz="0" w:space="0" w:color="auto"/>
            <w:right w:val="none" w:sz="0" w:space="0" w:color="auto"/>
          </w:divBdr>
        </w:div>
        <w:div w:id="419644211">
          <w:marLeft w:val="640"/>
          <w:marRight w:val="0"/>
          <w:marTop w:val="0"/>
          <w:marBottom w:val="0"/>
          <w:divBdr>
            <w:top w:val="none" w:sz="0" w:space="0" w:color="auto"/>
            <w:left w:val="none" w:sz="0" w:space="0" w:color="auto"/>
            <w:bottom w:val="none" w:sz="0" w:space="0" w:color="auto"/>
            <w:right w:val="none" w:sz="0" w:space="0" w:color="auto"/>
          </w:divBdr>
        </w:div>
        <w:div w:id="1895846310">
          <w:marLeft w:val="640"/>
          <w:marRight w:val="0"/>
          <w:marTop w:val="0"/>
          <w:marBottom w:val="0"/>
          <w:divBdr>
            <w:top w:val="none" w:sz="0" w:space="0" w:color="auto"/>
            <w:left w:val="none" w:sz="0" w:space="0" w:color="auto"/>
            <w:bottom w:val="none" w:sz="0" w:space="0" w:color="auto"/>
            <w:right w:val="none" w:sz="0" w:space="0" w:color="auto"/>
          </w:divBdr>
        </w:div>
        <w:div w:id="929125745">
          <w:marLeft w:val="640"/>
          <w:marRight w:val="0"/>
          <w:marTop w:val="0"/>
          <w:marBottom w:val="0"/>
          <w:divBdr>
            <w:top w:val="none" w:sz="0" w:space="0" w:color="auto"/>
            <w:left w:val="none" w:sz="0" w:space="0" w:color="auto"/>
            <w:bottom w:val="none" w:sz="0" w:space="0" w:color="auto"/>
            <w:right w:val="none" w:sz="0" w:space="0" w:color="auto"/>
          </w:divBdr>
        </w:div>
        <w:div w:id="742607337">
          <w:marLeft w:val="640"/>
          <w:marRight w:val="0"/>
          <w:marTop w:val="0"/>
          <w:marBottom w:val="0"/>
          <w:divBdr>
            <w:top w:val="none" w:sz="0" w:space="0" w:color="auto"/>
            <w:left w:val="none" w:sz="0" w:space="0" w:color="auto"/>
            <w:bottom w:val="none" w:sz="0" w:space="0" w:color="auto"/>
            <w:right w:val="none" w:sz="0" w:space="0" w:color="auto"/>
          </w:divBdr>
        </w:div>
        <w:div w:id="457182831">
          <w:marLeft w:val="640"/>
          <w:marRight w:val="0"/>
          <w:marTop w:val="0"/>
          <w:marBottom w:val="0"/>
          <w:divBdr>
            <w:top w:val="none" w:sz="0" w:space="0" w:color="auto"/>
            <w:left w:val="none" w:sz="0" w:space="0" w:color="auto"/>
            <w:bottom w:val="none" w:sz="0" w:space="0" w:color="auto"/>
            <w:right w:val="none" w:sz="0" w:space="0" w:color="auto"/>
          </w:divBdr>
        </w:div>
        <w:div w:id="1806311188">
          <w:marLeft w:val="640"/>
          <w:marRight w:val="0"/>
          <w:marTop w:val="0"/>
          <w:marBottom w:val="0"/>
          <w:divBdr>
            <w:top w:val="none" w:sz="0" w:space="0" w:color="auto"/>
            <w:left w:val="none" w:sz="0" w:space="0" w:color="auto"/>
            <w:bottom w:val="none" w:sz="0" w:space="0" w:color="auto"/>
            <w:right w:val="none" w:sz="0" w:space="0" w:color="auto"/>
          </w:divBdr>
        </w:div>
        <w:div w:id="224414924">
          <w:marLeft w:val="640"/>
          <w:marRight w:val="0"/>
          <w:marTop w:val="0"/>
          <w:marBottom w:val="0"/>
          <w:divBdr>
            <w:top w:val="none" w:sz="0" w:space="0" w:color="auto"/>
            <w:left w:val="none" w:sz="0" w:space="0" w:color="auto"/>
            <w:bottom w:val="none" w:sz="0" w:space="0" w:color="auto"/>
            <w:right w:val="none" w:sz="0" w:space="0" w:color="auto"/>
          </w:divBdr>
        </w:div>
        <w:div w:id="1939482264">
          <w:marLeft w:val="640"/>
          <w:marRight w:val="0"/>
          <w:marTop w:val="0"/>
          <w:marBottom w:val="0"/>
          <w:divBdr>
            <w:top w:val="none" w:sz="0" w:space="0" w:color="auto"/>
            <w:left w:val="none" w:sz="0" w:space="0" w:color="auto"/>
            <w:bottom w:val="none" w:sz="0" w:space="0" w:color="auto"/>
            <w:right w:val="none" w:sz="0" w:space="0" w:color="auto"/>
          </w:divBdr>
        </w:div>
        <w:div w:id="1899902070">
          <w:marLeft w:val="640"/>
          <w:marRight w:val="0"/>
          <w:marTop w:val="0"/>
          <w:marBottom w:val="0"/>
          <w:divBdr>
            <w:top w:val="none" w:sz="0" w:space="0" w:color="auto"/>
            <w:left w:val="none" w:sz="0" w:space="0" w:color="auto"/>
            <w:bottom w:val="none" w:sz="0" w:space="0" w:color="auto"/>
            <w:right w:val="none" w:sz="0" w:space="0" w:color="auto"/>
          </w:divBdr>
        </w:div>
        <w:div w:id="1526288876">
          <w:marLeft w:val="640"/>
          <w:marRight w:val="0"/>
          <w:marTop w:val="0"/>
          <w:marBottom w:val="0"/>
          <w:divBdr>
            <w:top w:val="none" w:sz="0" w:space="0" w:color="auto"/>
            <w:left w:val="none" w:sz="0" w:space="0" w:color="auto"/>
            <w:bottom w:val="none" w:sz="0" w:space="0" w:color="auto"/>
            <w:right w:val="none" w:sz="0" w:space="0" w:color="auto"/>
          </w:divBdr>
        </w:div>
        <w:div w:id="484786789">
          <w:marLeft w:val="640"/>
          <w:marRight w:val="0"/>
          <w:marTop w:val="0"/>
          <w:marBottom w:val="0"/>
          <w:divBdr>
            <w:top w:val="none" w:sz="0" w:space="0" w:color="auto"/>
            <w:left w:val="none" w:sz="0" w:space="0" w:color="auto"/>
            <w:bottom w:val="none" w:sz="0" w:space="0" w:color="auto"/>
            <w:right w:val="none" w:sz="0" w:space="0" w:color="auto"/>
          </w:divBdr>
        </w:div>
        <w:div w:id="1696996550">
          <w:marLeft w:val="640"/>
          <w:marRight w:val="0"/>
          <w:marTop w:val="0"/>
          <w:marBottom w:val="0"/>
          <w:divBdr>
            <w:top w:val="none" w:sz="0" w:space="0" w:color="auto"/>
            <w:left w:val="none" w:sz="0" w:space="0" w:color="auto"/>
            <w:bottom w:val="none" w:sz="0" w:space="0" w:color="auto"/>
            <w:right w:val="none" w:sz="0" w:space="0" w:color="auto"/>
          </w:divBdr>
        </w:div>
        <w:div w:id="66811267">
          <w:marLeft w:val="640"/>
          <w:marRight w:val="0"/>
          <w:marTop w:val="0"/>
          <w:marBottom w:val="0"/>
          <w:divBdr>
            <w:top w:val="none" w:sz="0" w:space="0" w:color="auto"/>
            <w:left w:val="none" w:sz="0" w:space="0" w:color="auto"/>
            <w:bottom w:val="none" w:sz="0" w:space="0" w:color="auto"/>
            <w:right w:val="none" w:sz="0" w:space="0" w:color="auto"/>
          </w:divBdr>
        </w:div>
        <w:div w:id="651831258">
          <w:marLeft w:val="640"/>
          <w:marRight w:val="0"/>
          <w:marTop w:val="0"/>
          <w:marBottom w:val="0"/>
          <w:divBdr>
            <w:top w:val="none" w:sz="0" w:space="0" w:color="auto"/>
            <w:left w:val="none" w:sz="0" w:space="0" w:color="auto"/>
            <w:bottom w:val="none" w:sz="0" w:space="0" w:color="auto"/>
            <w:right w:val="none" w:sz="0" w:space="0" w:color="auto"/>
          </w:divBdr>
        </w:div>
        <w:div w:id="1812594917">
          <w:marLeft w:val="640"/>
          <w:marRight w:val="0"/>
          <w:marTop w:val="0"/>
          <w:marBottom w:val="0"/>
          <w:divBdr>
            <w:top w:val="none" w:sz="0" w:space="0" w:color="auto"/>
            <w:left w:val="none" w:sz="0" w:space="0" w:color="auto"/>
            <w:bottom w:val="none" w:sz="0" w:space="0" w:color="auto"/>
            <w:right w:val="none" w:sz="0" w:space="0" w:color="auto"/>
          </w:divBdr>
        </w:div>
        <w:div w:id="1888566727">
          <w:marLeft w:val="640"/>
          <w:marRight w:val="0"/>
          <w:marTop w:val="0"/>
          <w:marBottom w:val="0"/>
          <w:divBdr>
            <w:top w:val="none" w:sz="0" w:space="0" w:color="auto"/>
            <w:left w:val="none" w:sz="0" w:space="0" w:color="auto"/>
            <w:bottom w:val="none" w:sz="0" w:space="0" w:color="auto"/>
            <w:right w:val="none" w:sz="0" w:space="0" w:color="auto"/>
          </w:divBdr>
        </w:div>
        <w:div w:id="488786828">
          <w:marLeft w:val="640"/>
          <w:marRight w:val="0"/>
          <w:marTop w:val="0"/>
          <w:marBottom w:val="0"/>
          <w:divBdr>
            <w:top w:val="none" w:sz="0" w:space="0" w:color="auto"/>
            <w:left w:val="none" w:sz="0" w:space="0" w:color="auto"/>
            <w:bottom w:val="none" w:sz="0" w:space="0" w:color="auto"/>
            <w:right w:val="none" w:sz="0" w:space="0" w:color="auto"/>
          </w:divBdr>
        </w:div>
        <w:div w:id="554313047">
          <w:marLeft w:val="640"/>
          <w:marRight w:val="0"/>
          <w:marTop w:val="0"/>
          <w:marBottom w:val="0"/>
          <w:divBdr>
            <w:top w:val="none" w:sz="0" w:space="0" w:color="auto"/>
            <w:left w:val="none" w:sz="0" w:space="0" w:color="auto"/>
            <w:bottom w:val="none" w:sz="0" w:space="0" w:color="auto"/>
            <w:right w:val="none" w:sz="0" w:space="0" w:color="auto"/>
          </w:divBdr>
        </w:div>
        <w:div w:id="278416394">
          <w:marLeft w:val="640"/>
          <w:marRight w:val="0"/>
          <w:marTop w:val="0"/>
          <w:marBottom w:val="0"/>
          <w:divBdr>
            <w:top w:val="none" w:sz="0" w:space="0" w:color="auto"/>
            <w:left w:val="none" w:sz="0" w:space="0" w:color="auto"/>
            <w:bottom w:val="none" w:sz="0" w:space="0" w:color="auto"/>
            <w:right w:val="none" w:sz="0" w:space="0" w:color="auto"/>
          </w:divBdr>
        </w:div>
        <w:div w:id="465466934">
          <w:marLeft w:val="640"/>
          <w:marRight w:val="0"/>
          <w:marTop w:val="0"/>
          <w:marBottom w:val="0"/>
          <w:divBdr>
            <w:top w:val="none" w:sz="0" w:space="0" w:color="auto"/>
            <w:left w:val="none" w:sz="0" w:space="0" w:color="auto"/>
            <w:bottom w:val="none" w:sz="0" w:space="0" w:color="auto"/>
            <w:right w:val="none" w:sz="0" w:space="0" w:color="auto"/>
          </w:divBdr>
        </w:div>
        <w:div w:id="792600971">
          <w:marLeft w:val="640"/>
          <w:marRight w:val="0"/>
          <w:marTop w:val="0"/>
          <w:marBottom w:val="0"/>
          <w:divBdr>
            <w:top w:val="none" w:sz="0" w:space="0" w:color="auto"/>
            <w:left w:val="none" w:sz="0" w:space="0" w:color="auto"/>
            <w:bottom w:val="none" w:sz="0" w:space="0" w:color="auto"/>
            <w:right w:val="none" w:sz="0" w:space="0" w:color="auto"/>
          </w:divBdr>
        </w:div>
        <w:div w:id="641546094">
          <w:marLeft w:val="640"/>
          <w:marRight w:val="0"/>
          <w:marTop w:val="0"/>
          <w:marBottom w:val="0"/>
          <w:divBdr>
            <w:top w:val="none" w:sz="0" w:space="0" w:color="auto"/>
            <w:left w:val="none" w:sz="0" w:space="0" w:color="auto"/>
            <w:bottom w:val="none" w:sz="0" w:space="0" w:color="auto"/>
            <w:right w:val="none" w:sz="0" w:space="0" w:color="auto"/>
          </w:divBdr>
        </w:div>
        <w:div w:id="1057821267">
          <w:marLeft w:val="640"/>
          <w:marRight w:val="0"/>
          <w:marTop w:val="0"/>
          <w:marBottom w:val="0"/>
          <w:divBdr>
            <w:top w:val="none" w:sz="0" w:space="0" w:color="auto"/>
            <w:left w:val="none" w:sz="0" w:space="0" w:color="auto"/>
            <w:bottom w:val="none" w:sz="0" w:space="0" w:color="auto"/>
            <w:right w:val="none" w:sz="0" w:space="0" w:color="auto"/>
          </w:divBdr>
        </w:div>
        <w:div w:id="399405443">
          <w:marLeft w:val="640"/>
          <w:marRight w:val="0"/>
          <w:marTop w:val="0"/>
          <w:marBottom w:val="0"/>
          <w:divBdr>
            <w:top w:val="none" w:sz="0" w:space="0" w:color="auto"/>
            <w:left w:val="none" w:sz="0" w:space="0" w:color="auto"/>
            <w:bottom w:val="none" w:sz="0" w:space="0" w:color="auto"/>
            <w:right w:val="none" w:sz="0" w:space="0" w:color="auto"/>
          </w:divBdr>
        </w:div>
        <w:div w:id="189802266">
          <w:marLeft w:val="640"/>
          <w:marRight w:val="0"/>
          <w:marTop w:val="0"/>
          <w:marBottom w:val="0"/>
          <w:divBdr>
            <w:top w:val="none" w:sz="0" w:space="0" w:color="auto"/>
            <w:left w:val="none" w:sz="0" w:space="0" w:color="auto"/>
            <w:bottom w:val="none" w:sz="0" w:space="0" w:color="auto"/>
            <w:right w:val="none" w:sz="0" w:space="0" w:color="auto"/>
          </w:divBdr>
        </w:div>
        <w:div w:id="818155621">
          <w:marLeft w:val="640"/>
          <w:marRight w:val="0"/>
          <w:marTop w:val="0"/>
          <w:marBottom w:val="0"/>
          <w:divBdr>
            <w:top w:val="none" w:sz="0" w:space="0" w:color="auto"/>
            <w:left w:val="none" w:sz="0" w:space="0" w:color="auto"/>
            <w:bottom w:val="none" w:sz="0" w:space="0" w:color="auto"/>
            <w:right w:val="none" w:sz="0" w:space="0" w:color="auto"/>
          </w:divBdr>
        </w:div>
        <w:div w:id="43137507">
          <w:marLeft w:val="640"/>
          <w:marRight w:val="0"/>
          <w:marTop w:val="0"/>
          <w:marBottom w:val="0"/>
          <w:divBdr>
            <w:top w:val="none" w:sz="0" w:space="0" w:color="auto"/>
            <w:left w:val="none" w:sz="0" w:space="0" w:color="auto"/>
            <w:bottom w:val="none" w:sz="0" w:space="0" w:color="auto"/>
            <w:right w:val="none" w:sz="0" w:space="0" w:color="auto"/>
          </w:divBdr>
        </w:div>
        <w:div w:id="247421984">
          <w:marLeft w:val="640"/>
          <w:marRight w:val="0"/>
          <w:marTop w:val="0"/>
          <w:marBottom w:val="0"/>
          <w:divBdr>
            <w:top w:val="none" w:sz="0" w:space="0" w:color="auto"/>
            <w:left w:val="none" w:sz="0" w:space="0" w:color="auto"/>
            <w:bottom w:val="none" w:sz="0" w:space="0" w:color="auto"/>
            <w:right w:val="none" w:sz="0" w:space="0" w:color="auto"/>
          </w:divBdr>
        </w:div>
        <w:div w:id="1683050614">
          <w:marLeft w:val="640"/>
          <w:marRight w:val="0"/>
          <w:marTop w:val="0"/>
          <w:marBottom w:val="0"/>
          <w:divBdr>
            <w:top w:val="none" w:sz="0" w:space="0" w:color="auto"/>
            <w:left w:val="none" w:sz="0" w:space="0" w:color="auto"/>
            <w:bottom w:val="none" w:sz="0" w:space="0" w:color="auto"/>
            <w:right w:val="none" w:sz="0" w:space="0" w:color="auto"/>
          </w:divBdr>
        </w:div>
        <w:div w:id="662124959">
          <w:marLeft w:val="640"/>
          <w:marRight w:val="0"/>
          <w:marTop w:val="0"/>
          <w:marBottom w:val="0"/>
          <w:divBdr>
            <w:top w:val="none" w:sz="0" w:space="0" w:color="auto"/>
            <w:left w:val="none" w:sz="0" w:space="0" w:color="auto"/>
            <w:bottom w:val="none" w:sz="0" w:space="0" w:color="auto"/>
            <w:right w:val="none" w:sz="0" w:space="0" w:color="auto"/>
          </w:divBdr>
        </w:div>
        <w:div w:id="197595875">
          <w:marLeft w:val="640"/>
          <w:marRight w:val="0"/>
          <w:marTop w:val="0"/>
          <w:marBottom w:val="0"/>
          <w:divBdr>
            <w:top w:val="none" w:sz="0" w:space="0" w:color="auto"/>
            <w:left w:val="none" w:sz="0" w:space="0" w:color="auto"/>
            <w:bottom w:val="none" w:sz="0" w:space="0" w:color="auto"/>
            <w:right w:val="none" w:sz="0" w:space="0" w:color="auto"/>
          </w:divBdr>
        </w:div>
        <w:div w:id="1251620883">
          <w:marLeft w:val="640"/>
          <w:marRight w:val="0"/>
          <w:marTop w:val="0"/>
          <w:marBottom w:val="0"/>
          <w:divBdr>
            <w:top w:val="none" w:sz="0" w:space="0" w:color="auto"/>
            <w:left w:val="none" w:sz="0" w:space="0" w:color="auto"/>
            <w:bottom w:val="none" w:sz="0" w:space="0" w:color="auto"/>
            <w:right w:val="none" w:sz="0" w:space="0" w:color="auto"/>
          </w:divBdr>
        </w:div>
        <w:div w:id="768425808">
          <w:marLeft w:val="640"/>
          <w:marRight w:val="0"/>
          <w:marTop w:val="0"/>
          <w:marBottom w:val="0"/>
          <w:divBdr>
            <w:top w:val="none" w:sz="0" w:space="0" w:color="auto"/>
            <w:left w:val="none" w:sz="0" w:space="0" w:color="auto"/>
            <w:bottom w:val="none" w:sz="0" w:space="0" w:color="auto"/>
            <w:right w:val="none" w:sz="0" w:space="0" w:color="auto"/>
          </w:divBdr>
        </w:div>
        <w:div w:id="487794347">
          <w:marLeft w:val="640"/>
          <w:marRight w:val="0"/>
          <w:marTop w:val="0"/>
          <w:marBottom w:val="0"/>
          <w:divBdr>
            <w:top w:val="none" w:sz="0" w:space="0" w:color="auto"/>
            <w:left w:val="none" w:sz="0" w:space="0" w:color="auto"/>
            <w:bottom w:val="none" w:sz="0" w:space="0" w:color="auto"/>
            <w:right w:val="none" w:sz="0" w:space="0" w:color="auto"/>
          </w:divBdr>
        </w:div>
        <w:div w:id="1148207406">
          <w:marLeft w:val="640"/>
          <w:marRight w:val="0"/>
          <w:marTop w:val="0"/>
          <w:marBottom w:val="0"/>
          <w:divBdr>
            <w:top w:val="none" w:sz="0" w:space="0" w:color="auto"/>
            <w:left w:val="none" w:sz="0" w:space="0" w:color="auto"/>
            <w:bottom w:val="none" w:sz="0" w:space="0" w:color="auto"/>
            <w:right w:val="none" w:sz="0" w:space="0" w:color="auto"/>
          </w:divBdr>
        </w:div>
        <w:div w:id="1346518965">
          <w:marLeft w:val="640"/>
          <w:marRight w:val="0"/>
          <w:marTop w:val="0"/>
          <w:marBottom w:val="0"/>
          <w:divBdr>
            <w:top w:val="none" w:sz="0" w:space="0" w:color="auto"/>
            <w:left w:val="none" w:sz="0" w:space="0" w:color="auto"/>
            <w:bottom w:val="none" w:sz="0" w:space="0" w:color="auto"/>
            <w:right w:val="none" w:sz="0" w:space="0" w:color="auto"/>
          </w:divBdr>
        </w:div>
        <w:div w:id="236021158">
          <w:marLeft w:val="640"/>
          <w:marRight w:val="0"/>
          <w:marTop w:val="0"/>
          <w:marBottom w:val="0"/>
          <w:divBdr>
            <w:top w:val="none" w:sz="0" w:space="0" w:color="auto"/>
            <w:left w:val="none" w:sz="0" w:space="0" w:color="auto"/>
            <w:bottom w:val="none" w:sz="0" w:space="0" w:color="auto"/>
            <w:right w:val="none" w:sz="0" w:space="0" w:color="auto"/>
          </w:divBdr>
        </w:div>
        <w:div w:id="1670985551">
          <w:marLeft w:val="640"/>
          <w:marRight w:val="0"/>
          <w:marTop w:val="0"/>
          <w:marBottom w:val="0"/>
          <w:divBdr>
            <w:top w:val="none" w:sz="0" w:space="0" w:color="auto"/>
            <w:left w:val="none" w:sz="0" w:space="0" w:color="auto"/>
            <w:bottom w:val="none" w:sz="0" w:space="0" w:color="auto"/>
            <w:right w:val="none" w:sz="0" w:space="0" w:color="auto"/>
          </w:divBdr>
        </w:div>
        <w:div w:id="679936964">
          <w:marLeft w:val="640"/>
          <w:marRight w:val="0"/>
          <w:marTop w:val="0"/>
          <w:marBottom w:val="0"/>
          <w:divBdr>
            <w:top w:val="none" w:sz="0" w:space="0" w:color="auto"/>
            <w:left w:val="none" w:sz="0" w:space="0" w:color="auto"/>
            <w:bottom w:val="none" w:sz="0" w:space="0" w:color="auto"/>
            <w:right w:val="none" w:sz="0" w:space="0" w:color="auto"/>
          </w:divBdr>
        </w:div>
        <w:div w:id="1296981412">
          <w:marLeft w:val="640"/>
          <w:marRight w:val="0"/>
          <w:marTop w:val="0"/>
          <w:marBottom w:val="0"/>
          <w:divBdr>
            <w:top w:val="none" w:sz="0" w:space="0" w:color="auto"/>
            <w:left w:val="none" w:sz="0" w:space="0" w:color="auto"/>
            <w:bottom w:val="none" w:sz="0" w:space="0" w:color="auto"/>
            <w:right w:val="none" w:sz="0" w:space="0" w:color="auto"/>
          </w:divBdr>
        </w:div>
      </w:divsChild>
    </w:div>
    <w:div w:id="857502204">
      <w:bodyDiv w:val="1"/>
      <w:marLeft w:val="0"/>
      <w:marRight w:val="0"/>
      <w:marTop w:val="0"/>
      <w:marBottom w:val="0"/>
      <w:divBdr>
        <w:top w:val="none" w:sz="0" w:space="0" w:color="auto"/>
        <w:left w:val="none" w:sz="0" w:space="0" w:color="auto"/>
        <w:bottom w:val="none" w:sz="0" w:space="0" w:color="auto"/>
        <w:right w:val="none" w:sz="0" w:space="0" w:color="auto"/>
      </w:divBdr>
      <w:divsChild>
        <w:div w:id="1339314309">
          <w:marLeft w:val="640"/>
          <w:marRight w:val="0"/>
          <w:marTop w:val="0"/>
          <w:marBottom w:val="0"/>
          <w:divBdr>
            <w:top w:val="none" w:sz="0" w:space="0" w:color="auto"/>
            <w:left w:val="none" w:sz="0" w:space="0" w:color="auto"/>
            <w:bottom w:val="none" w:sz="0" w:space="0" w:color="auto"/>
            <w:right w:val="none" w:sz="0" w:space="0" w:color="auto"/>
          </w:divBdr>
        </w:div>
        <w:div w:id="395321679">
          <w:marLeft w:val="640"/>
          <w:marRight w:val="0"/>
          <w:marTop w:val="0"/>
          <w:marBottom w:val="0"/>
          <w:divBdr>
            <w:top w:val="none" w:sz="0" w:space="0" w:color="auto"/>
            <w:left w:val="none" w:sz="0" w:space="0" w:color="auto"/>
            <w:bottom w:val="none" w:sz="0" w:space="0" w:color="auto"/>
            <w:right w:val="none" w:sz="0" w:space="0" w:color="auto"/>
          </w:divBdr>
        </w:div>
        <w:div w:id="418213039">
          <w:marLeft w:val="640"/>
          <w:marRight w:val="0"/>
          <w:marTop w:val="0"/>
          <w:marBottom w:val="0"/>
          <w:divBdr>
            <w:top w:val="none" w:sz="0" w:space="0" w:color="auto"/>
            <w:left w:val="none" w:sz="0" w:space="0" w:color="auto"/>
            <w:bottom w:val="none" w:sz="0" w:space="0" w:color="auto"/>
            <w:right w:val="none" w:sz="0" w:space="0" w:color="auto"/>
          </w:divBdr>
        </w:div>
        <w:div w:id="22635148">
          <w:marLeft w:val="640"/>
          <w:marRight w:val="0"/>
          <w:marTop w:val="0"/>
          <w:marBottom w:val="0"/>
          <w:divBdr>
            <w:top w:val="none" w:sz="0" w:space="0" w:color="auto"/>
            <w:left w:val="none" w:sz="0" w:space="0" w:color="auto"/>
            <w:bottom w:val="none" w:sz="0" w:space="0" w:color="auto"/>
            <w:right w:val="none" w:sz="0" w:space="0" w:color="auto"/>
          </w:divBdr>
        </w:div>
        <w:div w:id="473108194">
          <w:marLeft w:val="640"/>
          <w:marRight w:val="0"/>
          <w:marTop w:val="0"/>
          <w:marBottom w:val="0"/>
          <w:divBdr>
            <w:top w:val="none" w:sz="0" w:space="0" w:color="auto"/>
            <w:left w:val="none" w:sz="0" w:space="0" w:color="auto"/>
            <w:bottom w:val="none" w:sz="0" w:space="0" w:color="auto"/>
            <w:right w:val="none" w:sz="0" w:space="0" w:color="auto"/>
          </w:divBdr>
        </w:div>
        <w:div w:id="875193305">
          <w:marLeft w:val="640"/>
          <w:marRight w:val="0"/>
          <w:marTop w:val="0"/>
          <w:marBottom w:val="0"/>
          <w:divBdr>
            <w:top w:val="none" w:sz="0" w:space="0" w:color="auto"/>
            <w:left w:val="none" w:sz="0" w:space="0" w:color="auto"/>
            <w:bottom w:val="none" w:sz="0" w:space="0" w:color="auto"/>
            <w:right w:val="none" w:sz="0" w:space="0" w:color="auto"/>
          </w:divBdr>
        </w:div>
        <w:div w:id="1170414374">
          <w:marLeft w:val="640"/>
          <w:marRight w:val="0"/>
          <w:marTop w:val="0"/>
          <w:marBottom w:val="0"/>
          <w:divBdr>
            <w:top w:val="none" w:sz="0" w:space="0" w:color="auto"/>
            <w:left w:val="none" w:sz="0" w:space="0" w:color="auto"/>
            <w:bottom w:val="none" w:sz="0" w:space="0" w:color="auto"/>
            <w:right w:val="none" w:sz="0" w:space="0" w:color="auto"/>
          </w:divBdr>
        </w:div>
        <w:div w:id="561720433">
          <w:marLeft w:val="640"/>
          <w:marRight w:val="0"/>
          <w:marTop w:val="0"/>
          <w:marBottom w:val="0"/>
          <w:divBdr>
            <w:top w:val="none" w:sz="0" w:space="0" w:color="auto"/>
            <w:left w:val="none" w:sz="0" w:space="0" w:color="auto"/>
            <w:bottom w:val="none" w:sz="0" w:space="0" w:color="auto"/>
            <w:right w:val="none" w:sz="0" w:space="0" w:color="auto"/>
          </w:divBdr>
        </w:div>
        <w:div w:id="1044913179">
          <w:marLeft w:val="640"/>
          <w:marRight w:val="0"/>
          <w:marTop w:val="0"/>
          <w:marBottom w:val="0"/>
          <w:divBdr>
            <w:top w:val="none" w:sz="0" w:space="0" w:color="auto"/>
            <w:left w:val="none" w:sz="0" w:space="0" w:color="auto"/>
            <w:bottom w:val="none" w:sz="0" w:space="0" w:color="auto"/>
            <w:right w:val="none" w:sz="0" w:space="0" w:color="auto"/>
          </w:divBdr>
        </w:div>
        <w:div w:id="348913838">
          <w:marLeft w:val="640"/>
          <w:marRight w:val="0"/>
          <w:marTop w:val="0"/>
          <w:marBottom w:val="0"/>
          <w:divBdr>
            <w:top w:val="none" w:sz="0" w:space="0" w:color="auto"/>
            <w:left w:val="none" w:sz="0" w:space="0" w:color="auto"/>
            <w:bottom w:val="none" w:sz="0" w:space="0" w:color="auto"/>
            <w:right w:val="none" w:sz="0" w:space="0" w:color="auto"/>
          </w:divBdr>
        </w:div>
        <w:div w:id="2056394243">
          <w:marLeft w:val="640"/>
          <w:marRight w:val="0"/>
          <w:marTop w:val="0"/>
          <w:marBottom w:val="0"/>
          <w:divBdr>
            <w:top w:val="none" w:sz="0" w:space="0" w:color="auto"/>
            <w:left w:val="none" w:sz="0" w:space="0" w:color="auto"/>
            <w:bottom w:val="none" w:sz="0" w:space="0" w:color="auto"/>
            <w:right w:val="none" w:sz="0" w:space="0" w:color="auto"/>
          </w:divBdr>
        </w:div>
        <w:div w:id="2129544235">
          <w:marLeft w:val="640"/>
          <w:marRight w:val="0"/>
          <w:marTop w:val="0"/>
          <w:marBottom w:val="0"/>
          <w:divBdr>
            <w:top w:val="none" w:sz="0" w:space="0" w:color="auto"/>
            <w:left w:val="none" w:sz="0" w:space="0" w:color="auto"/>
            <w:bottom w:val="none" w:sz="0" w:space="0" w:color="auto"/>
            <w:right w:val="none" w:sz="0" w:space="0" w:color="auto"/>
          </w:divBdr>
        </w:div>
        <w:div w:id="328409046">
          <w:marLeft w:val="640"/>
          <w:marRight w:val="0"/>
          <w:marTop w:val="0"/>
          <w:marBottom w:val="0"/>
          <w:divBdr>
            <w:top w:val="none" w:sz="0" w:space="0" w:color="auto"/>
            <w:left w:val="none" w:sz="0" w:space="0" w:color="auto"/>
            <w:bottom w:val="none" w:sz="0" w:space="0" w:color="auto"/>
            <w:right w:val="none" w:sz="0" w:space="0" w:color="auto"/>
          </w:divBdr>
        </w:div>
        <w:div w:id="1607693233">
          <w:marLeft w:val="640"/>
          <w:marRight w:val="0"/>
          <w:marTop w:val="0"/>
          <w:marBottom w:val="0"/>
          <w:divBdr>
            <w:top w:val="none" w:sz="0" w:space="0" w:color="auto"/>
            <w:left w:val="none" w:sz="0" w:space="0" w:color="auto"/>
            <w:bottom w:val="none" w:sz="0" w:space="0" w:color="auto"/>
            <w:right w:val="none" w:sz="0" w:space="0" w:color="auto"/>
          </w:divBdr>
        </w:div>
        <w:div w:id="296373444">
          <w:marLeft w:val="640"/>
          <w:marRight w:val="0"/>
          <w:marTop w:val="0"/>
          <w:marBottom w:val="0"/>
          <w:divBdr>
            <w:top w:val="none" w:sz="0" w:space="0" w:color="auto"/>
            <w:left w:val="none" w:sz="0" w:space="0" w:color="auto"/>
            <w:bottom w:val="none" w:sz="0" w:space="0" w:color="auto"/>
            <w:right w:val="none" w:sz="0" w:space="0" w:color="auto"/>
          </w:divBdr>
        </w:div>
        <w:div w:id="175466738">
          <w:marLeft w:val="640"/>
          <w:marRight w:val="0"/>
          <w:marTop w:val="0"/>
          <w:marBottom w:val="0"/>
          <w:divBdr>
            <w:top w:val="none" w:sz="0" w:space="0" w:color="auto"/>
            <w:left w:val="none" w:sz="0" w:space="0" w:color="auto"/>
            <w:bottom w:val="none" w:sz="0" w:space="0" w:color="auto"/>
            <w:right w:val="none" w:sz="0" w:space="0" w:color="auto"/>
          </w:divBdr>
        </w:div>
        <w:div w:id="1866169639">
          <w:marLeft w:val="640"/>
          <w:marRight w:val="0"/>
          <w:marTop w:val="0"/>
          <w:marBottom w:val="0"/>
          <w:divBdr>
            <w:top w:val="none" w:sz="0" w:space="0" w:color="auto"/>
            <w:left w:val="none" w:sz="0" w:space="0" w:color="auto"/>
            <w:bottom w:val="none" w:sz="0" w:space="0" w:color="auto"/>
            <w:right w:val="none" w:sz="0" w:space="0" w:color="auto"/>
          </w:divBdr>
        </w:div>
        <w:div w:id="899287285">
          <w:marLeft w:val="640"/>
          <w:marRight w:val="0"/>
          <w:marTop w:val="0"/>
          <w:marBottom w:val="0"/>
          <w:divBdr>
            <w:top w:val="none" w:sz="0" w:space="0" w:color="auto"/>
            <w:left w:val="none" w:sz="0" w:space="0" w:color="auto"/>
            <w:bottom w:val="none" w:sz="0" w:space="0" w:color="auto"/>
            <w:right w:val="none" w:sz="0" w:space="0" w:color="auto"/>
          </w:divBdr>
        </w:div>
        <w:div w:id="1450474056">
          <w:marLeft w:val="640"/>
          <w:marRight w:val="0"/>
          <w:marTop w:val="0"/>
          <w:marBottom w:val="0"/>
          <w:divBdr>
            <w:top w:val="none" w:sz="0" w:space="0" w:color="auto"/>
            <w:left w:val="none" w:sz="0" w:space="0" w:color="auto"/>
            <w:bottom w:val="none" w:sz="0" w:space="0" w:color="auto"/>
            <w:right w:val="none" w:sz="0" w:space="0" w:color="auto"/>
          </w:divBdr>
        </w:div>
        <w:div w:id="434056567">
          <w:marLeft w:val="640"/>
          <w:marRight w:val="0"/>
          <w:marTop w:val="0"/>
          <w:marBottom w:val="0"/>
          <w:divBdr>
            <w:top w:val="none" w:sz="0" w:space="0" w:color="auto"/>
            <w:left w:val="none" w:sz="0" w:space="0" w:color="auto"/>
            <w:bottom w:val="none" w:sz="0" w:space="0" w:color="auto"/>
            <w:right w:val="none" w:sz="0" w:space="0" w:color="auto"/>
          </w:divBdr>
        </w:div>
        <w:div w:id="1679887634">
          <w:marLeft w:val="640"/>
          <w:marRight w:val="0"/>
          <w:marTop w:val="0"/>
          <w:marBottom w:val="0"/>
          <w:divBdr>
            <w:top w:val="none" w:sz="0" w:space="0" w:color="auto"/>
            <w:left w:val="none" w:sz="0" w:space="0" w:color="auto"/>
            <w:bottom w:val="none" w:sz="0" w:space="0" w:color="auto"/>
            <w:right w:val="none" w:sz="0" w:space="0" w:color="auto"/>
          </w:divBdr>
        </w:div>
        <w:div w:id="1384526955">
          <w:marLeft w:val="640"/>
          <w:marRight w:val="0"/>
          <w:marTop w:val="0"/>
          <w:marBottom w:val="0"/>
          <w:divBdr>
            <w:top w:val="none" w:sz="0" w:space="0" w:color="auto"/>
            <w:left w:val="none" w:sz="0" w:space="0" w:color="auto"/>
            <w:bottom w:val="none" w:sz="0" w:space="0" w:color="auto"/>
            <w:right w:val="none" w:sz="0" w:space="0" w:color="auto"/>
          </w:divBdr>
        </w:div>
        <w:div w:id="581763414">
          <w:marLeft w:val="640"/>
          <w:marRight w:val="0"/>
          <w:marTop w:val="0"/>
          <w:marBottom w:val="0"/>
          <w:divBdr>
            <w:top w:val="none" w:sz="0" w:space="0" w:color="auto"/>
            <w:left w:val="none" w:sz="0" w:space="0" w:color="auto"/>
            <w:bottom w:val="none" w:sz="0" w:space="0" w:color="auto"/>
            <w:right w:val="none" w:sz="0" w:space="0" w:color="auto"/>
          </w:divBdr>
        </w:div>
        <w:div w:id="707874815">
          <w:marLeft w:val="640"/>
          <w:marRight w:val="0"/>
          <w:marTop w:val="0"/>
          <w:marBottom w:val="0"/>
          <w:divBdr>
            <w:top w:val="none" w:sz="0" w:space="0" w:color="auto"/>
            <w:left w:val="none" w:sz="0" w:space="0" w:color="auto"/>
            <w:bottom w:val="none" w:sz="0" w:space="0" w:color="auto"/>
            <w:right w:val="none" w:sz="0" w:space="0" w:color="auto"/>
          </w:divBdr>
        </w:div>
        <w:div w:id="898319559">
          <w:marLeft w:val="640"/>
          <w:marRight w:val="0"/>
          <w:marTop w:val="0"/>
          <w:marBottom w:val="0"/>
          <w:divBdr>
            <w:top w:val="none" w:sz="0" w:space="0" w:color="auto"/>
            <w:left w:val="none" w:sz="0" w:space="0" w:color="auto"/>
            <w:bottom w:val="none" w:sz="0" w:space="0" w:color="auto"/>
            <w:right w:val="none" w:sz="0" w:space="0" w:color="auto"/>
          </w:divBdr>
        </w:div>
        <w:div w:id="2097942864">
          <w:marLeft w:val="640"/>
          <w:marRight w:val="0"/>
          <w:marTop w:val="0"/>
          <w:marBottom w:val="0"/>
          <w:divBdr>
            <w:top w:val="none" w:sz="0" w:space="0" w:color="auto"/>
            <w:left w:val="none" w:sz="0" w:space="0" w:color="auto"/>
            <w:bottom w:val="none" w:sz="0" w:space="0" w:color="auto"/>
            <w:right w:val="none" w:sz="0" w:space="0" w:color="auto"/>
          </w:divBdr>
        </w:div>
        <w:div w:id="546181844">
          <w:marLeft w:val="640"/>
          <w:marRight w:val="0"/>
          <w:marTop w:val="0"/>
          <w:marBottom w:val="0"/>
          <w:divBdr>
            <w:top w:val="none" w:sz="0" w:space="0" w:color="auto"/>
            <w:left w:val="none" w:sz="0" w:space="0" w:color="auto"/>
            <w:bottom w:val="none" w:sz="0" w:space="0" w:color="auto"/>
            <w:right w:val="none" w:sz="0" w:space="0" w:color="auto"/>
          </w:divBdr>
        </w:div>
        <w:div w:id="1476724055">
          <w:marLeft w:val="640"/>
          <w:marRight w:val="0"/>
          <w:marTop w:val="0"/>
          <w:marBottom w:val="0"/>
          <w:divBdr>
            <w:top w:val="none" w:sz="0" w:space="0" w:color="auto"/>
            <w:left w:val="none" w:sz="0" w:space="0" w:color="auto"/>
            <w:bottom w:val="none" w:sz="0" w:space="0" w:color="auto"/>
            <w:right w:val="none" w:sz="0" w:space="0" w:color="auto"/>
          </w:divBdr>
        </w:div>
        <w:div w:id="736247814">
          <w:marLeft w:val="640"/>
          <w:marRight w:val="0"/>
          <w:marTop w:val="0"/>
          <w:marBottom w:val="0"/>
          <w:divBdr>
            <w:top w:val="none" w:sz="0" w:space="0" w:color="auto"/>
            <w:left w:val="none" w:sz="0" w:space="0" w:color="auto"/>
            <w:bottom w:val="none" w:sz="0" w:space="0" w:color="auto"/>
            <w:right w:val="none" w:sz="0" w:space="0" w:color="auto"/>
          </w:divBdr>
        </w:div>
        <w:div w:id="1396782383">
          <w:marLeft w:val="640"/>
          <w:marRight w:val="0"/>
          <w:marTop w:val="0"/>
          <w:marBottom w:val="0"/>
          <w:divBdr>
            <w:top w:val="none" w:sz="0" w:space="0" w:color="auto"/>
            <w:left w:val="none" w:sz="0" w:space="0" w:color="auto"/>
            <w:bottom w:val="none" w:sz="0" w:space="0" w:color="auto"/>
            <w:right w:val="none" w:sz="0" w:space="0" w:color="auto"/>
          </w:divBdr>
        </w:div>
        <w:div w:id="1181747698">
          <w:marLeft w:val="640"/>
          <w:marRight w:val="0"/>
          <w:marTop w:val="0"/>
          <w:marBottom w:val="0"/>
          <w:divBdr>
            <w:top w:val="none" w:sz="0" w:space="0" w:color="auto"/>
            <w:left w:val="none" w:sz="0" w:space="0" w:color="auto"/>
            <w:bottom w:val="none" w:sz="0" w:space="0" w:color="auto"/>
            <w:right w:val="none" w:sz="0" w:space="0" w:color="auto"/>
          </w:divBdr>
        </w:div>
        <w:div w:id="331686497">
          <w:marLeft w:val="640"/>
          <w:marRight w:val="0"/>
          <w:marTop w:val="0"/>
          <w:marBottom w:val="0"/>
          <w:divBdr>
            <w:top w:val="none" w:sz="0" w:space="0" w:color="auto"/>
            <w:left w:val="none" w:sz="0" w:space="0" w:color="auto"/>
            <w:bottom w:val="none" w:sz="0" w:space="0" w:color="auto"/>
            <w:right w:val="none" w:sz="0" w:space="0" w:color="auto"/>
          </w:divBdr>
        </w:div>
        <w:div w:id="23529383">
          <w:marLeft w:val="640"/>
          <w:marRight w:val="0"/>
          <w:marTop w:val="0"/>
          <w:marBottom w:val="0"/>
          <w:divBdr>
            <w:top w:val="none" w:sz="0" w:space="0" w:color="auto"/>
            <w:left w:val="none" w:sz="0" w:space="0" w:color="auto"/>
            <w:bottom w:val="none" w:sz="0" w:space="0" w:color="auto"/>
            <w:right w:val="none" w:sz="0" w:space="0" w:color="auto"/>
          </w:divBdr>
        </w:div>
        <w:div w:id="363023975">
          <w:marLeft w:val="640"/>
          <w:marRight w:val="0"/>
          <w:marTop w:val="0"/>
          <w:marBottom w:val="0"/>
          <w:divBdr>
            <w:top w:val="none" w:sz="0" w:space="0" w:color="auto"/>
            <w:left w:val="none" w:sz="0" w:space="0" w:color="auto"/>
            <w:bottom w:val="none" w:sz="0" w:space="0" w:color="auto"/>
            <w:right w:val="none" w:sz="0" w:space="0" w:color="auto"/>
          </w:divBdr>
        </w:div>
        <w:div w:id="1294672608">
          <w:marLeft w:val="640"/>
          <w:marRight w:val="0"/>
          <w:marTop w:val="0"/>
          <w:marBottom w:val="0"/>
          <w:divBdr>
            <w:top w:val="none" w:sz="0" w:space="0" w:color="auto"/>
            <w:left w:val="none" w:sz="0" w:space="0" w:color="auto"/>
            <w:bottom w:val="none" w:sz="0" w:space="0" w:color="auto"/>
            <w:right w:val="none" w:sz="0" w:space="0" w:color="auto"/>
          </w:divBdr>
        </w:div>
        <w:div w:id="1781024994">
          <w:marLeft w:val="640"/>
          <w:marRight w:val="0"/>
          <w:marTop w:val="0"/>
          <w:marBottom w:val="0"/>
          <w:divBdr>
            <w:top w:val="none" w:sz="0" w:space="0" w:color="auto"/>
            <w:left w:val="none" w:sz="0" w:space="0" w:color="auto"/>
            <w:bottom w:val="none" w:sz="0" w:space="0" w:color="auto"/>
            <w:right w:val="none" w:sz="0" w:space="0" w:color="auto"/>
          </w:divBdr>
        </w:div>
        <w:div w:id="1937710758">
          <w:marLeft w:val="640"/>
          <w:marRight w:val="0"/>
          <w:marTop w:val="0"/>
          <w:marBottom w:val="0"/>
          <w:divBdr>
            <w:top w:val="none" w:sz="0" w:space="0" w:color="auto"/>
            <w:left w:val="none" w:sz="0" w:space="0" w:color="auto"/>
            <w:bottom w:val="none" w:sz="0" w:space="0" w:color="auto"/>
            <w:right w:val="none" w:sz="0" w:space="0" w:color="auto"/>
          </w:divBdr>
        </w:div>
        <w:div w:id="200440916">
          <w:marLeft w:val="640"/>
          <w:marRight w:val="0"/>
          <w:marTop w:val="0"/>
          <w:marBottom w:val="0"/>
          <w:divBdr>
            <w:top w:val="none" w:sz="0" w:space="0" w:color="auto"/>
            <w:left w:val="none" w:sz="0" w:space="0" w:color="auto"/>
            <w:bottom w:val="none" w:sz="0" w:space="0" w:color="auto"/>
            <w:right w:val="none" w:sz="0" w:space="0" w:color="auto"/>
          </w:divBdr>
        </w:div>
        <w:div w:id="1953508722">
          <w:marLeft w:val="640"/>
          <w:marRight w:val="0"/>
          <w:marTop w:val="0"/>
          <w:marBottom w:val="0"/>
          <w:divBdr>
            <w:top w:val="none" w:sz="0" w:space="0" w:color="auto"/>
            <w:left w:val="none" w:sz="0" w:space="0" w:color="auto"/>
            <w:bottom w:val="none" w:sz="0" w:space="0" w:color="auto"/>
            <w:right w:val="none" w:sz="0" w:space="0" w:color="auto"/>
          </w:divBdr>
        </w:div>
      </w:divsChild>
    </w:div>
    <w:div w:id="868488060">
      <w:bodyDiv w:val="1"/>
      <w:marLeft w:val="0"/>
      <w:marRight w:val="0"/>
      <w:marTop w:val="0"/>
      <w:marBottom w:val="0"/>
      <w:divBdr>
        <w:top w:val="none" w:sz="0" w:space="0" w:color="auto"/>
        <w:left w:val="none" w:sz="0" w:space="0" w:color="auto"/>
        <w:bottom w:val="none" w:sz="0" w:space="0" w:color="auto"/>
        <w:right w:val="none" w:sz="0" w:space="0" w:color="auto"/>
      </w:divBdr>
      <w:divsChild>
        <w:div w:id="1948612854">
          <w:marLeft w:val="640"/>
          <w:marRight w:val="0"/>
          <w:marTop w:val="0"/>
          <w:marBottom w:val="0"/>
          <w:divBdr>
            <w:top w:val="none" w:sz="0" w:space="0" w:color="auto"/>
            <w:left w:val="none" w:sz="0" w:space="0" w:color="auto"/>
            <w:bottom w:val="none" w:sz="0" w:space="0" w:color="auto"/>
            <w:right w:val="none" w:sz="0" w:space="0" w:color="auto"/>
          </w:divBdr>
        </w:div>
        <w:div w:id="999506615">
          <w:marLeft w:val="640"/>
          <w:marRight w:val="0"/>
          <w:marTop w:val="0"/>
          <w:marBottom w:val="0"/>
          <w:divBdr>
            <w:top w:val="none" w:sz="0" w:space="0" w:color="auto"/>
            <w:left w:val="none" w:sz="0" w:space="0" w:color="auto"/>
            <w:bottom w:val="none" w:sz="0" w:space="0" w:color="auto"/>
            <w:right w:val="none" w:sz="0" w:space="0" w:color="auto"/>
          </w:divBdr>
        </w:div>
        <w:div w:id="202905822">
          <w:marLeft w:val="640"/>
          <w:marRight w:val="0"/>
          <w:marTop w:val="0"/>
          <w:marBottom w:val="0"/>
          <w:divBdr>
            <w:top w:val="none" w:sz="0" w:space="0" w:color="auto"/>
            <w:left w:val="none" w:sz="0" w:space="0" w:color="auto"/>
            <w:bottom w:val="none" w:sz="0" w:space="0" w:color="auto"/>
            <w:right w:val="none" w:sz="0" w:space="0" w:color="auto"/>
          </w:divBdr>
        </w:div>
        <w:div w:id="1973637628">
          <w:marLeft w:val="640"/>
          <w:marRight w:val="0"/>
          <w:marTop w:val="0"/>
          <w:marBottom w:val="0"/>
          <w:divBdr>
            <w:top w:val="none" w:sz="0" w:space="0" w:color="auto"/>
            <w:left w:val="none" w:sz="0" w:space="0" w:color="auto"/>
            <w:bottom w:val="none" w:sz="0" w:space="0" w:color="auto"/>
            <w:right w:val="none" w:sz="0" w:space="0" w:color="auto"/>
          </w:divBdr>
        </w:div>
        <w:div w:id="1346594209">
          <w:marLeft w:val="640"/>
          <w:marRight w:val="0"/>
          <w:marTop w:val="0"/>
          <w:marBottom w:val="0"/>
          <w:divBdr>
            <w:top w:val="none" w:sz="0" w:space="0" w:color="auto"/>
            <w:left w:val="none" w:sz="0" w:space="0" w:color="auto"/>
            <w:bottom w:val="none" w:sz="0" w:space="0" w:color="auto"/>
            <w:right w:val="none" w:sz="0" w:space="0" w:color="auto"/>
          </w:divBdr>
        </w:div>
        <w:div w:id="797379135">
          <w:marLeft w:val="640"/>
          <w:marRight w:val="0"/>
          <w:marTop w:val="0"/>
          <w:marBottom w:val="0"/>
          <w:divBdr>
            <w:top w:val="none" w:sz="0" w:space="0" w:color="auto"/>
            <w:left w:val="none" w:sz="0" w:space="0" w:color="auto"/>
            <w:bottom w:val="none" w:sz="0" w:space="0" w:color="auto"/>
            <w:right w:val="none" w:sz="0" w:space="0" w:color="auto"/>
          </w:divBdr>
        </w:div>
        <w:div w:id="1994219211">
          <w:marLeft w:val="640"/>
          <w:marRight w:val="0"/>
          <w:marTop w:val="0"/>
          <w:marBottom w:val="0"/>
          <w:divBdr>
            <w:top w:val="none" w:sz="0" w:space="0" w:color="auto"/>
            <w:left w:val="none" w:sz="0" w:space="0" w:color="auto"/>
            <w:bottom w:val="none" w:sz="0" w:space="0" w:color="auto"/>
            <w:right w:val="none" w:sz="0" w:space="0" w:color="auto"/>
          </w:divBdr>
        </w:div>
        <w:div w:id="21327900">
          <w:marLeft w:val="640"/>
          <w:marRight w:val="0"/>
          <w:marTop w:val="0"/>
          <w:marBottom w:val="0"/>
          <w:divBdr>
            <w:top w:val="none" w:sz="0" w:space="0" w:color="auto"/>
            <w:left w:val="none" w:sz="0" w:space="0" w:color="auto"/>
            <w:bottom w:val="none" w:sz="0" w:space="0" w:color="auto"/>
            <w:right w:val="none" w:sz="0" w:space="0" w:color="auto"/>
          </w:divBdr>
        </w:div>
        <w:div w:id="1267228601">
          <w:marLeft w:val="640"/>
          <w:marRight w:val="0"/>
          <w:marTop w:val="0"/>
          <w:marBottom w:val="0"/>
          <w:divBdr>
            <w:top w:val="none" w:sz="0" w:space="0" w:color="auto"/>
            <w:left w:val="none" w:sz="0" w:space="0" w:color="auto"/>
            <w:bottom w:val="none" w:sz="0" w:space="0" w:color="auto"/>
            <w:right w:val="none" w:sz="0" w:space="0" w:color="auto"/>
          </w:divBdr>
        </w:div>
        <w:div w:id="690880841">
          <w:marLeft w:val="640"/>
          <w:marRight w:val="0"/>
          <w:marTop w:val="0"/>
          <w:marBottom w:val="0"/>
          <w:divBdr>
            <w:top w:val="none" w:sz="0" w:space="0" w:color="auto"/>
            <w:left w:val="none" w:sz="0" w:space="0" w:color="auto"/>
            <w:bottom w:val="none" w:sz="0" w:space="0" w:color="auto"/>
            <w:right w:val="none" w:sz="0" w:space="0" w:color="auto"/>
          </w:divBdr>
        </w:div>
        <w:div w:id="536089618">
          <w:marLeft w:val="640"/>
          <w:marRight w:val="0"/>
          <w:marTop w:val="0"/>
          <w:marBottom w:val="0"/>
          <w:divBdr>
            <w:top w:val="none" w:sz="0" w:space="0" w:color="auto"/>
            <w:left w:val="none" w:sz="0" w:space="0" w:color="auto"/>
            <w:bottom w:val="none" w:sz="0" w:space="0" w:color="auto"/>
            <w:right w:val="none" w:sz="0" w:space="0" w:color="auto"/>
          </w:divBdr>
        </w:div>
        <w:div w:id="121583235">
          <w:marLeft w:val="640"/>
          <w:marRight w:val="0"/>
          <w:marTop w:val="0"/>
          <w:marBottom w:val="0"/>
          <w:divBdr>
            <w:top w:val="none" w:sz="0" w:space="0" w:color="auto"/>
            <w:left w:val="none" w:sz="0" w:space="0" w:color="auto"/>
            <w:bottom w:val="none" w:sz="0" w:space="0" w:color="auto"/>
            <w:right w:val="none" w:sz="0" w:space="0" w:color="auto"/>
          </w:divBdr>
        </w:div>
        <w:div w:id="227571541">
          <w:marLeft w:val="640"/>
          <w:marRight w:val="0"/>
          <w:marTop w:val="0"/>
          <w:marBottom w:val="0"/>
          <w:divBdr>
            <w:top w:val="none" w:sz="0" w:space="0" w:color="auto"/>
            <w:left w:val="none" w:sz="0" w:space="0" w:color="auto"/>
            <w:bottom w:val="none" w:sz="0" w:space="0" w:color="auto"/>
            <w:right w:val="none" w:sz="0" w:space="0" w:color="auto"/>
          </w:divBdr>
        </w:div>
        <w:div w:id="1177505421">
          <w:marLeft w:val="640"/>
          <w:marRight w:val="0"/>
          <w:marTop w:val="0"/>
          <w:marBottom w:val="0"/>
          <w:divBdr>
            <w:top w:val="none" w:sz="0" w:space="0" w:color="auto"/>
            <w:left w:val="none" w:sz="0" w:space="0" w:color="auto"/>
            <w:bottom w:val="none" w:sz="0" w:space="0" w:color="auto"/>
            <w:right w:val="none" w:sz="0" w:space="0" w:color="auto"/>
          </w:divBdr>
        </w:div>
        <w:div w:id="1654482435">
          <w:marLeft w:val="640"/>
          <w:marRight w:val="0"/>
          <w:marTop w:val="0"/>
          <w:marBottom w:val="0"/>
          <w:divBdr>
            <w:top w:val="none" w:sz="0" w:space="0" w:color="auto"/>
            <w:left w:val="none" w:sz="0" w:space="0" w:color="auto"/>
            <w:bottom w:val="none" w:sz="0" w:space="0" w:color="auto"/>
            <w:right w:val="none" w:sz="0" w:space="0" w:color="auto"/>
          </w:divBdr>
        </w:div>
        <w:div w:id="70541032">
          <w:marLeft w:val="640"/>
          <w:marRight w:val="0"/>
          <w:marTop w:val="0"/>
          <w:marBottom w:val="0"/>
          <w:divBdr>
            <w:top w:val="none" w:sz="0" w:space="0" w:color="auto"/>
            <w:left w:val="none" w:sz="0" w:space="0" w:color="auto"/>
            <w:bottom w:val="none" w:sz="0" w:space="0" w:color="auto"/>
            <w:right w:val="none" w:sz="0" w:space="0" w:color="auto"/>
          </w:divBdr>
        </w:div>
        <w:div w:id="1732263016">
          <w:marLeft w:val="640"/>
          <w:marRight w:val="0"/>
          <w:marTop w:val="0"/>
          <w:marBottom w:val="0"/>
          <w:divBdr>
            <w:top w:val="none" w:sz="0" w:space="0" w:color="auto"/>
            <w:left w:val="none" w:sz="0" w:space="0" w:color="auto"/>
            <w:bottom w:val="none" w:sz="0" w:space="0" w:color="auto"/>
            <w:right w:val="none" w:sz="0" w:space="0" w:color="auto"/>
          </w:divBdr>
        </w:div>
        <w:div w:id="1960528244">
          <w:marLeft w:val="640"/>
          <w:marRight w:val="0"/>
          <w:marTop w:val="0"/>
          <w:marBottom w:val="0"/>
          <w:divBdr>
            <w:top w:val="none" w:sz="0" w:space="0" w:color="auto"/>
            <w:left w:val="none" w:sz="0" w:space="0" w:color="auto"/>
            <w:bottom w:val="none" w:sz="0" w:space="0" w:color="auto"/>
            <w:right w:val="none" w:sz="0" w:space="0" w:color="auto"/>
          </w:divBdr>
        </w:div>
        <w:div w:id="546919259">
          <w:marLeft w:val="640"/>
          <w:marRight w:val="0"/>
          <w:marTop w:val="0"/>
          <w:marBottom w:val="0"/>
          <w:divBdr>
            <w:top w:val="none" w:sz="0" w:space="0" w:color="auto"/>
            <w:left w:val="none" w:sz="0" w:space="0" w:color="auto"/>
            <w:bottom w:val="none" w:sz="0" w:space="0" w:color="auto"/>
            <w:right w:val="none" w:sz="0" w:space="0" w:color="auto"/>
          </w:divBdr>
        </w:div>
        <w:div w:id="755790361">
          <w:marLeft w:val="640"/>
          <w:marRight w:val="0"/>
          <w:marTop w:val="0"/>
          <w:marBottom w:val="0"/>
          <w:divBdr>
            <w:top w:val="none" w:sz="0" w:space="0" w:color="auto"/>
            <w:left w:val="none" w:sz="0" w:space="0" w:color="auto"/>
            <w:bottom w:val="none" w:sz="0" w:space="0" w:color="auto"/>
            <w:right w:val="none" w:sz="0" w:space="0" w:color="auto"/>
          </w:divBdr>
        </w:div>
        <w:div w:id="257762277">
          <w:marLeft w:val="640"/>
          <w:marRight w:val="0"/>
          <w:marTop w:val="0"/>
          <w:marBottom w:val="0"/>
          <w:divBdr>
            <w:top w:val="none" w:sz="0" w:space="0" w:color="auto"/>
            <w:left w:val="none" w:sz="0" w:space="0" w:color="auto"/>
            <w:bottom w:val="none" w:sz="0" w:space="0" w:color="auto"/>
            <w:right w:val="none" w:sz="0" w:space="0" w:color="auto"/>
          </w:divBdr>
        </w:div>
        <w:div w:id="673991337">
          <w:marLeft w:val="640"/>
          <w:marRight w:val="0"/>
          <w:marTop w:val="0"/>
          <w:marBottom w:val="0"/>
          <w:divBdr>
            <w:top w:val="none" w:sz="0" w:space="0" w:color="auto"/>
            <w:left w:val="none" w:sz="0" w:space="0" w:color="auto"/>
            <w:bottom w:val="none" w:sz="0" w:space="0" w:color="auto"/>
            <w:right w:val="none" w:sz="0" w:space="0" w:color="auto"/>
          </w:divBdr>
        </w:div>
        <w:div w:id="1958756288">
          <w:marLeft w:val="640"/>
          <w:marRight w:val="0"/>
          <w:marTop w:val="0"/>
          <w:marBottom w:val="0"/>
          <w:divBdr>
            <w:top w:val="none" w:sz="0" w:space="0" w:color="auto"/>
            <w:left w:val="none" w:sz="0" w:space="0" w:color="auto"/>
            <w:bottom w:val="none" w:sz="0" w:space="0" w:color="auto"/>
            <w:right w:val="none" w:sz="0" w:space="0" w:color="auto"/>
          </w:divBdr>
        </w:div>
        <w:div w:id="1921138518">
          <w:marLeft w:val="640"/>
          <w:marRight w:val="0"/>
          <w:marTop w:val="0"/>
          <w:marBottom w:val="0"/>
          <w:divBdr>
            <w:top w:val="none" w:sz="0" w:space="0" w:color="auto"/>
            <w:left w:val="none" w:sz="0" w:space="0" w:color="auto"/>
            <w:bottom w:val="none" w:sz="0" w:space="0" w:color="auto"/>
            <w:right w:val="none" w:sz="0" w:space="0" w:color="auto"/>
          </w:divBdr>
        </w:div>
        <w:div w:id="531378210">
          <w:marLeft w:val="640"/>
          <w:marRight w:val="0"/>
          <w:marTop w:val="0"/>
          <w:marBottom w:val="0"/>
          <w:divBdr>
            <w:top w:val="none" w:sz="0" w:space="0" w:color="auto"/>
            <w:left w:val="none" w:sz="0" w:space="0" w:color="auto"/>
            <w:bottom w:val="none" w:sz="0" w:space="0" w:color="auto"/>
            <w:right w:val="none" w:sz="0" w:space="0" w:color="auto"/>
          </w:divBdr>
        </w:div>
        <w:div w:id="576399657">
          <w:marLeft w:val="640"/>
          <w:marRight w:val="0"/>
          <w:marTop w:val="0"/>
          <w:marBottom w:val="0"/>
          <w:divBdr>
            <w:top w:val="none" w:sz="0" w:space="0" w:color="auto"/>
            <w:left w:val="none" w:sz="0" w:space="0" w:color="auto"/>
            <w:bottom w:val="none" w:sz="0" w:space="0" w:color="auto"/>
            <w:right w:val="none" w:sz="0" w:space="0" w:color="auto"/>
          </w:divBdr>
        </w:div>
        <w:div w:id="1212352095">
          <w:marLeft w:val="640"/>
          <w:marRight w:val="0"/>
          <w:marTop w:val="0"/>
          <w:marBottom w:val="0"/>
          <w:divBdr>
            <w:top w:val="none" w:sz="0" w:space="0" w:color="auto"/>
            <w:left w:val="none" w:sz="0" w:space="0" w:color="auto"/>
            <w:bottom w:val="none" w:sz="0" w:space="0" w:color="auto"/>
            <w:right w:val="none" w:sz="0" w:space="0" w:color="auto"/>
          </w:divBdr>
        </w:div>
        <w:div w:id="397047541">
          <w:marLeft w:val="640"/>
          <w:marRight w:val="0"/>
          <w:marTop w:val="0"/>
          <w:marBottom w:val="0"/>
          <w:divBdr>
            <w:top w:val="none" w:sz="0" w:space="0" w:color="auto"/>
            <w:left w:val="none" w:sz="0" w:space="0" w:color="auto"/>
            <w:bottom w:val="none" w:sz="0" w:space="0" w:color="auto"/>
            <w:right w:val="none" w:sz="0" w:space="0" w:color="auto"/>
          </w:divBdr>
        </w:div>
        <w:div w:id="530605470">
          <w:marLeft w:val="640"/>
          <w:marRight w:val="0"/>
          <w:marTop w:val="0"/>
          <w:marBottom w:val="0"/>
          <w:divBdr>
            <w:top w:val="none" w:sz="0" w:space="0" w:color="auto"/>
            <w:left w:val="none" w:sz="0" w:space="0" w:color="auto"/>
            <w:bottom w:val="none" w:sz="0" w:space="0" w:color="auto"/>
            <w:right w:val="none" w:sz="0" w:space="0" w:color="auto"/>
          </w:divBdr>
        </w:div>
        <w:div w:id="1840804823">
          <w:marLeft w:val="640"/>
          <w:marRight w:val="0"/>
          <w:marTop w:val="0"/>
          <w:marBottom w:val="0"/>
          <w:divBdr>
            <w:top w:val="none" w:sz="0" w:space="0" w:color="auto"/>
            <w:left w:val="none" w:sz="0" w:space="0" w:color="auto"/>
            <w:bottom w:val="none" w:sz="0" w:space="0" w:color="auto"/>
            <w:right w:val="none" w:sz="0" w:space="0" w:color="auto"/>
          </w:divBdr>
        </w:div>
        <w:div w:id="752901015">
          <w:marLeft w:val="640"/>
          <w:marRight w:val="0"/>
          <w:marTop w:val="0"/>
          <w:marBottom w:val="0"/>
          <w:divBdr>
            <w:top w:val="none" w:sz="0" w:space="0" w:color="auto"/>
            <w:left w:val="none" w:sz="0" w:space="0" w:color="auto"/>
            <w:bottom w:val="none" w:sz="0" w:space="0" w:color="auto"/>
            <w:right w:val="none" w:sz="0" w:space="0" w:color="auto"/>
          </w:divBdr>
        </w:div>
        <w:div w:id="977032346">
          <w:marLeft w:val="640"/>
          <w:marRight w:val="0"/>
          <w:marTop w:val="0"/>
          <w:marBottom w:val="0"/>
          <w:divBdr>
            <w:top w:val="none" w:sz="0" w:space="0" w:color="auto"/>
            <w:left w:val="none" w:sz="0" w:space="0" w:color="auto"/>
            <w:bottom w:val="none" w:sz="0" w:space="0" w:color="auto"/>
            <w:right w:val="none" w:sz="0" w:space="0" w:color="auto"/>
          </w:divBdr>
        </w:div>
        <w:div w:id="915094983">
          <w:marLeft w:val="640"/>
          <w:marRight w:val="0"/>
          <w:marTop w:val="0"/>
          <w:marBottom w:val="0"/>
          <w:divBdr>
            <w:top w:val="none" w:sz="0" w:space="0" w:color="auto"/>
            <w:left w:val="none" w:sz="0" w:space="0" w:color="auto"/>
            <w:bottom w:val="none" w:sz="0" w:space="0" w:color="auto"/>
            <w:right w:val="none" w:sz="0" w:space="0" w:color="auto"/>
          </w:divBdr>
        </w:div>
        <w:div w:id="1736976862">
          <w:marLeft w:val="640"/>
          <w:marRight w:val="0"/>
          <w:marTop w:val="0"/>
          <w:marBottom w:val="0"/>
          <w:divBdr>
            <w:top w:val="none" w:sz="0" w:space="0" w:color="auto"/>
            <w:left w:val="none" w:sz="0" w:space="0" w:color="auto"/>
            <w:bottom w:val="none" w:sz="0" w:space="0" w:color="auto"/>
            <w:right w:val="none" w:sz="0" w:space="0" w:color="auto"/>
          </w:divBdr>
        </w:div>
        <w:div w:id="375668954">
          <w:marLeft w:val="640"/>
          <w:marRight w:val="0"/>
          <w:marTop w:val="0"/>
          <w:marBottom w:val="0"/>
          <w:divBdr>
            <w:top w:val="none" w:sz="0" w:space="0" w:color="auto"/>
            <w:left w:val="none" w:sz="0" w:space="0" w:color="auto"/>
            <w:bottom w:val="none" w:sz="0" w:space="0" w:color="auto"/>
            <w:right w:val="none" w:sz="0" w:space="0" w:color="auto"/>
          </w:divBdr>
        </w:div>
        <w:div w:id="73817147">
          <w:marLeft w:val="640"/>
          <w:marRight w:val="0"/>
          <w:marTop w:val="0"/>
          <w:marBottom w:val="0"/>
          <w:divBdr>
            <w:top w:val="none" w:sz="0" w:space="0" w:color="auto"/>
            <w:left w:val="none" w:sz="0" w:space="0" w:color="auto"/>
            <w:bottom w:val="none" w:sz="0" w:space="0" w:color="auto"/>
            <w:right w:val="none" w:sz="0" w:space="0" w:color="auto"/>
          </w:divBdr>
        </w:div>
        <w:div w:id="1084645701">
          <w:marLeft w:val="640"/>
          <w:marRight w:val="0"/>
          <w:marTop w:val="0"/>
          <w:marBottom w:val="0"/>
          <w:divBdr>
            <w:top w:val="none" w:sz="0" w:space="0" w:color="auto"/>
            <w:left w:val="none" w:sz="0" w:space="0" w:color="auto"/>
            <w:bottom w:val="none" w:sz="0" w:space="0" w:color="auto"/>
            <w:right w:val="none" w:sz="0" w:space="0" w:color="auto"/>
          </w:divBdr>
        </w:div>
        <w:div w:id="2104454172">
          <w:marLeft w:val="640"/>
          <w:marRight w:val="0"/>
          <w:marTop w:val="0"/>
          <w:marBottom w:val="0"/>
          <w:divBdr>
            <w:top w:val="none" w:sz="0" w:space="0" w:color="auto"/>
            <w:left w:val="none" w:sz="0" w:space="0" w:color="auto"/>
            <w:bottom w:val="none" w:sz="0" w:space="0" w:color="auto"/>
            <w:right w:val="none" w:sz="0" w:space="0" w:color="auto"/>
          </w:divBdr>
        </w:div>
        <w:div w:id="1325619418">
          <w:marLeft w:val="640"/>
          <w:marRight w:val="0"/>
          <w:marTop w:val="0"/>
          <w:marBottom w:val="0"/>
          <w:divBdr>
            <w:top w:val="none" w:sz="0" w:space="0" w:color="auto"/>
            <w:left w:val="none" w:sz="0" w:space="0" w:color="auto"/>
            <w:bottom w:val="none" w:sz="0" w:space="0" w:color="auto"/>
            <w:right w:val="none" w:sz="0" w:space="0" w:color="auto"/>
          </w:divBdr>
        </w:div>
        <w:div w:id="1582523342">
          <w:marLeft w:val="640"/>
          <w:marRight w:val="0"/>
          <w:marTop w:val="0"/>
          <w:marBottom w:val="0"/>
          <w:divBdr>
            <w:top w:val="none" w:sz="0" w:space="0" w:color="auto"/>
            <w:left w:val="none" w:sz="0" w:space="0" w:color="auto"/>
            <w:bottom w:val="none" w:sz="0" w:space="0" w:color="auto"/>
            <w:right w:val="none" w:sz="0" w:space="0" w:color="auto"/>
          </w:divBdr>
        </w:div>
        <w:div w:id="1354843750">
          <w:marLeft w:val="640"/>
          <w:marRight w:val="0"/>
          <w:marTop w:val="0"/>
          <w:marBottom w:val="0"/>
          <w:divBdr>
            <w:top w:val="none" w:sz="0" w:space="0" w:color="auto"/>
            <w:left w:val="none" w:sz="0" w:space="0" w:color="auto"/>
            <w:bottom w:val="none" w:sz="0" w:space="0" w:color="auto"/>
            <w:right w:val="none" w:sz="0" w:space="0" w:color="auto"/>
          </w:divBdr>
        </w:div>
        <w:div w:id="1618028116">
          <w:marLeft w:val="640"/>
          <w:marRight w:val="0"/>
          <w:marTop w:val="0"/>
          <w:marBottom w:val="0"/>
          <w:divBdr>
            <w:top w:val="none" w:sz="0" w:space="0" w:color="auto"/>
            <w:left w:val="none" w:sz="0" w:space="0" w:color="auto"/>
            <w:bottom w:val="none" w:sz="0" w:space="0" w:color="auto"/>
            <w:right w:val="none" w:sz="0" w:space="0" w:color="auto"/>
          </w:divBdr>
        </w:div>
        <w:div w:id="785269442">
          <w:marLeft w:val="640"/>
          <w:marRight w:val="0"/>
          <w:marTop w:val="0"/>
          <w:marBottom w:val="0"/>
          <w:divBdr>
            <w:top w:val="none" w:sz="0" w:space="0" w:color="auto"/>
            <w:left w:val="none" w:sz="0" w:space="0" w:color="auto"/>
            <w:bottom w:val="none" w:sz="0" w:space="0" w:color="auto"/>
            <w:right w:val="none" w:sz="0" w:space="0" w:color="auto"/>
          </w:divBdr>
        </w:div>
        <w:div w:id="465897397">
          <w:marLeft w:val="640"/>
          <w:marRight w:val="0"/>
          <w:marTop w:val="0"/>
          <w:marBottom w:val="0"/>
          <w:divBdr>
            <w:top w:val="none" w:sz="0" w:space="0" w:color="auto"/>
            <w:left w:val="none" w:sz="0" w:space="0" w:color="auto"/>
            <w:bottom w:val="none" w:sz="0" w:space="0" w:color="auto"/>
            <w:right w:val="none" w:sz="0" w:space="0" w:color="auto"/>
          </w:divBdr>
        </w:div>
      </w:divsChild>
    </w:div>
    <w:div w:id="891042643">
      <w:bodyDiv w:val="1"/>
      <w:marLeft w:val="0"/>
      <w:marRight w:val="0"/>
      <w:marTop w:val="0"/>
      <w:marBottom w:val="0"/>
      <w:divBdr>
        <w:top w:val="none" w:sz="0" w:space="0" w:color="auto"/>
        <w:left w:val="none" w:sz="0" w:space="0" w:color="auto"/>
        <w:bottom w:val="none" w:sz="0" w:space="0" w:color="auto"/>
        <w:right w:val="none" w:sz="0" w:space="0" w:color="auto"/>
      </w:divBdr>
      <w:divsChild>
        <w:div w:id="198127275">
          <w:marLeft w:val="640"/>
          <w:marRight w:val="0"/>
          <w:marTop w:val="0"/>
          <w:marBottom w:val="0"/>
          <w:divBdr>
            <w:top w:val="none" w:sz="0" w:space="0" w:color="auto"/>
            <w:left w:val="none" w:sz="0" w:space="0" w:color="auto"/>
            <w:bottom w:val="none" w:sz="0" w:space="0" w:color="auto"/>
            <w:right w:val="none" w:sz="0" w:space="0" w:color="auto"/>
          </w:divBdr>
        </w:div>
        <w:div w:id="655691243">
          <w:marLeft w:val="640"/>
          <w:marRight w:val="0"/>
          <w:marTop w:val="0"/>
          <w:marBottom w:val="0"/>
          <w:divBdr>
            <w:top w:val="none" w:sz="0" w:space="0" w:color="auto"/>
            <w:left w:val="none" w:sz="0" w:space="0" w:color="auto"/>
            <w:bottom w:val="none" w:sz="0" w:space="0" w:color="auto"/>
            <w:right w:val="none" w:sz="0" w:space="0" w:color="auto"/>
          </w:divBdr>
        </w:div>
        <w:div w:id="502204904">
          <w:marLeft w:val="640"/>
          <w:marRight w:val="0"/>
          <w:marTop w:val="0"/>
          <w:marBottom w:val="0"/>
          <w:divBdr>
            <w:top w:val="none" w:sz="0" w:space="0" w:color="auto"/>
            <w:left w:val="none" w:sz="0" w:space="0" w:color="auto"/>
            <w:bottom w:val="none" w:sz="0" w:space="0" w:color="auto"/>
            <w:right w:val="none" w:sz="0" w:space="0" w:color="auto"/>
          </w:divBdr>
        </w:div>
        <w:div w:id="270480902">
          <w:marLeft w:val="640"/>
          <w:marRight w:val="0"/>
          <w:marTop w:val="0"/>
          <w:marBottom w:val="0"/>
          <w:divBdr>
            <w:top w:val="none" w:sz="0" w:space="0" w:color="auto"/>
            <w:left w:val="none" w:sz="0" w:space="0" w:color="auto"/>
            <w:bottom w:val="none" w:sz="0" w:space="0" w:color="auto"/>
            <w:right w:val="none" w:sz="0" w:space="0" w:color="auto"/>
          </w:divBdr>
        </w:div>
        <w:div w:id="1691099763">
          <w:marLeft w:val="640"/>
          <w:marRight w:val="0"/>
          <w:marTop w:val="0"/>
          <w:marBottom w:val="0"/>
          <w:divBdr>
            <w:top w:val="none" w:sz="0" w:space="0" w:color="auto"/>
            <w:left w:val="none" w:sz="0" w:space="0" w:color="auto"/>
            <w:bottom w:val="none" w:sz="0" w:space="0" w:color="auto"/>
            <w:right w:val="none" w:sz="0" w:space="0" w:color="auto"/>
          </w:divBdr>
        </w:div>
        <w:div w:id="154684966">
          <w:marLeft w:val="640"/>
          <w:marRight w:val="0"/>
          <w:marTop w:val="0"/>
          <w:marBottom w:val="0"/>
          <w:divBdr>
            <w:top w:val="none" w:sz="0" w:space="0" w:color="auto"/>
            <w:left w:val="none" w:sz="0" w:space="0" w:color="auto"/>
            <w:bottom w:val="none" w:sz="0" w:space="0" w:color="auto"/>
            <w:right w:val="none" w:sz="0" w:space="0" w:color="auto"/>
          </w:divBdr>
        </w:div>
        <w:div w:id="1769109085">
          <w:marLeft w:val="640"/>
          <w:marRight w:val="0"/>
          <w:marTop w:val="0"/>
          <w:marBottom w:val="0"/>
          <w:divBdr>
            <w:top w:val="none" w:sz="0" w:space="0" w:color="auto"/>
            <w:left w:val="none" w:sz="0" w:space="0" w:color="auto"/>
            <w:bottom w:val="none" w:sz="0" w:space="0" w:color="auto"/>
            <w:right w:val="none" w:sz="0" w:space="0" w:color="auto"/>
          </w:divBdr>
        </w:div>
        <w:div w:id="248005317">
          <w:marLeft w:val="640"/>
          <w:marRight w:val="0"/>
          <w:marTop w:val="0"/>
          <w:marBottom w:val="0"/>
          <w:divBdr>
            <w:top w:val="none" w:sz="0" w:space="0" w:color="auto"/>
            <w:left w:val="none" w:sz="0" w:space="0" w:color="auto"/>
            <w:bottom w:val="none" w:sz="0" w:space="0" w:color="auto"/>
            <w:right w:val="none" w:sz="0" w:space="0" w:color="auto"/>
          </w:divBdr>
        </w:div>
        <w:div w:id="134220654">
          <w:marLeft w:val="640"/>
          <w:marRight w:val="0"/>
          <w:marTop w:val="0"/>
          <w:marBottom w:val="0"/>
          <w:divBdr>
            <w:top w:val="none" w:sz="0" w:space="0" w:color="auto"/>
            <w:left w:val="none" w:sz="0" w:space="0" w:color="auto"/>
            <w:bottom w:val="none" w:sz="0" w:space="0" w:color="auto"/>
            <w:right w:val="none" w:sz="0" w:space="0" w:color="auto"/>
          </w:divBdr>
        </w:div>
        <w:div w:id="237862077">
          <w:marLeft w:val="640"/>
          <w:marRight w:val="0"/>
          <w:marTop w:val="0"/>
          <w:marBottom w:val="0"/>
          <w:divBdr>
            <w:top w:val="none" w:sz="0" w:space="0" w:color="auto"/>
            <w:left w:val="none" w:sz="0" w:space="0" w:color="auto"/>
            <w:bottom w:val="none" w:sz="0" w:space="0" w:color="auto"/>
            <w:right w:val="none" w:sz="0" w:space="0" w:color="auto"/>
          </w:divBdr>
        </w:div>
        <w:div w:id="1426146008">
          <w:marLeft w:val="640"/>
          <w:marRight w:val="0"/>
          <w:marTop w:val="0"/>
          <w:marBottom w:val="0"/>
          <w:divBdr>
            <w:top w:val="none" w:sz="0" w:space="0" w:color="auto"/>
            <w:left w:val="none" w:sz="0" w:space="0" w:color="auto"/>
            <w:bottom w:val="none" w:sz="0" w:space="0" w:color="auto"/>
            <w:right w:val="none" w:sz="0" w:space="0" w:color="auto"/>
          </w:divBdr>
        </w:div>
        <w:div w:id="1433747242">
          <w:marLeft w:val="640"/>
          <w:marRight w:val="0"/>
          <w:marTop w:val="0"/>
          <w:marBottom w:val="0"/>
          <w:divBdr>
            <w:top w:val="none" w:sz="0" w:space="0" w:color="auto"/>
            <w:left w:val="none" w:sz="0" w:space="0" w:color="auto"/>
            <w:bottom w:val="none" w:sz="0" w:space="0" w:color="auto"/>
            <w:right w:val="none" w:sz="0" w:space="0" w:color="auto"/>
          </w:divBdr>
        </w:div>
        <w:div w:id="519514695">
          <w:marLeft w:val="640"/>
          <w:marRight w:val="0"/>
          <w:marTop w:val="0"/>
          <w:marBottom w:val="0"/>
          <w:divBdr>
            <w:top w:val="none" w:sz="0" w:space="0" w:color="auto"/>
            <w:left w:val="none" w:sz="0" w:space="0" w:color="auto"/>
            <w:bottom w:val="none" w:sz="0" w:space="0" w:color="auto"/>
            <w:right w:val="none" w:sz="0" w:space="0" w:color="auto"/>
          </w:divBdr>
        </w:div>
        <w:div w:id="1171875263">
          <w:marLeft w:val="640"/>
          <w:marRight w:val="0"/>
          <w:marTop w:val="0"/>
          <w:marBottom w:val="0"/>
          <w:divBdr>
            <w:top w:val="none" w:sz="0" w:space="0" w:color="auto"/>
            <w:left w:val="none" w:sz="0" w:space="0" w:color="auto"/>
            <w:bottom w:val="none" w:sz="0" w:space="0" w:color="auto"/>
            <w:right w:val="none" w:sz="0" w:space="0" w:color="auto"/>
          </w:divBdr>
        </w:div>
        <w:div w:id="1756979039">
          <w:marLeft w:val="640"/>
          <w:marRight w:val="0"/>
          <w:marTop w:val="0"/>
          <w:marBottom w:val="0"/>
          <w:divBdr>
            <w:top w:val="none" w:sz="0" w:space="0" w:color="auto"/>
            <w:left w:val="none" w:sz="0" w:space="0" w:color="auto"/>
            <w:bottom w:val="none" w:sz="0" w:space="0" w:color="auto"/>
            <w:right w:val="none" w:sz="0" w:space="0" w:color="auto"/>
          </w:divBdr>
        </w:div>
        <w:div w:id="1740321663">
          <w:marLeft w:val="640"/>
          <w:marRight w:val="0"/>
          <w:marTop w:val="0"/>
          <w:marBottom w:val="0"/>
          <w:divBdr>
            <w:top w:val="none" w:sz="0" w:space="0" w:color="auto"/>
            <w:left w:val="none" w:sz="0" w:space="0" w:color="auto"/>
            <w:bottom w:val="none" w:sz="0" w:space="0" w:color="auto"/>
            <w:right w:val="none" w:sz="0" w:space="0" w:color="auto"/>
          </w:divBdr>
        </w:div>
        <w:div w:id="1713001132">
          <w:marLeft w:val="640"/>
          <w:marRight w:val="0"/>
          <w:marTop w:val="0"/>
          <w:marBottom w:val="0"/>
          <w:divBdr>
            <w:top w:val="none" w:sz="0" w:space="0" w:color="auto"/>
            <w:left w:val="none" w:sz="0" w:space="0" w:color="auto"/>
            <w:bottom w:val="none" w:sz="0" w:space="0" w:color="auto"/>
            <w:right w:val="none" w:sz="0" w:space="0" w:color="auto"/>
          </w:divBdr>
        </w:div>
        <w:div w:id="1220243010">
          <w:marLeft w:val="640"/>
          <w:marRight w:val="0"/>
          <w:marTop w:val="0"/>
          <w:marBottom w:val="0"/>
          <w:divBdr>
            <w:top w:val="none" w:sz="0" w:space="0" w:color="auto"/>
            <w:left w:val="none" w:sz="0" w:space="0" w:color="auto"/>
            <w:bottom w:val="none" w:sz="0" w:space="0" w:color="auto"/>
            <w:right w:val="none" w:sz="0" w:space="0" w:color="auto"/>
          </w:divBdr>
        </w:div>
        <w:div w:id="1895583271">
          <w:marLeft w:val="640"/>
          <w:marRight w:val="0"/>
          <w:marTop w:val="0"/>
          <w:marBottom w:val="0"/>
          <w:divBdr>
            <w:top w:val="none" w:sz="0" w:space="0" w:color="auto"/>
            <w:left w:val="none" w:sz="0" w:space="0" w:color="auto"/>
            <w:bottom w:val="none" w:sz="0" w:space="0" w:color="auto"/>
            <w:right w:val="none" w:sz="0" w:space="0" w:color="auto"/>
          </w:divBdr>
        </w:div>
        <w:div w:id="2105031069">
          <w:marLeft w:val="640"/>
          <w:marRight w:val="0"/>
          <w:marTop w:val="0"/>
          <w:marBottom w:val="0"/>
          <w:divBdr>
            <w:top w:val="none" w:sz="0" w:space="0" w:color="auto"/>
            <w:left w:val="none" w:sz="0" w:space="0" w:color="auto"/>
            <w:bottom w:val="none" w:sz="0" w:space="0" w:color="auto"/>
            <w:right w:val="none" w:sz="0" w:space="0" w:color="auto"/>
          </w:divBdr>
        </w:div>
        <w:div w:id="768113515">
          <w:marLeft w:val="640"/>
          <w:marRight w:val="0"/>
          <w:marTop w:val="0"/>
          <w:marBottom w:val="0"/>
          <w:divBdr>
            <w:top w:val="none" w:sz="0" w:space="0" w:color="auto"/>
            <w:left w:val="none" w:sz="0" w:space="0" w:color="auto"/>
            <w:bottom w:val="none" w:sz="0" w:space="0" w:color="auto"/>
            <w:right w:val="none" w:sz="0" w:space="0" w:color="auto"/>
          </w:divBdr>
        </w:div>
        <w:div w:id="645013606">
          <w:marLeft w:val="640"/>
          <w:marRight w:val="0"/>
          <w:marTop w:val="0"/>
          <w:marBottom w:val="0"/>
          <w:divBdr>
            <w:top w:val="none" w:sz="0" w:space="0" w:color="auto"/>
            <w:left w:val="none" w:sz="0" w:space="0" w:color="auto"/>
            <w:bottom w:val="none" w:sz="0" w:space="0" w:color="auto"/>
            <w:right w:val="none" w:sz="0" w:space="0" w:color="auto"/>
          </w:divBdr>
        </w:div>
        <w:div w:id="1143352881">
          <w:marLeft w:val="640"/>
          <w:marRight w:val="0"/>
          <w:marTop w:val="0"/>
          <w:marBottom w:val="0"/>
          <w:divBdr>
            <w:top w:val="none" w:sz="0" w:space="0" w:color="auto"/>
            <w:left w:val="none" w:sz="0" w:space="0" w:color="auto"/>
            <w:bottom w:val="none" w:sz="0" w:space="0" w:color="auto"/>
            <w:right w:val="none" w:sz="0" w:space="0" w:color="auto"/>
          </w:divBdr>
        </w:div>
        <w:div w:id="1133788937">
          <w:marLeft w:val="640"/>
          <w:marRight w:val="0"/>
          <w:marTop w:val="0"/>
          <w:marBottom w:val="0"/>
          <w:divBdr>
            <w:top w:val="none" w:sz="0" w:space="0" w:color="auto"/>
            <w:left w:val="none" w:sz="0" w:space="0" w:color="auto"/>
            <w:bottom w:val="none" w:sz="0" w:space="0" w:color="auto"/>
            <w:right w:val="none" w:sz="0" w:space="0" w:color="auto"/>
          </w:divBdr>
        </w:div>
        <w:div w:id="616988656">
          <w:marLeft w:val="640"/>
          <w:marRight w:val="0"/>
          <w:marTop w:val="0"/>
          <w:marBottom w:val="0"/>
          <w:divBdr>
            <w:top w:val="none" w:sz="0" w:space="0" w:color="auto"/>
            <w:left w:val="none" w:sz="0" w:space="0" w:color="auto"/>
            <w:bottom w:val="none" w:sz="0" w:space="0" w:color="auto"/>
            <w:right w:val="none" w:sz="0" w:space="0" w:color="auto"/>
          </w:divBdr>
        </w:div>
        <w:div w:id="1523399723">
          <w:marLeft w:val="640"/>
          <w:marRight w:val="0"/>
          <w:marTop w:val="0"/>
          <w:marBottom w:val="0"/>
          <w:divBdr>
            <w:top w:val="none" w:sz="0" w:space="0" w:color="auto"/>
            <w:left w:val="none" w:sz="0" w:space="0" w:color="auto"/>
            <w:bottom w:val="none" w:sz="0" w:space="0" w:color="auto"/>
            <w:right w:val="none" w:sz="0" w:space="0" w:color="auto"/>
          </w:divBdr>
        </w:div>
        <w:div w:id="788206414">
          <w:marLeft w:val="640"/>
          <w:marRight w:val="0"/>
          <w:marTop w:val="0"/>
          <w:marBottom w:val="0"/>
          <w:divBdr>
            <w:top w:val="none" w:sz="0" w:space="0" w:color="auto"/>
            <w:left w:val="none" w:sz="0" w:space="0" w:color="auto"/>
            <w:bottom w:val="none" w:sz="0" w:space="0" w:color="auto"/>
            <w:right w:val="none" w:sz="0" w:space="0" w:color="auto"/>
          </w:divBdr>
        </w:div>
        <w:div w:id="1514372478">
          <w:marLeft w:val="640"/>
          <w:marRight w:val="0"/>
          <w:marTop w:val="0"/>
          <w:marBottom w:val="0"/>
          <w:divBdr>
            <w:top w:val="none" w:sz="0" w:space="0" w:color="auto"/>
            <w:left w:val="none" w:sz="0" w:space="0" w:color="auto"/>
            <w:bottom w:val="none" w:sz="0" w:space="0" w:color="auto"/>
            <w:right w:val="none" w:sz="0" w:space="0" w:color="auto"/>
          </w:divBdr>
        </w:div>
        <w:div w:id="1937132887">
          <w:marLeft w:val="640"/>
          <w:marRight w:val="0"/>
          <w:marTop w:val="0"/>
          <w:marBottom w:val="0"/>
          <w:divBdr>
            <w:top w:val="none" w:sz="0" w:space="0" w:color="auto"/>
            <w:left w:val="none" w:sz="0" w:space="0" w:color="auto"/>
            <w:bottom w:val="none" w:sz="0" w:space="0" w:color="auto"/>
            <w:right w:val="none" w:sz="0" w:space="0" w:color="auto"/>
          </w:divBdr>
        </w:div>
        <w:div w:id="47994614">
          <w:marLeft w:val="640"/>
          <w:marRight w:val="0"/>
          <w:marTop w:val="0"/>
          <w:marBottom w:val="0"/>
          <w:divBdr>
            <w:top w:val="none" w:sz="0" w:space="0" w:color="auto"/>
            <w:left w:val="none" w:sz="0" w:space="0" w:color="auto"/>
            <w:bottom w:val="none" w:sz="0" w:space="0" w:color="auto"/>
            <w:right w:val="none" w:sz="0" w:space="0" w:color="auto"/>
          </w:divBdr>
        </w:div>
        <w:div w:id="2124416073">
          <w:marLeft w:val="640"/>
          <w:marRight w:val="0"/>
          <w:marTop w:val="0"/>
          <w:marBottom w:val="0"/>
          <w:divBdr>
            <w:top w:val="none" w:sz="0" w:space="0" w:color="auto"/>
            <w:left w:val="none" w:sz="0" w:space="0" w:color="auto"/>
            <w:bottom w:val="none" w:sz="0" w:space="0" w:color="auto"/>
            <w:right w:val="none" w:sz="0" w:space="0" w:color="auto"/>
          </w:divBdr>
        </w:div>
        <w:div w:id="1616908940">
          <w:marLeft w:val="640"/>
          <w:marRight w:val="0"/>
          <w:marTop w:val="0"/>
          <w:marBottom w:val="0"/>
          <w:divBdr>
            <w:top w:val="none" w:sz="0" w:space="0" w:color="auto"/>
            <w:left w:val="none" w:sz="0" w:space="0" w:color="auto"/>
            <w:bottom w:val="none" w:sz="0" w:space="0" w:color="auto"/>
            <w:right w:val="none" w:sz="0" w:space="0" w:color="auto"/>
          </w:divBdr>
        </w:div>
        <w:div w:id="506410077">
          <w:marLeft w:val="640"/>
          <w:marRight w:val="0"/>
          <w:marTop w:val="0"/>
          <w:marBottom w:val="0"/>
          <w:divBdr>
            <w:top w:val="none" w:sz="0" w:space="0" w:color="auto"/>
            <w:left w:val="none" w:sz="0" w:space="0" w:color="auto"/>
            <w:bottom w:val="none" w:sz="0" w:space="0" w:color="auto"/>
            <w:right w:val="none" w:sz="0" w:space="0" w:color="auto"/>
          </w:divBdr>
        </w:div>
        <w:div w:id="883761091">
          <w:marLeft w:val="640"/>
          <w:marRight w:val="0"/>
          <w:marTop w:val="0"/>
          <w:marBottom w:val="0"/>
          <w:divBdr>
            <w:top w:val="none" w:sz="0" w:space="0" w:color="auto"/>
            <w:left w:val="none" w:sz="0" w:space="0" w:color="auto"/>
            <w:bottom w:val="none" w:sz="0" w:space="0" w:color="auto"/>
            <w:right w:val="none" w:sz="0" w:space="0" w:color="auto"/>
          </w:divBdr>
        </w:div>
        <w:div w:id="1445425096">
          <w:marLeft w:val="640"/>
          <w:marRight w:val="0"/>
          <w:marTop w:val="0"/>
          <w:marBottom w:val="0"/>
          <w:divBdr>
            <w:top w:val="none" w:sz="0" w:space="0" w:color="auto"/>
            <w:left w:val="none" w:sz="0" w:space="0" w:color="auto"/>
            <w:bottom w:val="none" w:sz="0" w:space="0" w:color="auto"/>
            <w:right w:val="none" w:sz="0" w:space="0" w:color="auto"/>
          </w:divBdr>
        </w:div>
        <w:div w:id="441072484">
          <w:marLeft w:val="640"/>
          <w:marRight w:val="0"/>
          <w:marTop w:val="0"/>
          <w:marBottom w:val="0"/>
          <w:divBdr>
            <w:top w:val="none" w:sz="0" w:space="0" w:color="auto"/>
            <w:left w:val="none" w:sz="0" w:space="0" w:color="auto"/>
            <w:bottom w:val="none" w:sz="0" w:space="0" w:color="auto"/>
            <w:right w:val="none" w:sz="0" w:space="0" w:color="auto"/>
          </w:divBdr>
        </w:div>
        <w:div w:id="1977441881">
          <w:marLeft w:val="640"/>
          <w:marRight w:val="0"/>
          <w:marTop w:val="0"/>
          <w:marBottom w:val="0"/>
          <w:divBdr>
            <w:top w:val="none" w:sz="0" w:space="0" w:color="auto"/>
            <w:left w:val="none" w:sz="0" w:space="0" w:color="auto"/>
            <w:bottom w:val="none" w:sz="0" w:space="0" w:color="auto"/>
            <w:right w:val="none" w:sz="0" w:space="0" w:color="auto"/>
          </w:divBdr>
        </w:div>
        <w:div w:id="803540915">
          <w:marLeft w:val="640"/>
          <w:marRight w:val="0"/>
          <w:marTop w:val="0"/>
          <w:marBottom w:val="0"/>
          <w:divBdr>
            <w:top w:val="none" w:sz="0" w:space="0" w:color="auto"/>
            <w:left w:val="none" w:sz="0" w:space="0" w:color="auto"/>
            <w:bottom w:val="none" w:sz="0" w:space="0" w:color="auto"/>
            <w:right w:val="none" w:sz="0" w:space="0" w:color="auto"/>
          </w:divBdr>
        </w:div>
        <w:div w:id="799303985">
          <w:marLeft w:val="640"/>
          <w:marRight w:val="0"/>
          <w:marTop w:val="0"/>
          <w:marBottom w:val="0"/>
          <w:divBdr>
            <w:top w:val="none" w:sz="0" w:space="0" w:color="auto"/>
            <w:left w:val="none" w:sz="0" w:space="0" w:color="auto"/>
            <w:bottom w:val="none" w:sz="0" w:space="0" w:color="auto"/>
            <w:right w:val="none" w:sz="0" w:space="0" w:color="auto"/>
          </w:divBdr>
        </w:div>
        <w:div w:id="1581061846">
          <w:marLeft w:val="640"/>
          <w:marRight w:val="0"/>
          <w:marTop w:val="0"/>
          <w:marBottom w:val="0"/>
          <w:divBdr>
            <w:top w:val="none" w:sz="0" w:space="0" w:color="auto"/>
            <w:left w:val="none" w:sz="0" w:space="0" w:color="auto"/>
            <w:bottom w:val="none" w:sz="0" w:space="0" w:color="auto"/>
            <w:right w:val="none" w:sz="0" w:space="0" w:color="auto"/>
          </w:divBdr>
        </w:div>
        <w:div w:id="1931545559">
          <w:marLeft w:val="640"/>
          <w:marRight w:val="0"/>
          <w:marTop w:val="0"/>
          <w:marBottom w:val="0"/>
          <w:divBdr>
            <w:top w:val="none" w:sz="0" w:space="0" w:color="auto"/>
            <w:left w:val="none" w:sz="0" w:space="0" w:color="auto"/>
            <w:bottom w:val="none" w:sz="0" w:space="0" w:color="auto"/>
            <w:right w:val="none" w:sz="0" w:space="0" w:color="auto"/>
          </w:divBdr>
        </w:div>
        <w:div w:id="1088041160">
          <w:marLeft w:val="640"/>
          <w:marRight w:val="0"/>
          <w:marTop w:val="0"/>
          <w:marBottom w:val="0"/>
          <w:divBdr>
            <w:top w:val="none" w:sz="0" w:space="0" w:color="auto"/>
            <w:left w:val="none" w:sz="0" w:space="0" w:color="auto"/>
            <w:bottom w:val="none" w:sz="0" w:space="0" w:color="auto"/>
            <w:right w:val="none" w:sz="0" w:space="0" w:color="auto"/>
          </w:divBdr>
        </w:div>
        <w:div w:id="693656083">
          <w:marLeft w:val="640"/>
          <w:marRight w:val="0"/>
          <w:marTop w:val="0"/>
          <w:marBottom w:val="0"/>
          <w:divBdr>
            <w:top w:val="none" w:sz="0" w:space="0" w:color="auto"/>
            <w:left w:val="none" w:sz="0" w:space="0" w:color="auto"/>
            <w:bottom w:val="none" w:sz="0" w:space="0" w:color="auto"/>
            <w:right w:val="none" w:sz="0" w:space="0" w:color="auto"/>
          </w:divBdr>
        </w:div>
        <w:div w:id="2008553784">
          <w:marLeft w:val="640"/>
          <w:marRight w:val="0"/>
          <w:marTop w:val="0"/>
          <w:marBottom w:val="0"/>
          <w:divBdr>
            <w:top w:val="none" w:sz="0" w:space="0" w:color="auto"/>
            <w:left w:val="none" w:sz="0" w:space="0" w:color="auto"/>
            <w:bottom w:val="none" w:sz="0" w:space="0" w:color="auto"/>
            <w:right w:val="none" w:sz="0" w:space="0" w:color="auto"/>
          </w:divBdr>
        </w:div>
        <w:div w:id="213582146">
          <w:marLeft w:val="640"/>
          <w:marRight w:val="0"/>
          <w:marTop w:val="0"/>
          <w:marBottom w:val="0"/>
          <w:divBdr>
            <w:top w:val="none" w:sz="0" w:space="0" w:color="auto"/>
            <w:left w:val="none" w:sz="0" w:space="0" w:color="auto"/>
            <w:bottom w:val="none" w:sz="0" w:space="0" w:color="auto"/>
            <w:right w:val="none" w:sz="0" w:space="0" w:color="auto"/>
          </w:divBdr>
        </w:div>
        <w:div w:id="788935606">
          <w:marLeft w:val="640"/>
          <w:marRight w:val="0"/>
          <w:marTop w:val="0"/>
          <w:marBottom w:val="0"/>
          <w:divBdr>
            <w:top w:val="none" w:sz="0" w:space="0" w:color="auto"/>
            <w:left w:val="none" w:sz="0" w:space="0" w:color="auto"/>
            <w:bottom w:val="none" w:sz="0" w:space="0" w:color="auto"/>
            <w:right w:val="none" w:sz="0" w:space="0" w:color="auto"/>
          </w:divBdr>
        </w:div>
        <w:div w:id="461191304">
          <w:marLeft w:val="640"/>
          <w:marRight w:val="0"/>
          <w:marTop w:val="0"/>
          <w:marBottom w:val="0"/>
          <w:divBdr>
            <w:top w:val="none" w:sz="0" w:space="0" w:color="auto"/>
            <w:left w:val="none" w:sz="0" w:space="0" w:color="auto"/>
            <w:bottom w:val="none" w:sz="0" w:space="0" w:color="auto"/>
            <w:right w:val="none" w:sz="0" w:space="0" w:color="auto"/>
          </w:divBdr>
        </w:div>
        <w:div w:id="206601352">
          <w:marLeft w:val="640"/>
          <w:marRight w:val="0"/>
          <w:marTop w:val="0"/>
          <w:marBottom w:val="0"/>
          <w:divBdr>
            <w:top w:val="none" w:sz="0" w:space="0" w:color="auto"/>
            <w:left w:val="none" w:sz="0" w:space="0" w:color="auto"/>
            <w:bottom w:val="none" w:sz="0" w:space="0" w:color="auto"/>
            <w:right w:val="none" w:sz="0" w:space="0" w:color="auto"/>
          </w:divBdr>
        </w:div>
        <w:div w:id="9182882">
          <w:marLeft w:val="640"/>
          <w:marRight w:val="0"/>
          <w:marTop w:val="0"/>
          <w:marBottom w:val="0"/>
          <w:divBdr>
            <w:top w:val="none" w:sz="0" w:space="0" w:color="auto"/>
            <w:left w:val="none" w:sz="0" w:space="0" w:color="auto"/>
            <w:bottom w:val="none" w:sz="0" w:space="0" w:color="auto"/>
            <w:right w:val="none" w:sz="0" w:space="0" w:color="auto"/>
          </w:divBdr>
        </w:div>
        <w:div w:id="1328443499">
          <w:marLeft w:val="640"/>
          <w:marRight w:val="0"/>
          <w:marTop w:val="0"/>
          <w:marBottom w:val="0"/>
          <w:divBdr>
            <w:top w:val="none" w:sz="0" w:space="0" w:color="auto"/>
            <w:left w:val="none" w:sz="0" w:space="0" w:color="auto"/>
            <w:bottom w:val="none" w:sz="0" w:space="0" w:color="auto"/>
            <w:right w:val="none" w:sz="0" w:space="0" w:color="auto"/>
          </w:divBdr>
        </w:div>
        <w:div w:id="551115423">
          <w:marLeft w:val="640"/>
          <w:marRight w:val="0"/>
          <w:marTop w:val="0"/>
          <w:marBottom w:val="0"/>
          <w:divBdr>
            <w:top w:val="none" w:sz="0" w:space="0" w:color="auto"/>
            <w:left w:val="none" w:sz="0" w:space="0" w:color="auto"/>
            <w:bottom w:val="none" w:sz="0" w:space="0" w:color="auto"/>
            <w:right w:val="none" w:sz="0" w:space="0" w:color="auto"/>
          </w:divBdr>
        </w:div>
        <w:div w:id="851525754">
          <w:marLeft w:val="640"/>
          <w:marRight w:val="0"/>
          <w:marTop w:val="0"/>
          <w:marBottom w:val="0"/>
          <w:divBdr>
            <w:top w:val="none" w:sz="0" w:space="0" w:color="auto"/>
            <w:left w:val="none" w:sz="0" w:space="0" w:color="auto"/>
            <w:bottom w:val="none" w:sz="0" w:space="0" w:color="auto"/>
            <w:right w:val="none" w:sz="0" w:space="0" w:color="auto"/>
          </w:divBdr>
        </w:div>
        <w:div w:id="410392059">
          <w:marLeft w:val="640"/>
          <w:marRight w:val="0"/>
          <w:marTop w:val="0"/>
          <w:marBottom w:val="0"/>
          <w:divBdr>
            <w:top w:val="none" w:sz="0" w:space="0" w:color="auto"/>
            <w:left w:val="none" w:sz="0" w:space="0" w:color="auto"/>
            <w:bottom w:val="none" w:sz="0" w:space="0" w:color="auto"/>
            <w:right w:val="none" w:sz="0" w:space="0" w:color="auto"/>
          </w:divBdr>
        </w:div>
        <w:div w:id="166333643">
          <w:marLeft w:val="640"/>
          <w:marRight w:val="0"/>
          <w:marTop w:val="0"/>
          <w:marBottom w:val="0"/>
          <w:divBdr>
            <w:top w:val="none" w:sz="0" w:space="0" w:color="auto"/>
            <w:left w:val="none" w:sz="0" w:space="0" w:color="auto"/>
            <w:bottom w:val="none" w:sz="0" w:space="0" w:color="auto"/>
            <w:right w:val="none" w:sz="0" w:space="0" w:color="auto"/>
          </w:divBdr>
        </w:div>
        <w:div w:id="1626542702">
          <w:marLeft w:val="640"/>
          <w:marRight w:val="0"/>
          <w:marTop w:val="0"/>
          <w:marBottom w:val="0"/>
          <w:divBdr>
            <w:top w:val="none" w:sz="0" w:space="0" w:color="auto"/>
            <w:left w:val="none" w:sz="0" w:space="0" w:color="auto"/>
            <w:bottom w:val="none" w:sz="0" w:space="0" w:color="auto"/>
            <w:right w:val="none" w:sz="0" w:space="0" w:color="auto"/>
          </w:divBdr>
        </w:div>
        <w:div w:id="396320324">
          <w:marLeft w:val="640"/>
          <w:marRight w:val="0"/>
          <w:marTop w:val="0"/>
          <w:marBottom w:val="0"/>
          <w:divBdr>
            <w:top w:val="none" w:sz="0" w:space="0" w:color="auto"/>
            <w:left w:val="none" w:sz="0" w:space="0" w:color="auto"/>
            <w:bottom w:val="none" w:sz="0" w:space="0" w:color="auto"/>
            <w:right w:val="none" w:sz="0" w:space="0" w:color="auto"/>
          </w:divBdr>
        </w:div>
        <w:div w:id="1265917888">
          <w:marLeft w:val="640"/>
          <w:marRight w:val="0"/>
          <w:marTop w:val="0"/>
          <w:marBottom w:val="0"/>
          <w:divBdr>
            <w:top w:val="none" w:sz="0" w:space="0" w:color="auto"/>
            <w:left w:val="none" w:sz="0" w:space="0" w:color="auto"/>
            <w:bottom w:val="none" w:sz="0" w:space="0" w:color="auto"/>
            <w:right w:val="none" w:sz="0" w:space="0" w:color="auto"/>
          </w:divBdr>
        </w:div>
        <w:div w:id="1371690381">
          <w:marLeft w:val="640"/>
          <w:marRight w:val="0"/>
          <w:marTop w:val="0"/>
          <w:marBottom w:val="0"/>
          <w:divBdr>
            <w:top w:val="none" w:sz="0" w:space="0" w:color="auto"/>
            <w:left w:val="none" w:sz="0" w:space="0" w:color="auto"/>
            <w:bottom w:val="none" w:sz="0" w:space="0" w:color="auto"/>
            <w:right w:val="none" w:sz="0" w:space="0" w:color="auto"/>
          </w:divBdr>
        </w:div>
        <w:div w:id="723329651">
          <w:marLeft w:val="640"/>
          <w:marRight w:val="0"/>
          <w:marTop w:val="0"/>
          <w:marBottom w:val="0"/>
          <w:divBdr>
            <w:top w:val="none" w:sz="0" w:space="0" w:color="auto"/>
            <w:left w:val="none" w:sz="0" w:space="0" w:color="auto"/>
            <w:bottom w:val="none" w:sz="0" w:space="0" w:color="auto"/>
            <w:right w:val="none" w:sz="0" w:space="0" w:color="auto"/>
          </w:divBdr>
        </w:div>
        <w:div w:id="371660091">
          <w:marLeft w:val="640"/>
          <w:marRight w:val="0"/>
          <w:marTop w:val="0"/>
          <w:marBottom w:val="0"/>
          <w:divBdr>
            <w:top w:val="none" w:sz="0" w:space="0" w:color="auto"/>
            <w:left w:val="none" w:sz="0" w:space="0" w:color="auto"/>
            <w:bottom w:val="none" w:sz="0" w:space="0" w:color="auto"/>
            <w:right w:val="none" w:sz="0" w:space="0" w:color="auto"/>
          </w:divBdr>
        </w:div>
        <w:div w:id="250430377">
          <w:marLeft w:val="640"/>
          <w:marRight w:val="0"/>
          <w:marTop w:val="0"/>
          <w:marBottom w:val="0"/>
          <w:divBdr>
            <w:top w:val="none" w:sz="0" w:space="0" w:color="auto"/>
            <w:left w:val="none" w:sz="0" w:space="0" w:color="auto"/>
            <w:bottom w:val="none" w:sz="0" w:space="0" w:color="auto"/>
            <w:right w:val="none" w:sz="0" w:space="0" w:color="auto"/>
          </w:divBdr>
        </w:div>
        <w:div w:id="203099219">
          <w:marLeft w:val="640"/>
          <w:marRight w:val="0"/>
          <w:marTop w:val="0"/>
          <w:marBottom w:val="0"/>
          <w:divBdr>
            <w:top w:val="none" w:sz="0" w:space="0" w:color="auto"/>
            <w:left w:val="none" w:sz="0" w:space="0" w:color="auto"/>
            <w:bottom w:val="none" w:sz="0" w:space="0" w:color="auto"/>
            <w:right w:val="none" w:sz="0" w:space="0" w:color="auto"/>
          </w:divBdr>
        </w:div>
        <w:div w:id="681005618">
          <w:marLeft w:val="640"/>
          <w:marRight w:val="0"/>
          <w:marTop w:val="0"/>
          <w:marBottom w:val="0"/>
          <w:divBdr>
            <w:top w:val="none" w:sz="0" w:space="0" w:color="auto"/>
            <w:left w:val="none" w:sz="0" w:space="0" w:color="auto"/>
            <w:bottom w:val="none" w:sz="0" w:space="0" w:color="auto"/>
            <w:right w:val="none" w:sz="0" w:space="0" w:color="auto"/>
          </w:divBdr>
        </w:div>
        <w:div w:id="358433712">
          <w:marLeft w:val="640"/>
          <w:marRight w:val="0"/>
          <w:marTop w:val="0"/>
          <w:marBottom w:val="0"/>
          <w:divBdr>
            <w:top w:val="none" w:sz="0" w:space="0" w:color="auto"/>
            <w:left w:val="none" w:sz="0" w:space="0" w:color="auto"/>
            <w:bottom w:val="none" w:sz="0" w:space="0" w:color="auto"/>
            <w:right w:val="none" w:sz="0" w:space="0" w:color="auto"/>
          </w:divBdr>
        </w:div>
        <w:div w:id="623732881">
          <w:marLeft w:val="640"/>
          <w:marRight w:val="0"/>
          <w:marTop w:val="0"/>
          <w:marBottom w:val="0"/>
          <w:divBdr>
            <w:top w:val="none" w:sz="0" w:space="0" w:color="auto"/>
            <w:left w:val="none" w:sz="0" w:space="0" w:color="auto"/>
            <w:bottom w:val="none" w:sz="0" w:space="0" w:color="auto"/>
            <w:right w:val="none" w:sz="0" w:space="0" w:color="auto"/>
          </w:divBdr>
        </w:div>
        <w:div w:id="265357406">
          <w:marLeft w:val="640"/>
          <w:marRight w:val="0"/>
          <w:marTop w:val="0"/>
          <w:marBottom w:val="0"/>
          <w:divBdr>
            <w:top w:val="none" w:sz="0" w:space="0" w:color="auto"/>
            <w:left w:val="none" w:sz="0" w:space="0" w:color="auto"/>
            <w:bottom w:val="none" w:sz="0" w:space="0" w:color="auto"/>
            <w:right w:val="none" w:sz="0" w:space="0" w:color="auto"/>
          </w:divBdr>
        </w:div>
        <w:div w:id="1531644220">
          <w:marLeft w:val="640"/>
          <w:marRight w:val="0"/>
          <w:marTop w:val="0"/>
          <w:marBottom w:val="0"/>
          <w:divBdr>
            <w:top w:val="none" w:sz="0" w:space="0" w:color="auto"/>
            <w:left w:val="none" w:sz="0" w:space="0" w:color="auto"/>
            <w:bottom w:val="none" w:sz="0" w:space="0" w:color="auto"/>
            <w:right w:val="none" w:sz="0" w:space="0" w:color="auto"/>
          </w:divBdr>
        </w:div>
        <w:div w:id="299001585">
          <w:marLeft w:val="640"/>
          <w:marRight w:val="0"/>
          <w:marTop w:val="0"/>
          <w:marBottom w:val="0"/>
          <w:divBdr>
            <w:top w:val="none" w:sz="0" w:space="0" w:color="auto"/>
            <w:left w:val="none" w:sz="0" w:space="0" w:color="auto"/>
            <w:bottom w:val="none" w:sz="0" w:space="0" w:color="auto"/>
            <w:right w:val="none" w:sz="0" w:space="0" w:color="auto"/>
          </w:divBdr>
        </w:div>
        <w:div w:id="627130420">
          <w:marLeft w:val="640"/>
          <w:marRight w:val="0"/>
          <w:marTop w:val="0"/>
          <w:marBottom w:val="0"/>
          <w:divBdr>
            <w:top w:val="none" w:sz="0" w:space="0" w:color="auto"/>
            <w:left w:val="none" w:sz="0" w:space="0" w:color="auto"/>
            <w:bottom w:val="none" w:sz="0" w:space="0" w:color="auto"/>
            <w:right w:val="none" w:sz="0" w:space="0" w:color="auto"/>
          </w:divBdr>
        </w:div>
        <w:div w:id="874076526">
          <w:marLeft w:val="640"/>
          <w:marRight w:val="0"/>
          <w:marTop w:val="0"/>
          <w:marBottom w:val="0"/>
          <w:divBdr>
            <w:top w:val="none" w:sz="0" w:space="0" w:color="auto"/>
            <w:left w:val="none" w:sz="0" w:space="0" w:color="auto"/>
            <w:bottom w:val="none" w:sz="0" w:space="0" w:color="auto"/>
            <w:right w:val="none" w:sz="0" w:space="0" w:color="auto"/>
          </w:divBdr>
        </w:div>
      </w:divsChild>
    </w:div>
    <w:div w:id="908612259">
      <w:bodyDiv w:val="1"/>
      <w:marLeft w:val="0"/>
      <w:marRight w:val="0"/>
      <w:marTop w:val="0"/>
      <w:marBottom w:val="0"/>
      <w:divBdr>
        <w:top w:val="none" w:sz="0" w:space="0" w:color="auto"/>
        <w:left w:val="none" w:sz="0" w:space="0" w:color="auto"/>
        <w:bottom w:val="none" w:sz="0" w:space="0" w:color="auto"/>
        <w:right w:val="none" w:sz="0" w:space="0" w:color="auto"/>
      </w:divBdr>
    </w:div>
    <w:div w:id="1001813560">
      <w:bodyDiv w:val="1"/>
      <w:marLeft w:val="0"/>
      <w:marRight w:val="0"/>
      <w:marTop w:val="0"/>
      <w:marBottom w:val="0"/>
      <w:divBdr>
        <w:top w:val="none" w:sz="0" w:space="0" w:color="auto"/>
        <w:left w:val="none" w:sz="0" w:space="0" w:color="auto"/>
        <w:bottom w:val="none" w:sz="0" w:space="0" w:color="auto"/>
        <w:right w:val="none" w:sz="0" w:space="0" w:color="auto"/>
      </w:divBdr>
      <w:divsChild>
        <w:div w:id="1254390461">
          <w:marLeft w:val="640"/>
          <w:marRight w:val="0"/>
          <w:marTop w:val="0"/>
          <w:marBottom w:val="0"/>
          <w:divBdr>
            <w:top w:val="none" w:sz="0" w:space="0" w:color="auto"/>
            <w:left w:val="none" w:sz="0" w:space="0" w:color="auto"/>
            <w:bottom w:val="none" w:sz="0" w:space="0" w:color="auto"/>
            <w:right w:val="none" w:sz="0" w:space="0" w:color="auto"/>
          </w:divBdr>
        </w:div>
        <w:div w:id="900797391">
          <w:marLeft w:val="640"/>
          <w:marRight w:val="0"/>
          <w:marTop w:val="0"/>
          <w:marBottom w:val="0"/>
          <w:divBdr>
            <w:top w:val="none" w:sz="0" w:space="0" w:color="auto"/>
            <w:left w:val="none" w:sz="0" w:space="0" w:color="auto"/>
            <w:bottom w:val="none" w:sz="0" w:space="0" w:color="auto"/>
            <w:right w:val="none" w:sz="0" w:space="0" w:color="auto"/>
          </w:divBdr>
        </w:div>
        <w:div w:id="2035183003">
          <w:marLeft w:val="640"/>
          <w:marRight w:val="0"/>
          <w:marTop w:val="0"/>
          <w:marBottom w:val="0"/>
          <w:divBdr>
            <w:top w:val="none" w:sz="0" w:space="0" w:color="auto"/>
            <w:left w:val="none" w:sz="0" w:space="0" w:color="auto"/>
            <w:bottom w:val="none" w:sz="0" w:space="0" w:color="auto"/>
            <w:right w:val="none" w:sz="0" w:space="0" w:color="auto"/>
          </w:divBdr>
        </w:div>
        <w:div w:id="962927664">
          <w:marLeft w:val="640"/>
          <w:marRight w:val="0"/>
          <w:marTop w:val="0"/>
          <w:marBottom w:val="0"/>
          <w:divBdr>
            <w:top w:val="none" w:sz="0" w:space="0" w:color="auto"/>
            <w:left w:val="none" w:sz="0" w:space="0" w:color="auto"/>
            <w:bottom w:val="none" w:sz="0" w:space="0" w:color="auto"/>
            <w:right w:val="none" w:sz="0" w:space="0" w:color="auto"/>
          </w:divBdr>
        </w:div>
        <w:div w:id="620190698">
          <w:marLeft w:val="640"/>
          <w:marRight w:val="0"/>
          <w:marTop w:val="0"/>
          <w:marBottom w:val="0"/>
          <w:divBdr>
            <w:top w:val="none" w:sz="0" w:space="0" w:color="auto"/>
            <w:left w:val="none" w:sz="0" w:space="0" w:color="auto"/>
            <w:bottom w:val="none" w:sz="0" w:space="0" w:color="auto"/>
            <w:right w:val="none" w:sz="0" w:space="0" w:color="auto"/>
          </w:divBdr>
        </w:div>
        <w:div w:id="536283201">
          <w:marLeft w:val="640"/>
          <w:marRight w:val="0"/>
          <w:marTop w:val="0"/>
          <w:marBottom w:val="0"/>
          <w:divBdr>
            <w:top w:val="none" w:sz="0" w:space="0" w:color="auto"/>
            <w:left w:val="none" w:sz="0" w:space="0" w:color="auto"/>
            <w:bottom w:val="none" w:sz="0" w:space="0" w:color="auto"/>
            <w:right w:val="none" w:sz="0" w:space="0" w:color="auto"/>
          </w:divBdr>
        </w:div>
        <w:div w:id="461846868">
          <w:marLeft w:val="640"/>
          <w:marRight w:val="0"/>
          <w:marTop w:val="0"/>
          <w:marBottom w:val="0"/>
          <w:divBdr>
            <w:top w:val="none" w:sz="0" w:space="0" w:color="auto"/>
            <w:left w:val="none" w:sz="0" w:space="0" w:color="auto"/>
            <w:bottom w:val="none" w:sz="0" w:space="0" w:color="auto"/>
            <w:right w:val="none" w:sz="0" w:space="0" w:color="auto"/>
          </w:divBdr>
        </w:div>
        <w:div w:id="129709648">
          <w:marLeft w:val="640"/>
          <w:marRight w:val="0"/>
          <w:marTop w:val="0"/>
          <w:marBottom w:val="0"/>
          <w:divBdr>
            <w:top w:val="none" w:sz="0" w:space="0" w:color="auto"/>
            <w:left w:val="none" w:sz="0" w:space="0" w:color="auto"/>
            <w:bottom w:val="none" w:sz="0" w:space="0" w:color="auto"/>
            <w:right w:val="none" w:sz="0" w:space="0" w:color="auto"/>
          </w:divBdr>
        </w:div>
        <w:div w:id="1819106545">
          <w:marLeft w:val="640"/>
          <w:marRight w:val="0"/>
          <w:marTop w:val="0"/>
          <w:marBottom w:val="0"/>
          <w:divBdr>
            <w:top w:val="none" w:sz="0" w:space="0" w:color="auto"/>
            <w:left w:val="none" w:sz="0" w:space="0" w:color="auto"/>
            <w:bottom w:val="none" w:sz="0" w:space="0" w:color="auto"/>
            <w:right w:val="none" w:sz="0" w:space="0" w:color="auto"/>
          </w:divBdr>
        </w:div>
        <w:div w:id="1639415549">
          <w:marLeft w:val="640"/>
          <w:marRight w:val="0"/>
          <w:marTop w:val="0"/>
          <w:marBottom w:val="0"/>
          <w:divBdr>
            <w:top w:val="none" w:sz="0" w:space="0" w:color="auto"/>
            <w:left w:val="none" w:sz="0" w:space="0" w:color="auto"/>
            <w:bottom w:val="none" w:sz="0" w:space="0" w:color="auto"/>
            <w:right w:val="none" w:sz="0" w:space="0" w:color="auto"/>
          </w:divBdr>
        </w:div>
        <w:div w:id="844368704">
          <w:marLeft w:val="640"/>
          <w:marRight w:val="0"/>
          <w:marTop w:val="0"/>
          <w:marBottom w:val="0"/>
          <w:divBdr>
            <w:top w:val="none" w:sz="0" w:space="0" w:color="auto"/>
            <w:left w:val="none" w:sz="0" w:space="0" w:color="auto"/>
            <w:bottom w:val="none" w:sz="0" w:space="0" w:color="auto"/>
            <w:right w:val="none" w:sz="0" w:space="0" w:color="auto"/>
          </w:divBdr>
        </w:div>
        <w:div w:id="2044400121">
          <w:marLeft w:val="640"/>
          <w:marRight w:val="0"/>
          <w:marTop w:val="0"/>
          <w:marBottom w:val="0"/>
          <w:divBdr>
            <w:top w:val="none" w:sz="0" w:space="0" w:color="auto"/>
            <w:left w:val="none" w:sz="0" w:space="0" w:color="auto"/>
            <w:bottom w:val="none" w:sz="0" w:space="0" w:color="auto"/>
            <w:right w:val="none" w:sz="0" w:space="0" w:color="auto"/>
          </w:divBdr>
        </w:div>
        <w:div w:id="315652279">
          <w:marLeft w:val="640"/>
          <w:marRight w:val="0"/>
          <w:marTop w:val="0"/>
          <w:marBottom w:val="0"/>
          <w:divBdr>
            <w:top w:val="none" w:sz="0" w:space="0" w:color="auto"/>
            <w:left w:val="none" w:sz="0" w:space="0" w:color="auto"/>
            <w:bottom w:val="none" w:sz="0" w:space="0" w:color="auto"/>
            <w:right w:val="none" w:sz="0" w:space="0" w:color="auto"/>
          </w:divBdr>
        </w:div>
        <w:div w:id="324826138">
          <w:marLeft w:val="640"/>
          <w:marRight w:val="0"/>
          <w:marTop w:val="0"/>
          <w:marBottom w:val="0"/>
          <w:divBdr>
            <w:top w:val="none" w:sz="0" w:space="0" w:color="auto"/>
            <w:left w:val="none" w:sz="0" w:space="0" w:color="auto"/>
            <w:bottom w:val="none" w:sz="0" w:space="0" w:color="auto"/>
            <w:right w:val="none" w:sz="0" w:space="0" w:color="auto"/>
          </w:divBdr>
        </w:div>
        <w:div w:id="224604857">
          <w:marLeft w:val="640"/>
          <w:marRight w:val="0"/>
          <w:marTop w:val="0"/>
          <w:marBottom w:val="0"/>
          <w:divBdr>
            <w:top w:val="none" w:sz="0" w:space="0" w:color="auto"/>
            <w:left w:val="none" w:sz="0" w:space="0" w:color="auto"/>
            <w:bottom w:val="none" w:sz="0" w:space="0" w:color="auto"/>
            <w:right w:val="none" w:sz="0" w:space="0" w:color="auto"/>
          </w:divBdr>
        </w:div>
        <w:div w:id="837892636">
          <w:marLeft w:val="640"/>
          <w:marRight w:val="0"/>
          <w:marTop w:val="0"/>
          <w:marBottom w:val="0"/>
          <w:divBdr>
            <w:top w:val="none" w:sz="0" w:space="0" w:color="auto"/>
            <w:left w:val="none" w:sz="0" w:space="0" w:color="auto"/>
            <w:bottom w:val="none" w:sz="0" w:space="0" w:color="auto"/>
            <w:right w:val="none" w:sz="0" w:space="0" w:color="auto"/>
          </w:divBdr>
        </w:div>
        <w:div w:id="1485125106">
          <w:marLeft w:val="640"/>
          <w:marRight w:val="0"/>
          <w:marTop w:val="0"/>
          <w:marBottom w:val="0"/>
          <w:divBdr>
            <w:top w:val="none" w:sz="0" w:space="0" w:color="auto"/>
            <w:left w:val="none" w:sz="0" w:space="0" w:color="auto"/>
            <w:bottom w:val="none" w:sz="0" w:space="0" w:color="auto"/>
            <w:right w:val="none" w:sz="0" w:space="0" w:color="auto"/>
          </w:divBdr>
        </w:div>
        <w:div w:id="1972054453">
          <w:marLeft w:val="640"/>
          <w:marRight w:val="0"/>
          <w:marTop w:val="0"/>
          <w:marBottom w:val="0"/>
          <w:divBdr>
            <w:top w:val="none" w:sz="0" w:space="0" w:color="auto"/>
            <w:left w:val="none" w:sz="0" w:space="0" w:color="auto"/>
            <w:bottom w:val="none" w:sz="0" w:space="0" w:color="auto"/>
            <w:right w:val="none" w:sz="0" w:space="0" w:color="auto"/>
          </w:divBdr>
        </w:div>
        <w:div w:id="96141530">
          <w:marLeft w:val="640"/>
          <w:marRight w:val="0"/>
          <w:marTop w:val="0"/>
          <w:marBottom w:val="0"/>
          <w:divBdr>
            <w:top w:val="none" w:sz="0" w:space="0" w:color="auto"/>
            <w:left w:val="none" w:sz="0" w:space="0" w:color="auto"/>
            <w:bottom w:val="none" w:sz="0" w:space="0" w:color="auto"/>
            <w:right w:val="none" w:sz="0" w:space="0" w:color="auto"/>
          </w:divBdr>
        </w:div>
        <w:div w:id="1754887574">
          <w:marLeft w:val="640"/>
          <w:marRight w:val="0"/>
          <w:marTop w:val="0"/>
          <w:marBottom w:val="0"/>
          <w:divBdr>
            <w:top w:val="none" w:sz="0" w:space="0" w:color="auto"/>
            <w:left w:val="none" w:sz="0" w:space="0" w:color="auto"/>
            <w:bottom w:val="none" w:sz="0" w:space="0" w:color="auto"/>
            <w:right w:val="none" w:sz="0" w:space="0" w:color="auto"/>
          </w:divBdr>
        </w:div>
        <w:div w:id="2144736177">
          <w:marLeft w:val="640"/>
          <w:marRight w:val="0"/>
          <w:marTop w:val="0"/>
          <w:marBottom w:val="0"/>
          <w:divBdr>
            <w:top w:val="none" w:sz="0" w:space="0" w:color="auto"/>
            <w:left w:val="none" w:sz="0" w:space="0" w:color="auto"/>
            <w:bottom w:val="none" w:sz="0" w:space="0" w:color="auto"/>
            <w:right w:val="none" w:sz="0" w:space="0" w:color="auto"/>
          </w:divBdr>
        </w:div>
        <w:div w:id="916092080">
          <w:marLeft w:val="640"/>
          <w:marRight w:val="0"/>
          <w:marTop w:val="0"/>
          <w:marBottom w:val="0"/>
          <w:divBdr>
            <w:top w:val="none" w:sz="0" w:space="0" w:color="auto"/>
            <w:left w:val="none" w:sz="0" w:space="0" w:color="auto"/>
            <w:bottom w:val="none" w:sz="0" w:space="0" w:color="auto"/>
            <w:right w:val="none" w:sz="0" w:space="0" w:color="auto"/>
          </w:divBdr>
        </w:div>
        <w:div w:id="1966766996">
          <w:marLeft w:val="640"/>
          <w:marRight w:val="0"/>
          <w:marTop w:val="0"/>
          <w:marBottom w:val="0"/>
          <w:divBdr>
            <w:top w:val="none" w:sz="0" w:space="0" w:color="auto"/>
            <w:left w:val="none" w:sz="0" w:space="0" w:color="auto"/>
            <w:bottom w:val="none" w:sz="0" w:space="0" w:color="auto"/>
            <w:right w:val="none" w:sz="0" w:space="0" w:color="auto"/>
          </w:divBdr>
        </w:div>
        <w:div w:id="191891748">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717317360">
          <w:marLeft w:val="640"/>
          <w:marRight w:val="0"/>
          <w:marTop w:val="0"/>
          <w:marBottom w:val="0"/>
          <w:divBdr>
            <w:top w:val="none" w:sz="0" w:space="0" w:color="auto"/>
            <w:left w:val="none" w:sz="0" w:space="0" w:color="auto"/>
            <w:bottom w:val="none" w:sz="0" w:space="0" w:color="auto"/>
            <w:right w:val="none" w:sz="0" w:space="0" w:color="auto"/>
          </w:divBdr>
        </w:div>
        <w:div w:id="496385067">
          <w:marLeft w:val="640"/>
          <w:marRight w:val="0"/>
          <w:marTop w:val="0"/>
          <w:marBottom w:val="0"/>
          <w:divBdr>
            <w:top w:val="none" w:sz="0" w:space="0" w:color="auto"/>
            <w:left w:val="none" w:sz="0" w:space="0" w:color="auto"/>
            <w:bottom w:val="none" w:sz="0" w:space="0" w:color="auto"/>
            <w:right w:val="none" w:sz="0" w:space="0" w:color="auto"/>
          </w:divBdr>
        </w:div>
        <w:div w:id="208416655">
          <w:marLeft w:val="640"/>
          <w:marRight w:val="0"/>
          <w:marTop w:val="0"/>
          <w:marBottom w:val="0"/>
          <w:divBdr>
            <w:top w:val="none" w:sz="0" w:space="0" w:color="auto"/>
            <w:left w:val="none" w:sz="0" w:space="0" w:color="auto"/>
            <w:bottom w:val="none" w:sz="0" w:space="0" w:color="auto"/>
            <w:right w:val="none" w:sz="0" w:space="0" w:color="auto"/>
          </w:divBdr>
        </w:div>
        <w:div w:id="1633753502">
          <w:marLeft w:val="640"/>
          <w:marRight w:val="0"/>
          <w:marTop w:val="0"/>
          <w:marBottom w:val="0"/>
          <w:divBdr>
            <w:top w:val="none" w:sz="0" w:space="0" w:color="auto"/>
            <w:left w:val="none" w:sz="0" w:space="0" w:color="auto"/>
            <w:bottom w:val="none" w:sz="0" w:space="0" w:color="auto"/>
            <w:right w:val="none" w:sz="0" w:space="0" w:color="auto"/>
          </w:divBdr>
        </w:div>
        <w:div w:id="1751464117">
          <w:marLeft w:val="640"/>
          <w:marRight w:val="0"/>
          <w:marTop w:val="0"/>
          <w:marBottom w:val="0"/>
          <w:divBdr>
            <w:top w:val="none" w:sz="0" w:space="0" w:color="auto"/>
            <w:left w:val="none" w:sz="0" w:space="0" w:color="auto"/>
            <w:bottom w:val="none" w:sz="0" w:space="0" w:color="auto"/>
            <w:right w:val="none" w:sz="0" w:space="0" w:color="auto"/>
          </w:divBdr>
        </w:div>
        <w:div w:id="1942948868">
          <w:marLeft w:val="640"/>
          <w:marRight w:val="0"/>
          <w:marTop w:val="0"/>
          <w:marBottom w:val="0"/>
          <w:divBdr>
            <w:top w:val="none" w:sz="0" w:space="0" w:color="auto"/>
            <w:left w:val="none" w:sz="0" w:space="0" w:color="auto"/>
            <w:bottom w:val="none" w:sz="0" w:space="0" w:color="auto"/>
            <w:right w:val="none" w:sz="0" w:space="0" w:color="auto"/>
          </w:divBdr>
        </w:div>
        <w:div w:id="949707732">
          <w:marLeft w:val="640"/>
          <w:marRight w:val="0"/>
          <w:marTop w:val="0"/>
          <w:marBottom w:val="0"/>
          <w:divBdr>
            <w:top w:val="none" w:sz="0" w:space="0" w:color="auto"/>
            <w:left w:val="none" w:sz="0" w:space="0" w:color="auto"/>
            <w:bottom w:val="none" w:sz="0" w:space="0" w:color="auto"/>
            <w:right w:val="none" w:sz="0" w:space="0" w:color="auto"/>
          </w:divBdr>
        </w:div>
        <w:div w:id="98723364">
          <w:marLeft w:val="640"/>
          <w:marRight w:val="0"/>
          <w:marTop w:val="0"/>
          <w:marBottom w:val="0"/>
          <w:divBdr>
            <w:top w:val="none" w:sz="0" w:space="0" w:color="auto"/>
            <w:left w:val="none" w:sz="0" w:space="0" w:color="auto"/>
            <w:bottom w:val="none" w:sz="0" w:space="0" w:color="auto"/>
            <w:right w:val="none" w:sz="0" w:space="0" w:color="auto"/>
          </w:divBdr>
        </w:div>
        <w:div w:id="151799476">
          <w:marLeft w:val="640"/>
          <w:marRight w:val="0"/>
          <w:marTop w:val="0"/>
          <w:marBottom w:val="0"/>
          <w:divBdr>
            <w:top w:val="none" w:sz="0" w:space="0" w:color="auto"/>
            <w:left w:val="none" w:sz="0" w:space="0" w:color="auto"/>
            <w:bottom w:val="none" w:sz="0" w:space="0" w:color="auto"/>
            <w:right w:val="none" w:sz="0" w:space="0" w:color="auto"/>
          </w:divBdr>
        </w:div>
        <w:div w:id="128087821">
          <w:marLeft w:val="640"/>
          <w:marRight w:val="0"/>
          <w:marTop w:val="0"/>
          <w:marBottom w:val="0"/>
          <w:divBdr>
            <w:top w:val="none" w:sz="0" w:space="0" w:color="auto"/>
            <w:left w:val="none" w:sz="0" w:space="0" w:color="auto"/>
            <w:bottom w:val="none" w:sz="0" w:space="0" w:color="auto"/>
            <w:right w:val="none" w:sz="0" w:space="0" w:color="auto"/>
          </w:divBdr>
        </w:div>
        <w:div w:id="868183442">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59177097">
          <w:marLeft w:val="640"/>
          <w:marRight w:val="0"/>
          <w:marTop w:val="0"/>
          <w:marBottom w:val="0"/>
          <w:divBdr>
            <w:top w:val="none" w:sz="0" w:space="0" w:color="auto"/>
            <w:left w:val="none" w:sz="0" w:space="0" w:color="auto"/>
            <w:bottom w:val="none" w:sz="0" w:space="0" w:color="auto"/>
            <w:right w:val="none" w:sz="0" w:space="0" w:color="auto"/>
          </w:divBdr>
        </w:div>
        <w:div w:id="1556745036">
          <w:marLeft w:val="640"/>
          <w:marRight w:val="0"/>
          <w:marTop w:val="0"/>
          <w:marBottom w:val="0"/>
          <w:divBdr>
            <w:top w:val="none" w:sz="0" w:space="0" w:color="auto"/>
            <w:left w:val="none" w:sz="0" w:space="0" w:color="auto"/>
            <w:bottom w:val="none" w:sz="0" w:space="0" w:color="auto"/>
            <w:right w:val="none" w:sz="0" w:space="0" w:color="auto"/>
          </w:divBdr>
        </w:div>
        <w:div w:id="1872572448">
          <w:marLeft w:val="640"/>
          <w:marRight w:val="0"/>
          <w:marTop w:val="0"/>
          <w:marBottom w:val="0"/>
          <w:divBdr>
            <w:top w:val="none" w:sz="0" w:space="0" w:color="auto"/>
            <w:left w:val="none" w:sz="0" w:space="0" w:color="auto"/>
            <w:bottom w:val="none" w:sz="0" w:space="0" w:color="auto"/>
            <w:right w:val="none" w:sz="0" w:space="0" w:color="auto"/>
          </w:divBdr>
        </w:div>
        <w:div w:id="2040277917">
          <w:marLeft w:val="640"/>
          <w:marRight w:val="0"/>
          <w:marTop w:val="0"/>
          <w:marBottom w:val="0"/>
          <w:divBdr>
            <w:top w:val="none" w:sz="0" w:space="0" w:color="auto"/>
            <w:left w:val="none" w:sz="0" w:space="0" w:color="auto"/>
            <w:bottom w:val="none" w:sz="0" w:space="0" w:color="auto"/>
            <w:right w:val="none" w:sz="0" w:space="0" w:color="auto"/>
          </w:divBdr>
        </w:div>
        <w:div w:id="183446827">
          <w:marLeft w:val="640"/>
          <w:marRight w:val="0"/>
          <w:marTop w:val="0"/>
          <w:marBottom w:val="0"/>
          <w:divBdr>
            <w:top w:val="none" w:sz="0" w:space="0" w:color="auto"/>
            <w:left w:val="none" w:sz="0" w:space="0" w:color="auto"/>
            <w:bottom w:val="none" w:sz="0" w:space="0" w:color="auto"/>
            <w:right w:val="none" w:sz="0" w:space="0" w:color="auto"/>
          </w:divBdr>
        </w:div>
        <w:div w:id="1408655083">
          <w:marLeft w:val="640"/>
          <w:marRight w:val="0"/>
          <w:marTop w:val="0"/>
          <w:marBottom w:val="0"/>
          <w:divBdr>
            <w:top w:val="none" w:sz="0" w:space="0" w:color="auto"/>
            <w:left w:val="none" w:sz="0" w:space="0" w:color="auto"/>
            <w:bottom w:val="none" w:sz="0" w:space="0" w:color="auto"/>
            <w:right w:val="none" w:sz="0" w:space="0" w:color="auto"/>
          </w:divBdr>
        </w:div>
        <w:div w:id="1368289626">
          <w:marLeft w:val="640"/>
          <w:marRight w:val="0"/>
          <w:marTop w:val="0"/>
          <w:marBottom w:val="0"/>
          <w:divBdr>
            <w:top w:val="none" w:sz="0" w:space="0" w:color="auto"/>
            <w:left w:val="none" w:sz="0" w:space="0" w:color="auto"/>
            <w:bottom w:val="none" w:sz="0" w:space="0" w:color="auto"/>
            <w:right w:val="none" w:sz="0" w:space="0" w:color="auto"/>
          </w:divBdr>
        </w:div>
        <w:div w:id="478763979">
          <w:marLeft w:val="640"/>
          <w:marRight w:val="0"/>
          <w:marTop w:val="0"/>
          <w:marBottom w:val="0"/>
          <w:divBdr>
            <w:top w:val="none" w:sz="0" w:space="0" w:color="auto"/>
            <w:left w:val="none" w:sz="0" w:space="0" w:color="auto"/>
            <w:bottom w:val="none" w:sz="0" w:space="0" w:color="auto"/>
            <w:right w:val="none" w:sz="0" w:space="0" w:color="auto"/>
          </w:divBdr>
        </w:div>
        <w:div w:id="1292176937">
          <w:marLeft w:val="640"/>
          <w:marRight w:val="0"/>
          <w:marTop w:val="0"/>
          <w:marBottom w:val="0"/>
          <w:divBdr>
            <w:top w:val="none" w:sz="0" w:space="0" w:color="auto"/>
            <w:left w:val="none" w:sz="0" w:space="0" w:color="auto"/>
            <w:bottom w:val="none" w:sz="0" w:space="0" w:color="auto"/>
            <w:right w:val="none" w:sz="0" w:space="0" w:color="auto"/>
          </w:divBdr>
        </w:div>
        <w:div w:id="1503815649">
          <w:marLeft w:val="640"/>
          <w:marRight w:val="0"/>
          <w:marTop w:val="0"/>
          <w:marBottom w:val="0"/>
          <w:divBdr>
            <w:top w:val="none" w:sz="0" w:space="0" w:color="auto"/>
            <w:left w:val="none" w:sz="0" w:space="0" w:color="auto"/>
            <w:bottom w:val="none" w:sz="0" w:space="0" w:color="auto"/>
            <w:right w:val="none" w:sz="0" w:space="0" w:color="auto"/>
          </w:divBdr>
        </w:div>
        <w:div w:id="1955673265">
          <w:marLeft w:val="640"/>
          <w:marRight w:val="0"/>
          <w:marTop w:val="0"/>
          <w:marBottom w:val="0"/>
          <w:divBdr>
            <w:top w:val="none" w:sz="0" w:space="0" w:color="auto"/>
            <w:left w:val="none" w:sz="0" w:space="0" w:color="auto"/>
            <w:bottom w:val="none" w:sz="0" w:space="0" w:color="auto"/>
            <w:right w:val="none" w:sz="0" w:space="0" w:color="auto"/>
          </w:divBdr>
        </w:div>
        <w:div w:id="197209945">
          <w:marLeft w:val="640"/>
          <w:marRight w:val="0"/>
          <w:marTop w:val="0"/>
          <w:marBottom w:val="0"/>
          <w:divBdr>
            <w:top w:val="none" w:sz="0" w:space="0" w:color="auto"/>
            <w:left w:val="none" w:sz="0" w:space="0" w:color="auto"/>
            <w:bottom w:val="none" w:sz="0" w:space="0" w:color="auto"/>
            <w:right w:val="none" w:sz="0" w:space="0" w:color="auto"/>
          </w:divBdr>
        </w:div>
        <w:div w:id="615336410">
          <w:marLeft w:val="640"/>
          <w:marRight w:val="0"/>
          <w:marTop w:val="0"/>
          <w:marBottom w:val="0"/>
          <w:divBdr>
            <w:top w:val="none" w:sz="0" w:space="0" w:color="auto"/>
            <w:left w:val="none" w:sz="0" w:space="0" w:color="auto"/>
            <w:bottom w:val="none" w:sz="0" w:space="0" w:color="auto"/>
            <w:right w:val="none" w:sz="0" w:space="0" w:color="auto"/>
          </w:divBdr>
        </w:div>
        <w:div w:id="2106418895">
          <w:marLeft w:val="640"/>
          <w:marRight w:val="0"/>
          <w:marTop w:val="0"/>
          <w:marBottom w:val="0"/>
          <w:divBdr>
            <w:top w:val="none" w:sz="0" w:space="0" w:color="auto"/>
            <w:left w:val="none" w:sz="0" w:space="0" w:color="auto"/>
            <w:bottom w:val="none" w:sz="0" w:space="0" w:color="auto"/>
            <w:right w:val="none" w:sz="0" w:space="0" w:color="auto"/>
          </w:divBdr>
        </w:div>
        <w:div w:id="1500273031">
          <w:marLeft w:val="640"/>
          <w:marRight w:val="0"/>
          <w:marTop w:val="0"/>
          <w:marBottom w:val="0"/>
          <w:divBdr>
            <w:top w:val="none" w:sz="0" w:space="0" w:color="auto"/>
            <w:left w:val="none" w:sz="0" w:space="0" w:color="auto"/>
            <w:bottom w:val="none" w:sz="0" w:space="0" w:color="auto"/>
            <w:right w:val="none" w:sz="0" w:space="0" w:color="auto"/>
          </w:divBdr>
        </w:div>
        <w:div w:id="1404715203">
          <w:marLeft w:val="640"/>
          <w:marRight w:val="0"/>
          <w:marTop w:val="0"/>
          <w:marBottom w:val="0"/>
          <w:divBdr>
            <w:top w:val="none" w:sz="0" w:space="0" w:color="auto"/>
            <w:left w:val="none" w:sz="0" w:space="0" w:color="auto"/>
            <w:bottom w:val="none" w:sz="0" w:space="0" w:color="auto"/>
            <w:right w:val="none" w:sz="0" w:space="0" w:color="auto"/>
          </w:divBdr>
        </w:div>
        <w:div w:id="593318768">
          <w:marLeft w:val="640"/>
          <w:marRight w:val="0"/>
          <w:marTop w:val="0"/>
          <w:marBottom w:val="0"/>
          <w:divBdr>
            <w:top w:val="none" w:sz="0" w:space="0" w:color="auto"/>
            <w:left w:val="none" w:sz="0" w:space="0" w:color="auto"/>
            <w:bottom w:val="none" w:sz="0" w:space="0" w:color="auto"/>
            <w:right w:val="none" w:sz="0" w:space="0" w:color="auto"/>
          </w:divBdr>
        </w:div>
        <w:div w:id="2146661532">
          <w:marLeft w:val="640"/>
          <w:marRight w:val="0"/>
          <w:marTop w:val="0"/>
          <w:marBottom w:val="0"/>
          <w:divBdr>
            <w:top w:val="none" w:sz="0" w:space="0" w:color="auto"/>
            <w:left w:val="none" w:sz="0" w:space="0" w:color="auto"/>
            <w:bottom w:val="none" w:sz="0" w:space="0" w:color="auto"/>
            <w:right w:val="none" w:sz="0" w:space="0" w:color="auto"/>
          </w:divBdr>
        </w:div>
        <w:div w:id="981157222">
          <w:marLeft w:val="640"/>
          <w:marRight w:val="0"/>
          <w:marTop w:val="0"/>
          <w:marBottom w:val="0"/>
          <w:divBdr>
            <w:top w:val="none" w:sz="0" w:space="0" w:color="auto"/>
            <w:left w:val="none" w:sz="0" w:space="0" w:color="auto"/>
            <w:bottom w:val="none" w:sz="0" w:space="0" w:color="auto"/>
            <w:right w:val="none" w:sz="0" w:space="0" w:color="auto"/>
          </w:divBdr>
        </w:div>
        <w:div w:id="458112323">
          <w:marLeft w:val="640"/>
          <w:marRight w:val="0"/>
          <w:marTop w:val="0"/>
          <w:marBottom w:val="0"/>
          <w:divBdr>
            <w:top w:val="none" w:sz="0" w:space="0" w:color="auto"/>
            <w:left w:val="none" w:sz="0" w:space="0" w:color="auto"/>
            <w:bottom w:val="none" w:sz="0" w:space="0" w:color="auto"/>
            <w:right w:val="none" w:sz="0" w:space="0" w:color="auto"/>
          </w:divBdr>
        </w:div>
        <w:div w:id="1462118481">
          <w:marLeft w:val="640"/>
          <w:marRight w:val="0"/>
          <w:marTop w:val="0"/>
          <w:marBottom w:val="0"/>
          <w:divBdr>
            <w:top w:val="none" w:sz="0" w:space="0" w:color="auto"/>
            <w:left w:val="none" w:sz="0" w:space="0" w:color="auto"/>
            <w:bottom w:val="none" w:sz="0" w:space="0" w:color="auto"/>
            <w:right w:val="none" w:sz="0" w:space="0" w:color="auto"/>
          </w:divBdr>
        </w:div>
        <w:div w:id="755250682">
          <w:marLeft w:val="640"/>
          <w:marRight w:val="0"/>
          <w:marTop w:val="0"/>
          <w:marBottom w:val="0"/>
          <w:divBdr>
            <w:top w:val="none" w:sz="0" w:space="0" w:color="auto"/>
            <w:left w:val="none" w:sz="0" w:space="0" w:color="auto"/>
            <w:bottom w:val="none" w:sz="0" w:space="0" w:color="auto"/>
            <w:right w:val="none" w:sz="0" w:space="0" w:color="auto"/>
          </w:divBdr>
        </w:div>
        <w:div w:id="4481099">
          <w:marLeft w:val="640"/>
          <w:marRight w:val="0"/>
          <w:marTop w:val="0"/>
          <w:marBottom w:val="0"/>
          <w:divBdr>
            <w:top w:val="none" w:sz="0" w:space="0" w:color="auto"/>
            <w:left w:val="none" w:sz="0" w:space="0" w:color="auto"/>
            <w:bottom w:val="none" w:sz="0" w:space="0" w:color="auto"/>
            <w:right w:val="none" w:sz="0" w:space="0" w:color="auto"/>
          </w:divBdr>
        </w:div>
      </w:divsChild>
    </w:div>
    <w:div w:id="1020860053">
      <w:bodyDiv w:val="1"/>
      <w:marLeft w:val="0"/>
      <w:marRight w:val="0"/>
      <w:marTop w:val="0"/>
      <w:marBottom w:val="0"/>
      <w:divBdr>
        <w:top w:val="none" w:sz="0" w:space="0" w:color="auto"/>
        <w:left w:val="none" w:sz="0" w:space="0" w:color="auto"/>
        <w:bottom w:val="none" w:sz="0" w:space="0" w:color="auto"/>
        <w:right w:val="none" w:sz="0" w:space="0" w:color="auto"/>
      </w:divBdr>
      <w:divsChild>
        <w:div w:id="1133980207">
          <w:marLeft w:val="640"/>
          <w:marRight w:val="0"/>
          <w:marTop w:val="0"/>
          <w:marBottom w:val="0"/>
          <w:divBdr>
            <w:top w:val="none" w:sz="0" w:space="0" w:color="auto"/>
            <w:left w:val="none" w:sz="0" w:space="0" w:color="auto"/>
            <w:bottom w:val="none" w:sz="0" w:space="0" w:color="auto"/>
            <w:right w:val="none" w:sz="0" w:space="0" w:color="auto"/>
          </w:divBdr>
        </w:div>
        <w:div w:id="2006742900">
          <w:marLeft w:val="640"/>
          <w:marRight w:val="0"/>
          <w:marTop w:val="0"/>
          <w:marBottom w:val="0"/>
          <w:divBdr>
            <w:top w:val="none" w:sz="0" w:space="0" w:color="auto"/>
            <w:left w:val="none" w:sz="0" w:space="0" w:color="auto"/>
            <w:bottom w:val="none" w:sz="0" w:space="0" w:color="auto"/>
            <w:right w:val="none" w:sz="0" w:space="0" w:color="auto"/>
          </w:divBdr>
        </w:div>
        <w:div w:id="1936013049">
          <w:marLeft w:val="640"/>
          <w:marRight w:val="0"/>
          <w:marTop w:val="0"/>
          <w:marBottom w:val="0"/>
          <w:divBdr>
            <w:top w:val="none" w:sz="0" w:space="0" w:color="auto"/>
            <w:left w:val="none" w:sz="0" w:space="0" w:color="auto"/>
            <w:bottom w:val="none" w:sz="0" w:space="0" w:color="auto"/>
            <w:right w:val="none" w:sz="0" w:space="0" w:color="auto"/>
          </w:divBdr>
        </w:div>
        <w:div w:id="1442919146">
          <w:marLeft w:val="640"/>
          <w:marRight w:val="0"/>
          <w:marTop w:val="0"/>
          <w:marBottom w:val="0"/>
          <w:divBdr>
            <w:top w:val="none" w:sz="0" w:space="0" w:color="auto"/>
            <w:left w:val="none" w:sz="0" w:space="0" w:color="auto"/>
            <w:bottom w:val="none" w:sz="0" w:space="0" w:color="auto"/>
            <w:right w:val="none" w:sz="0" w:space="0" w:color="auto"/>
          </w:divBdr>
        </w:div>
        <w:div w:id="1828739274">
          <w:marLeft w:val="640"/>
          <w:marRight w:val="0"/>
          <w:marTop w:val="0"/>
          <w:marBottom w:val="0"/>
          <w:divBdr>
            <w:top w:val="none" w:sz="0" w:space="0" w:color="auto"/>
            <w:left w:val="none" w:sz="0" w:space="0" w:color="auto"/>
            <w:bottom w:val="none" w:sz="0" w:space="0" w:color="auto"/>
            <w:right w:val="none" w:sz="0" w:space="0" w:color="auto"/>
          </w:divBdr>
        </w:div>
        <w:div w:id="1940258928">
          <w:marLeft w:val="640"/>
          <w:marRight w:val="0"/>
          <w:marTop w:val="0"/>
          <w:marBottom w:val="0"/>
          <w:divBdr>
            <w:top w:val="none" w:sz="0" w:space="0" w:color="auto"/>
            <w:left w:val="none" w:sz="0" w:space="0" w:color="auto"/>
            <w:bottom w:val="none" w:sz="0" w:space="0" w:color="auto"/>
            <w:right w:val="none" w:sz="0" w:space="0" w:color="auto"/>
          </w:divBdr>
        </w:div>
        <w:div w:id="600336941">
          <w:marLeft w:val="640"/>
          <w:marRight w:val="0"/>
          <w:marTop w:val="0"/>
          <w:marBottom w:val="0"/>
          <w:divBdr>
            <w:top w:val="none" w:sz="0" w:space="0" w:color="auto"/>
            <w:left w:val="none" w:sz="0" w:space="0" w:color="auto"/>
            <w:bottom w:val="none" w:sz="0" w:space="0" w:color="auto"/>
            <w:right w:val="none" w:sz="0" w:space="0" w:color="auto"/>
          </w:divBdr>
        </w:div>
        <w:div w:id="572854841">
          <w:marLeft w:val="640"/>
          <w:marRight w:val="0"/>
          <w:marTop w:val="0"/>
          <w:marBottom w:val="0"/>
          <w:divBdr>
            <w:top w:val="none" w:sz="0" w:space="0" w:color="auto"/>
            <w:left w:val="none" w:sz="0" w:space="0" w:color="auto"/>
            <w:bottom w:val="none" w:sz="0" w:space="0" w:color="auto"/>
            <w:right w:val="none" w:sz="0" w:space="0" w:color="auto"/>
          </w:divBdr>
        </w:div>
        <w:div w:id="1849371457">
          <w:marLeft w:val="640"/>
          <w:marRight w:val="0"/>
          <w:marTop w:val="0"/>
          <w:marBottom w:val="0"/>
          <w:divBdr>
            <w:top w:val="none" w:sz="0" w:space="0" w:color="auto"/>
            <w:left w:val="none" w:sz="0" w:space="0" w:color="auto"/>
            <w:bottom w:val="none" w:sz="0" w:space="0" w:color="auto"/>
            <w:right w:val="none" w:sz="0" w:space="0" w:color="auto"/>
          </w:divBdr>
        </w:div>
        <w:div w:id="262879565">
          <w:marLeft w:val="640"/>
          <w:marRight w:val="0"/>
          <w:marTop w:val="0"/>
          <w:marBottom w:val="0"/>
          <w:divBdr>
            <w:top w:val="none" w:sz="0" w:space="0" w:color="auto"/>
            <w:left w:val="none" w:sz="0" w:space="0" w:color="auto"/>
            <w:bottom w:val="none" w:sz="0" w:space="0" w:color="auto"/>
            <w:right w:val="none" w:sz="0" w:space="0" w:color="auto"/>
          </w:divBdr>
        </w:div>
        <w:div w:id="261886255">
          <w:marLeft w:val="640"/>
          <w:marRight w:val="0"/>
          <w:marTop w:val="0"/>
          <w:marBottom w:val="0"/>
          <w:divBdr>
            <w:top w:val="none" w:sz="0" w:space="0" w:color="auto"/>
            <w:left w:val="none" w:sz="0" w:space="0" w:color="auto"/>
            <w:bottom w:val="none" w:sz="0" w:space="0" w:color="auto"/>
            <w:right w:val="none" w:sz="0" w:space="0" w:color="auto"/>
          </w:divBdr>
        </w:div>
        <w:div w:id="2088578558">
          <w:marLeft w:val="640"/>
          <w:marRight w:val="0"/>
          <w:marTop w:val="0"/>
          <w:marBottom w:val="0"/>
          <w:divBdr>
            <w:top w:val="none" w:sz="0" w:space="0" w:color="auto"/>
            <w:left w:val="none" w:sz="0" w:space="0" w:color="auto"/>
            <w:bottom w:val="none" w:sz="0" w:space="0" w:color="auto"/>
            <w:right w:val="none" w:sz="0" w:space="0" w:color="auto"/>
          </w:divBdr>
        </w:div>
        <w:div w:id="825827419">
          <w:marLeft w:val="640"/>
          <w:marRight w:val="0"/>
          <w:marTop w:val="0"/>
          <w:marBottom w:val="0"/>
          <w:divBdr>
            <w:top w:val="none" w:sz="0" w:space="0" w:color="auto"/>
            <w:left w:val="none" w:sz="0" w:space="0" w:color="auto"/>
            <w:bottom w:val="none" w:sz="0" w:space="0" w:color="auto"/>
            <w:right w:val="none" w:sz="0" w:space="0" w:color="auto"/>
          </w:divBdr>
        </w:div>
        <w:div w:id="1619094936">
          <w:marLeft w:val="640"/>
          <w:marRight w:val="0"/>
          <w:marTop w:val="0"/>
          <w:marBottom w:val="0"/>
          <w:divBdr>
            <w:top w:val="none" w:sz="0" w:space="0" w:color="auto"/>
            <w:left w:val="none" w:sz="0" w:space="0" w:color="auto"/>
            <w:bottom w:val="none" w:sz="0" w:space="0" w:color="auto"/>
            <w:right w:val="none" w:sz="0" w:space="0" w:color="auto"/>
          </w:divBdr>
        </w:div>
        <w:div w:id="779640142">
          <w:marLeft w:val="640"/>
          <w:marRight w:val="0"/>
          <w:marTop w:val="0"/>
          <w:marBottom w:val="0"/>
          <w:divBdr>
            <w:top w:val="none" w:sz="0" w:space="0" w:color="auto"/>
            <w:left w:val="none" w:sz="0" w:space="0" w:color="auto"/>
            <w:bottom w:val="none" w:sz="0" w:space="0" w:color="auto"/>
            <w:right w:val="none" w:sz="0" w:space="0" w:color="auto"/>
          </w:divBdr>
        </w:div>
        <w:div w:id="1586647737">
          <w:marLeft w:val="640"/>
          <w:marRight w:val="0"/>
          <w:marTop w:val="0"/>
          <w:marBottom w:val="0"/>
          <w:divBdr>
            <w:top w:val="none" w:sz="0" w:space="0" w:color="auto"/>
            <w:left w:val="none" w:sz="0" w:space="0" w:color="auto"/>
            <w:bottom w:val="none" w:sz="0" w:space="0" w:color="auto"/>
            <w:right w:val="none" w:sz="0" w:space="0" w:color="auto"/>
          </w:divBdr>
        </w:div>
        <w:div w:id="928319146">
          <w:marLeft w:val="640"/>
          <w:marRight w:val="0"/>
          <w:marTop w:val="0"/>
          <w:marBottom w:val="0"/>
          <w:divBdr>
            <w:top w:val="none" w:sz="0" w:space="0" w:color="auto"/>
            <w:left w:val="none" w:sz="0" w:space="0" w:color="auto"/>
            <w:bottom w:val="none" w:sz="0" w:space="0" w:color="auto"/>
            <w:right w:val="none" w:sz="0" w:space="0" w:color="auto"/>
          </w:divBdr>
        </w:div>
        <w:div w:id="1392728809">
          <w:marLeft w:val="640"/>
          <w:marRight w:val="0"/>
          <w:marTop w:val="0"/>
          <w:marBottom w:val="0"/>
          <w:divBdr>
            <w:top w:val="none" w:sz="0" w:space="0" w:color="auto"/>
            <w:left w:val="none" w:sz="0" w:space="0" w:color="auto"/>
            <w:bottom w:val="none" w:sz="0" w:space="0" w:color="auto"/>
            <w:right w:val="none" w:sz="0" w:space="0" w:color="auto"/>
          </w:divBdr>
        </w:div>
        <w:div w:id="295182708">
          <w:marLeft w:val="640"/>
          <w:marRight w:val="0"/>
          <w:marTop w:val="0"/>
          <w:marBottom w:val="0"/>
          <w:divBdr>
            <w:top w:val="none" w:sz="0" w:space="0" w:color="auto"/>
            <w:left w:val="none" w:sz="0" w:space="0" w:color="auto"/>
            <w:bottom w:val="none" w:sz="0" w:space="0" w:color="auto"/>
            <w:right w:val="none" w:sz="0" w:space="0" w:color="auto"/>
          </w:divBdr>
        </w:div>
        <w:div w:id="1482233706">
          <w:marLeft w:val="640"/>
          <w:marRight w:val="0"/>
          <w:marTop w:val="0"/>
          <w:marBottom w:val="0"/>
          <w:divBdr>
            <w:top w:val="none" w:sz="0" w:space="0" w:color="auto"/>
            <w:left w:val="none" w:sz="0" w:space="0" w:color="auto"/>
            <w:bottom w:val="none" w:sz="0" w:space="0" w:color="auto"/>
            <w:right w:val="none" w:sz="0" w:space="0" w:color="auto"/>
          </w:divBdr>
        </w:div>
        <w:div w:id="1576548671">
          <w:marLeft w:val="640"/>
          <w:marRight w:val="0"/>
          <w:marTop w:val="0"/>
          <w:marBottom w:val="0"/>
          <w:divBdr>
            <w:top w:val="none" w:sz="0" w:space="0" w:color="auto"/>
            <w:left w:val="none" w:sz="0" w:space="0" w:color="auto"/>
            <w:bottom w:val="none" w:sz="0" w:space="0" w:color="auto"/>
            <w:right w:val="none" w:sz="0" w:space="0" w:color="auto"/>
          </w:divBdr>
        </w:div>
        <w:div w:id="1799757710">
          <w:marLeft w:val="640"/>
          <w:marRight w:val="0"/>
          <w:marTop w:val="0"/>
          <w:marBottom w:val="0"/>
          <w:divBdr>
            <w:top w:val="none" w:sz="0" w:space="0" w:color="auto"/>
            <w:left w:val="none" w:sz="0" w:space="0" w:color="auto"/>
            <w:bottom w:val="none" w:sz="0" w:space="0" w:color="auto"/>
            <w:right w:val="none" w:sz="0" w:space="0" w:color="auto"/>
          </w:divBdr>
        </w:div>
        <w:div w:id="1908612541">
          <w:marLeft w:val="640"/>
          <w:marRight w:val="0"/>
          <w:marTop w:val="0"/>
          <w:marBottom w:val="0"/>
          <w:divBdr>
            <w:top w:val="none" w:sz="0" w:space="0" w:color="auto"/>
            <w:left w:val="none" w:sz="0" w:space="0" w:color="auto"/>
            <w:bottom w:val="none" w:sz="0" w:space="0" w:color="auto"/>
            <w:right w:val="none" w:sz="0" w:space="0" w:color="auto"/>
          </w:divBdr>
        </w:div>
        <w:div w:id="1960379767">
          <w:marLeft w:val="640"/>
          <w:marRight w:val="0"/>
          <w:marTop w:val="0"/>
          <w:marBottom w:val="0"/>
          <w:divBdr>
            <w:top w:val="none" w:sz="0" w:space="0" w:color="auto"/>
            <w:left w:val="none" w:sz="0" w:space="0" w:color="auto"/>
            <w:bottom w:val="none" w:sz="0" w:space="0" w:color="auto"/>
            <w:right w:val="none" w:sz="0" w:space="0" w:color="auto"/>
          </w:divBdr>
        </w:div>
        <w:div w:id="1403681301">
          <w:marLeft w:val="640"/>
          <w:marRight w:val="0"/>
          <w:marTop w:val="0"/>
          <w:marBottom w:val="0"/>
          <w:divBdr>
            <w:top w:val="none" w:sz="0" w:space="0" w:color="auto"/>
            <w:left w:val="none" w:sz="0" w:space="0" w:color="auto"/>
            <w:bottom w:val="none" w:sz="0" w:space="0" w:color="auto"/>
            <w:right w:val="none" w:sz="0" w:space="0" w:color="auto"/>
          </w:divBdr>
        </w:div>
        <w:div w:id="1787310846">
          <w:marLeft w:val="640"/>
          <w:marRight w:val="0"/>
          <w:marTop w:val="0"/>
          <w:marBottom w:val="0"/>
          <w:divBdr>
            <w:top w:val="none" w:sz="0" w:space="0" w:color="auto"/>
            <w:left w:val="none" w:sz="0" w:space="0" w:color="auto"/>
            <w:bottom w:val="none" w:sz="0" w:space="0" w:color="auto"/>
            <w:right w:val="none" w:sz="0" w:space="0" w:color="auto"/>
          </w:divBdr>
        </w:div>
        <w:div w:id="438380377">
          <w:marLeft w:val="640"/>
          <w:marRight w:val="0"/>
          <w:marTop w:val="0"/>
          <w:marBottom w:val="0"/>
          <w:divBdr>
            <w:top w:val="none" w:sz="0" w:space="0" w:color="auto"/>
            <w:left w:val="none" w:sz="0" w:space="0" w:color="auto"/>
            <w:bottom w:val="none" w:sz="0" w:space="0" w:color="auto"/>
            <w:right w:val="none" w:sz="0" w:space="0" w:color="auto"/>
          </w:divBdr>
        </w:div>
        <w:div w:id="384371947">
          <w:marLeft w:val="640"/>
          <w:marRight w:val="0"/>
          <w:marTop w:val="0"/>
          <w:marBottom w:val="0"/>
          <w:divBdr>
            <w:top w:val="none" w:sz="0" w:space="0" w:color="auto"/>
            <w:left w:val="none" w:sz="0" w:space="0" w:color="auto"/>
            <w:bottom w:val="none" w:sz="0" w:space="0" w:color="auto"/>
            <w:right w:val="none" w:sz="0" w:space="0" w:color="auto"/>
          </w:divBdr>
        </w:div>
        <w:div w:id="1017927897">
          <w:marLeft w:val="640"/>
          <w:marRight w:val="0"/>
          <w:marTop w:val="0"/>
          <w:marBottom w:val="0"/>
          <w:divBdr>
            <w:top w:val="none" w:sz="0" w:space="0" w:color="auto"/>
            <w:left w:val="none" w:sz="0" w:space="0" w:color="auto"/>
            <w:bottom w:val="none" w:sz="0" w:space="0" w:color="auto"/>
            <w:right w:val="none" w:sz="0" w:space="0" w:color="auto"/>
          </w:divBdr>
        </w:div>
        <w:div w:id="548222300">
          <w:marLeft w:val="640"/>
          <w:marRight w:val="0"/>
          <w:marTop w:val="0"/>
          <w:marBottom w:val="0"/>
          <w:divBdr>
            <w:top w:val="none" w:sz="0" w:space="0" w:color="auto"/>
            <w:left w:val="none" w:sz="0" w:space="0" w:color="auto"/>
            <w:bottom w:val="none" w:sz="0" w:space="0" w:color="auto"/>
            <w:right w:val="none" w:sz="0" w:space="0" w:color="auto"/>
          </w:divBdr>
        </w:div>
        <w:div w:id="1191913189">
          <w:marLeft w:val="640"/>
          <w:marRight w:val="0"/>
          <w:marTop w:val="0"/>
          <w:marBottom w:val="0"/>
          <w:divBdr>
            <w:top w:val="none" w:sz="0" w:space="0" w:color="auto"/>
            <w:left w:val="none" w:sz="0" w:space="0" w:color="auto"/>
            <w:bottom w:val="none" w:sz="0" w:space="0" w:color="auto"/>
            <w:right w:val="none" w:sz="0" w:space="0" w:color="auto"/>
          </w:divBdr>
        </w:div>
        <w:div w:id="1393843890">
          <w:marLeft w:val="640"/>
          <w:marRight w:val="0"/>
          <w:marTop w:val="0"/>
          <w:marBottom w:val="0"/>
          <w:divBdr>
            <w:top w:val="none" w:sz="0" w:space="0" w:color="auto"/>
            <w:left w:val="none" w:sz="0" w:space="0" w:color="auto"/>
            <w:bottom w:val="none" w:sz="0" w:space="0" w:color="auto"/>
            <w:right w:val="none" w:sz="0" w:space="0" w:color="auto"/>
          </w:divBdr>
        </w:div>
        <w:div w:id="1813254783">
          <w:marLeft w:val="640"/>
          <w:marRight w:val="0"/>
          <w:marTop w:val="0"/>
          <w:marBottom w:val="0"/>
          <w:divBdr>
            <w:top w:val="none" w:sz="0" w:space="0" w:color="auto"/>
            <w:left w:val="none" w:sz="0" w:space="0" w:color="auto"/>
            <w:bottom w:val="none" w:sz="0" w:space="0" w:color="auto"/>
            <w:right w:val="none" w:sz="0" w:space="0" w:color="auto"/>
          </w:divBdr>
        </w:div>
        <w:div w:id="883518934">
          <w:marLeft w:val="640"/>
          <w:marRight w:val="0"/>
          <w:marTop w:val="0"/>
          <w:marBottom w:val="0"/>
          <w:divBdr>
            <w:top w:val="none" w:sz="0" w:space="0" w:color="auto"/>
            <w:left w:val="none" w:sz="0" w:space="0" w:color="auto"/>
            <w:bottom w:val="none" w:sz="0" w:space="0" w:color="auto"/>
            <w:right w:val="none" w:sz="0" w:space="0" w:color="auto"/>
          </w:divBdr>
        </w:div>
        <w:div w:id="1081366029">
          <w:marLeft w:val="640"/>
          <w:marRight w:val="0"/>
          <w:marTop w:val="0"/>
          <w:marBottom w:val="0"/>
          <w:divBdr>
            <w:top w:val="none" w:sz="0" w:space="0" w:color="auto"/>
            <w:left w:val="none" w:sz="0" w:space="0" w:color="auto"/>
            <w:bottom w:val="none" w:sz="0" w:space="0" w:color="auto"/>
            <w:right w:val="none" w:sz="0" w:space="0" w:color="auto"/>
          </w:divBdr>
        </w:div>
        <w:div w:id="1433012590">
          <w:marLeft w:val="640"/>
          <w:marRight w:val="0"/>
          <w:marTop w:val="0"/>
          <w:marBottom w:val="0"/>
          <w:divBdr>
            <w:top w:val="none" w:sz="0" w:space="0" w:color="auto"/>
            <w:left w:val="none" w:sz="0" w:space="0" w:color="auto"/>
            <w:bottom w:val="none" w:sz="0" w:space="0" w:color="auto"/>
            <w:right w:val="none" w:sz="0" w:space="0" w:color="auto"/>
          </w:divBdr>
        </w:div>
        <w:div w:id="431049916">
          <w:marLeft w:val="640"/>
          <w:marRight w:val="0"/>
          <w:marTop w:val="0"/>
          <w:marBottom w:val="0"/>
          <w:divBdr>
            <w:top w:val="none" w:sz="0" w:space="0" w:color="auto"/>
            <w:left w:val="none" w:sz="0" w:space="0" w:color="auto"/>
            <w:bottom w:val="none" w:sz="0" w:space="0" w:color="auto"/>
            <w:right w:val="none" w:sz="0" w:space="0" w:color="auto"/>
          </w:divBdr>
        </w:div>
        <w:div w:id="1802963049">
          <w:marLeft w:val="640"/>
          <w:marRight w:val="0"/>
          <w:marTop w:val="0"/>
          <w:marBottom w:val="0"/>
          <w:divBdr>
            <w:top w:val="none" w:sz="0" w:space="0" w:color="auto"/>
            <w:left w:val="none" w:sz="0" w:space="0" w:color="auto"/>
            <w:bottom w:val="none" w:sz="0" w:space="0" w:color="auto"/>
            <w:right w:val="none" w:sz="0" w:space="0" w:color="auto"/>
          </w:divBdr>
        </w:div>
        <w:div w:id="566915661">
          <w:marLeft w:val="640"/>
          <w:marRight w:val="0"/>
          <w:marTop w:val="0"/>
          <w:marBottom w:val="0"/>
          <w:divBdr>
            <w:top w:val="none" w:sz="0" w:space="0" w:color="auto"/>
            <w:left w:val="none" w:sz="0" w:space="0" w:color="auto"/>
            <w:bottom w:val="none" w:sz="0" w:space="0" w:color="auto"/>
            <w:right w:val="none" w:sz="0" w:space="0" w:color="auto"/>
          </w:divBdr>
        </w:div>
        <w:div w:id="280310826">
          <w:marLeft w:val="640"/>
          <w:marRight w:val="0"/>
          <w:marTop w:val="0"/>
          <w:marBottom w:val="0"/>
          <w:divBdr>
            <w:top w:val="none" w:sz="0" w:space="0" w:color="auto"/>
            <w:left w:val="none" w:sz="0" w:space="0" w:color="auto"/>
            <w:bottom w:val="none" w:sz="0" w:space="0" w:color="auto"/>
            <w:right w:val="none" w:sz="0" w:space="0" w:color="auto"/>
          </w:divBdr>
        </w:div>
        <w:div w:id="132722076">
          <w:marLeft w:val="640"/>
          <w:marRight w:val="0"/>
          <w:marTop w:val="0"/>
          <w:marBottom w:val="0"/>
          <w:divBdr>
            <w:top w:val="none" w:sz="0" w:space="0" w:color="auto"/>
            <w:left w:val="none" w:sz="0" w:space="0" w:color="auto"/>
            <w:bottom w:val="none" w:sz="0" w:space="0" w:color="auto"/>
            <w:right w:val="none" w:sz="0" w:space="0" w:color="auto"/>
          </w:divBdr>
        </w:div>
        <w:div w:id="54208710">
          <w:marLeft w:val="640"/>
          <w:marRight w:val="0"/>
          <w:marTop w:val="0"/>
          <w:marBottom w:val="0"/>
          <w:divBdr>
            <w:top w:val="none" w:sz="0" w:space="0" w:color="auto"/>
            <w:left w:val="none" w:sz="0" w:space="0" w:color="auto"/>
            <w:bottom w:val="none" w:sz="0" w:space="0" w:color="auto"/>
            <w:right w:val="none" w:sz="0" w:space="0" w:color="auto"/>
          </w:divBdr>
        </w:div>
        <w:div w:id="553662790">
          <w:marLeft w:val="640"/>
          <w:marRight w:val="0"/>
          <w:marTop w:val="0"/>
          <w:marBottom w:val="0"/>
          <w:divBdr>
            <w:top w:val="none" w:sz="0" w:space="0" w:color="auto"/>
            <w:left w:val="none" w:sz="0" w:space="0" w:color="auto"/>
            <w:bottom w:val="none" w:sz="0" w:space="0" w:color="auto"/>
            <w:right w:val="none" w:sz="0" w:space="0" w:color="auto"/>
          </w:divBdr>
        </w:div>
        <w:div w:id="851143772">
          <w:marLeft w:val="640"/>
          <w:marRight w:val="0"/>
          <w:marTop w:val="0"/>
          <w:marBottom w:val="0"/>
          <w:divBdr>
            <w:top w:val="none" w:sz="0" w:space="0" w:color="auto"/>
            <w:left w:val="none" w:sz="0" w:space="0" w:color="auto"/>
            <w:bottom w:val="none" w:sz="0" w:space="0" w:color="auto"/>
            <w:right w:val="none" w:sz="0" w:space="0" w:color="auto"/>
          </w:divBdr>
        </w:div>
        <w:div w:id="676732076">
          <w:marLeft w:val="640"/>
          <w:marRight w:val="0"/>
          <w:marTop w:val="0"/>
          <w:marBottom w:val="0"/>
          <w:divBdr>
            <w:top w:val="none" w:sz="0" w:space="0" w:color="auto"/>
            <w:left w:val="none" w:sz="0" w:space="0" w:color="auto"/>
            <w:bottom w:val="none" w:sz="0" w:space="0" w:color="auto"/>
            <w:right w:val="none" w:sz="0" w:space="0" w:color="auto"/>
          </w:divBdr>
        </w:div>
        <w:div w:id="1423454820">
          <w:marLeft w:val="640"/>
          <w:marRight w:val="0"/>
          <w:marTop w:val="0"/>
          <w:marBottom w:val="0"/>
          <w:divBdr>
            <w:top w:val="none" w:sz="0" w:space="0" w:color="auto"/>
            <w:left w:val="none" w:sz="0" w:space="0" w:color="auto"/>
            <w:bottom w:val="none" w:sz="0" w:space="0" w:color="auto"/>
            <w:right w:val="none" w:sz="0" w:space="0" w:color="auto"/>
          </w:divBdr>
        </w:div>
        <w:div w:id="2133858592">
          <w:marLeft w:val="640"/>
          <w:marRight w:val="0"/>
          <w:marTop w:val="0"/>
          <w:marBottom w:val="0"/>
          <w:divBdr>
            <w:top w:val="none" w:sz="0" w:space="0" w:color="auto"/>
            <w:left w:val="none" w:sz="0" w:space="0" w:color="auto"/>
            <w:bottom w:val="none" w:sz="0" w:space="0" w:color="auto"/>
            <w:right w:val="none" w:sz="0" w:space="0" w:color="auto"/>
          </w:divBdr>
        </w:div>
        <w:div w:id="1366715704">
          <w:marLeft w:val="640"/>
          <w:marRight w:val="0"/>
          <w:marTop w:val="0"/>
          <w:marBottom w:val="0"/>
          <w:divBdr>
            <w:top w:val="none" w:sz="0" w:space="0" w:color="auto"/>
            <w:left w:val="none" w:sz="0" w:space="0" w:color="auto"/>
            <w:bottom w:val="none" w:sz="0" w:space="0" w:color="auto"/>
            <w:right w:val="none" w:sz="0" w:space="0" w:color="auto"/>
          </w:divBdr>
        </w:div>
        <w:div w:id="1614897088">
          <w:marLeft w:val="640"/>
          <w:marRight w:val="0"/>
          <w:marTop w:val="0"/>
          <w:marBottom w:val="0"/>
          <w:divBdr>
            <w:top w:val="none" w:sz="0" w:space="0" w:color="auto"/>
            <w:left w:val="none" w:sz="0" w:space="0" w:color="auto"/>
            <w:bottom w:val="none" w:sz="0" w:space="0" w:color="auto"/>
            <w:right w:val="none" w:sz="0" w:space="0" w:color="auto"/>
          </w:divBdr>
        </w:div>
        <w:div w:id="816528370">
          <w:marLeft w:val="640"/>
          <w:marRight w:val="0"/>
          <w:marTop w:val="0"/>
          <w:marBottom w:val="0"/>
          <w:divBdr>
            <w:top w:val="none" w:sz="0" w:space="0" w:color="auto"/>
            <w:left w:val="none" w:sz="0" w:space="0" w:color="auto"/>
            <w:bottom w:val="none" w:sz="0" w:space="0" w:color="auto"/>
            <w:right w:val="none" w:sz="0" w:space="0" w:color="auto"/>
          </w:divBdr>
        </w:div>
        <w:div w:id="1280842732">
          <w:marLeft w:val="640"/>
          <w:marRight w:val="0"/>
          <w:marTop w:val="0"/>
          <w:marBottom w:val="0"/>
          <w:divBdr>
            <w:top w:val="none" w:sz="0" w:space="0" w:color="auto"/>
            <w:left w:val="none" w:sz="0" w:space="0" w:color="auto"/>
            <w:bottom w:val="none" w:sz="0" w:space="0" w:color="auto"/>
            <w:right w:val="none" w:sz="0" w:space="0" w:color="auto"/>
          </w:divBdr>
        </w:div>
        <w:div w:id="116921238">
          <w:marLeft w:val="640"/>
          <w:marRight w:val="0"/>
          <w:marTop w:val="0"/>
          <w:marBottom w:val="0"/>
          <w:divBdr>
            <w:top w:val="none" w:sz="0" w:space="0" w:color="auto"/>
            <w:left w:val="none" w:sz="0" w:space="0" w:color="auto"/>
            <w:bottom w:val="none" w:sz="0" w:space="0" w:color="auto"/>
            <w:right w:val="none" w:sz="0" w:space="0" w:color="auto"/>
          </w:divBdr>
        </w:div>
        <w:div w:id="2005932942">
          <w:marLeft w:val="640"/>
          <w:marRight w:val="0"/>
          <w:marTop w:val="0"/>
          <w:marBottom w:val="0"/>
          <w:divBdr>
            <w:top w:val="none" w:sz="0" w:space="0" w:color="auto"/>
            <w:left w:val="none" w:sz="0" w:space="0" w:color="auto"/>
            <w:bottom w:val="none" w:sz="0" w:space="0" w:color="auto"/>
            <w:right w:val="none" w:sz="0" w:space="0" w:color="auto"/>
          </w:divBdr>
        </w:div>
        <w:div w:id="1360743853">
          <w:marLeft w:val="640"/>
          <w:marRight w:val="0"/>
          <w:marTop w:val="0"/>
          <w:marBottom w:val="0"/>
          <w:divBdr>
            <w:top w:val="none" w:sz="0" w:space="0" w:color="auto"/>
            <w:left w:val="none" w:sz="0" w:space="0" w:color="auto"/>
            <w:bottom w:val="none" w:sz="0" w:space="0" w:color="auto"/>
            <w:right w:val="none" w:sz="0" w:space="0" w:color="auto"/>
          </w:divBdr>
        </w:div>
        <w:div w:id="358897094">
          <w:marLeft w:val="640"/>
          <w:marRight w:val="0"/>
          <w:marTop w:val="0"/>
          <w:marBottom w:val="0"/>
          <w:divBdr>
            <w:top w:val="none" w:sz="0" w:space="0" w:color="auto"/>
            <w:left w:val="none" w:sz="0" w:space="0" w:color="auto"/>
            <w:bottom w:val="none" w:sz="0" w:space="0" w:color="auto"/>
            <w:right w:val="none" w:sz="0" w:space="0" w:color="auto"/>
          </w:divBdr>
        </w:div>
        <w:div w:id="1478693495">
          <w:marLeft w:val="640"/>
          <w:marRight w:val="0"/>
          <w:marTop w:val="0"/>
          <w:marBottom w:val="0"/>
          <w:divBdr>
            <w:top w:val="none" w:sz="0" w:space="0" w:color="auto"/>
            <w:left w:val="none" w:sz="0" w:space="0" w:color="auto"/>
            <w:bottom w:val="none" w:sz="0" w:space="0" w:color="auto"/>
            <w:right w:val="none" w:sz="0" w:space="0" w:color="auto"/>
          </w:divBdr>
        </w:div>
        <w:div w:id="1366321701">
          <w:marLeft w:val="640"/>
          <w:marRight w:val="0"/>
          <w:marTop w:val="0"/>
          <w:marBottom w:val="0"/>
          <w:divBdr>
            <w:top w:val="none" w:sz="0" w:space="0" w:color="auto"/>
            <w:left w:val="none" w:sz="0" w:space="0" w:color="auto"/>
            <w:bottom w:val="none" w:sz="0" w:space="0" w:color="auto"/>
            <w:right w:val="none" w:sz="0" w:space="0" w:color="auto"/>
          </w:divBdr>
        </w:div>
        <w:div w:id="1765957012">
          <w:marLeft w:val="640"/>
          <w:marRight w:val="0"/>
          <w:marTop w:val="0"/>
          <w:marBottom w:val="0"/>
          <w:divBdr>
            <w:top w:val="none" w:sz="0" w:space="0" w:color="auto"/>
            <w:left w:val="none" w:sz="0" w:space="0" w:color="auto"/>
            <w:bottom w:val="none" w:sz="0" w:space="0" w:color="auto"/>
            <w:right w:val="none" w:sz="0" w:space="0" w:color="auto"/>
          </w:divBdr>
        </w:div>
      </w:divsChild>
    </w:div>
    <w:div w:id="1030490694">
      <w:bodyDiv w:val="1"/>
      <w:marLeft w:val="0"/>
      <w:marRight w:val="0"/>
      <w:marTop w:val="0"/>
      <w:marBottom w:val="0"/>
      <w:divBdr>
        <w:top w:val="none" w:sz="0" w:space="0" w:color="auto"/>
        <w:left w:val="none" w:sz="0" w:space="0" w:color="auto"/>
        <w:bottom w:val="none" w:sz="0" w:space="0" w:color="auto"/>
        <w:right w:val="none" w:sz="0" w:space="0" w:color="auto"/>
      </w:divBdr>
      <w:divsChild>
        <w:div w:id="545070577">
          <w:marLeft w:val="640"/>
          <w:marRight w:val="0"/>
          <w:marTop w:val="0"/>
          <w:marBottom w:val="0"/>
          <w:divBdr>
            <w:top w:val="none" w:sz="0" w:space="0" w:color="auto"/>
            <w:left w:val="none" w:sz="0" w:space="0" w:color="auto"/>
            <w:bottom w:val="none" w:sz="0" w:space="0" w:color="auto"/>
            <w:right w:val="none" w:sz="0" w:space="0" w:color="auto"/>
          </w:divBdr>
        </w:div>
        <w:div w:id="716397958">
          <w:marLeft w:val="640"/>
          <w:marRight w:val="0"/>
          <w:marTop w:val="0"/>
          <w:marBottom w:val="0"/>
          <w:divBdr>
            <w:top w:val="none" w:sz="0" w:space="0" w:color="auto"/>
            <w:left w:val="none" w:sz="0" w:space="0" w:color="auto"/>
            <w:bottom w:val="none" w:sz="0" w:space="0" w:color="auto"/>
            <w:right w:val="none" w:sz="0" w:space="0" w:color="auto"/>
          </w:divBdr>
        </w:div>
        <w:div w:id="788426795">
          <w:marLeft w:val="640"/>
          <w:marRight w:val="0"/>
          <w:marTop w:val="0"/>
          <w:marBottom w:val="0"/>
          <w:divBdr>
            <w:top w:val="none" w:sz="0" w:space="0" w:color="auto"/>
            <w:left w:val="none" w:sz="0" w:space="0" w:color="auto"/>
            <w:bottom w:val="none" w:sz="0" w:space="0" w:color="auto"/>
            <w:right w:val="none" w:sz="0" w:space="0" w:color="auto"/>
          </w:divBdr>
        </w:div>
        <w:div w:id="85351895">
          <w:marLeft w:val="640"/>
          <w:marRight w:val="0"/>
          <w:marTop w:val="0"/>
          <w:marBottom w:val="0"/>
          <w:divBdr>
            <w:top w:val="none" w:sz="0" w:space="0" w:color="auto"/>
            <w:left w:val="none" w:sz="0" w:space="0" w:color="auto"/>
            <w:bottom w:val="none" w:sz="0" w:space="0" w:color="auto"/>
            <w:right w:val="none" w:sz="0" w:space="0" w:color="auto"/>
          </w:divBdr>
        </w:div>
        <w:div w:id="114295189">
          <w:marLeft w:val="640"/>
          <w:marRight w:val="0"/>
          <w:marTop w:val="0"/>
          <w:marBottom w:val="0"/>
          <w:divBdr>
            <w:top w:val="none" w:sz="0" w:space="0" w:color="auto"/>
            <w:left w:val="none" w:sz="0" w:space="0" w:color="auto"/>
            <w:bottom w:val="none" w:sz="0" w:space="0" w:color="auto"/>
            <w:right w:val="none" w:sz="0" w:space="0" w:color="auto"/>
          </w:divBdr>
        </w:div>
        <w:div w:id="1604920272">
          <w:marLeft w:val="640"/>
          <w:marRight w:val="0"/>
          <w:marTop w:val="0"/>
          <w:marBottom w:val="0"/>
          <w:divBdr>
            <w:top w:val="none" w:sz="0" w:space="0" w:color="auto"/>
            <w:left w:val="none" w:sz="0" w:space="0" w:color="auto"/>
            <w:bottom w:val="none" w:sz="0" w:space="0" w:color="auto"/>
            <w:right w:val="none" w:sz="0" w:space="0" w:color="auto"/>
          </w:divBdr>
        </w:div>
        <w:div w:id="906763058">
          <w:marLeft w:val="640"/>
          <w:marRight w:val="0"/>
          <w:marTop w:val="0"/>
          <w:marBottom w:val="0"/>
          <w:divBdr>
            <w:top w:val="none" w:sz="0" w:space="0" w:color="auto"/>
            <w:left w:val="none" w:sz="0" w:space="0" w:color="auto"/>
            <w:bottom w:val="none" w:sz="0" w:space="0" w:color="auto"/>
            <w:right w:val="none" w:sz="0" w:space="0" w:color="auto"/>
          </w:divBdr>
        </w:div>
        <w:div w:id="1116604879">
          <w:marLeft w:val="640"/>
          <w:marRight w:val="0"/>
          <w:marTop w:val="0"/>
          <w:marBottom w:val="0"/>
          <w:divBdr>
            <w:top w:val="none" w:sz="0" w:space="0" w:color="auto"/>
            <w:left w:val="none" w:sz="0" w:space="0" w:color="auto"/>
            <w:bottom w:val="none" w:sz="0" w:space="0" w:color="auto"/>
            <w:right w:val="none" w:sz="0" w:space="0" w:color="auto"/>
          </w:divBdr>
        </w:div>
        <w:div w:id="2106681528">
          <w:marLeft w:val="640"/>
          <w:marRight w:val="0"/>
          <w:marTop w:val="0"/>
          <w:marBottom w:val="0"/>
          <w:divBdr>
            <w:top w:val="none" w:sz="0" w:space="0" w:color="auto"/>
            <w:left w:val="none" w:sz="0" w:space="0" w:color="auto"/>
            <w:bottom w:val="none" w:sz="0" w:space="0" w:color="auto"/>
            <w:right w:val="none" w:sz="0" w:space="0" w:color="auto"/>
          </w:divBdr>
        </w:div>
        <w:div w:id="364671256">
          <w:marLeft w:val="640"/>
          <w:marRight w:val="0"/>
          <w:marTop w:val="0"/>
          <w:marBottom w:val="0"/>
          <w:divBdr>
            <w:top w:val="none" w:sz="0" w:space="0" w:color="auto"/>
            <w:left w:val="none" w:sz="0" w:space="0" w:color="auto"/>
            <w:bottom w:val="none" w:sz="0" w:space="0" w:color="auto"/>
            <w:right w:val="none" w:sz="0" w:space="0" w:color="auto"/>
          </w:divBdr>
        </w:div>
        <w:div w:id="525412819">
          <w:marLeft w:val="640"/>
          <w:marRight w:val="0"/>
          <w:marTop w:val="0"/>
          <w:marBottom w:val="0"/>
          <w:divBdr>
            <w:top w:val="none" w:sz="0" w:space="0" w:color="auto"/>
            <w:left w:val="none" w:sz="0" w:space="0" w:color="auto"/>
            <w:bottom w:val="none" w:sz="0" w:space="0" w:color="auto"/>
            <w:right w:val="none" w:sz="0" w:space="0" w:color="auto"/>
          </w:divBdr>
        </w:div>
        <w:div w:id="1535651226">
          <w:marLeft w:val="640"/>
          <w:marRight w:val="0"/>
          <w:marTop w:val="0"/>
          <w:marBottom w:val="0"/>
          <w:divBdr>
            <w:top w:val="none" w:sz="0" w:space="0" w:color="auto"/>
            <w:left w:val="none" w:sz="0" w:space="0" w:color="auto"/>
            <w:bottom w:val="none" w:sz="0" w:space="0" w:color="auto"/>
            <w:right w:val="none" w:sz="0" w:space="0" w:color="auto"/>
          </w:divBdr>
        </w:div>
        <w:div w:id="1872567114">
          <w:marLeft w:val="640"/>
          <w:marRight w:val="0"/>
          <w:marTop w:val="0"/>
          <w:marBottom w:val="0"/>
          <w:divBdr>
            <w:top w:val="none" w:sz="0" w:space="0" w:color="auto"/>
            <w:left w:val="none" w:sz="0" w:space="0" w:color="auto"/>
            <w:bottom w:val="none" w:sz="0" w:space="0" w:color="auto"/>
            <w:right w:val="none" w:sz="0" w:space="0" w:color="auto"/>
          </w:divBdr>
        </w:div>
        <w:div w:id="1990859056">
          <w:marLeft w:val="640"/>
          <w:marRight w:val="0"/>
          <w:marTop w:val="0"/>
          <w:marBottom w:val="0"/>
          <w:divBdr>
            <w:top w:val="none" w:sz="0" w:space="0" w:color="auto"/>
            <w:left w:val="none" w:sz="0" w:space="0" w:color="auto"/>
            <w:bottom w:val="none" w:sz="0" w:space="0" w:color="auto"/>
            <w:right w:val="none" w:sz="0" w:space="0" w:color="auto"/>
          </w:divBdr>
        </w:div>
        <w:div w:id="1854832000">
          <w:marLeft w:val="640"/>
          <w:marRight w:val="0"/>
          <w:marTop w:val="0"/>
          <w:marBottom w:val="0"/>
          <w:divBdr>
            <w:top w:val="none" w:sz="0" w:space="0" w:color="auto"/>
            <w:left w:val="none" w:sz="0" w:space="0" w:color="auto"/>
            <w:bottom w:val="none" w:sz="0" w:space="0" w:color="auto"/>
            <w:right w:val="none" w:sz="0" w:space="0" w:color="auto"/>
          </w:divBdr>
        </w:div>
        <w:div w:id="74135090">
          <w:marLeft w:val="640"/>
          <w:marRight w:val="0"/>
          <w:marTop w:val="0"/>
          <w:marBottom w:val="0"/>
          <w:divBdr>
            <w:top w:val="none" w:sz="0" w:space="0" w:color="auto"/>
            <w:left w:val="none" w:sz="0" w:space="0" w:color="auto"/>
            <w:bottom w:val="none" w:sz="0" w:space="0" w:color="auto"/>
            <w:right w:val="none" w:sz="0" w:space="0" w:color="auto"/>
          </w:divBdr>
        </w:div>
        <w:div w:id="972906054">
          <w:marLeft w:val="640"/>
          <w:marRight w:val="0"/>
          <w:marTop w:val="0"/>
          <w:marBottom w:val="0"/>
          <w:divBdr>
            <w:top w:val="none" w:sz="0" w:space="0" w:color="auto"/>
            <w:left w:val="none" w:sz="0" w:space="0" w:color="auto"/>
            <w:bottom w:val="none" w:sz="0" w:space="0" w:color="auto"/>
            <w:right w:val="none" w:sz="0" w:space="0" w:color="auto"/>
          </w:divBdr>
        </w:div>
        <w:div w:id="1853035443">
          <w:marLeft w:val="640"/>
          <w:marRight w:val="0"/>
          <w:marTop w:val="0"/>
          <w:marBottom w:val="0"/>
          <w:divBdr>
            <w:top w:val="none" w:sz="0" w:space="0" w:color="auto"/>
            <w:left w:val="none" w:sz="0" w:space="0" w:color="auto"/>
            <w:bottom w:val="none" w:sz="0" w:space="0" w:color="auto"/>
            <w:right w:val="none" w:sz="0" w:space="0" w:color="auto"/>
          </w:divBdr>
        </w:div>
        <w:div w:id="1628196096">
          <w:marLeft w:val="640"/>
          <w:marRight w:val="0"/>
          <w:marTop w:val="0"/>
          <w:marBottom w:val="0"/>
          <w:divBdr>
            <w:top w:val="none" w:sz="0" w:space="0" w:color="auto"/>
            <w:left w:val="none" w:sz="0" w:space="0" w:color="auto"/>
            <w:bottom w:val="none" w:sz="0" w:space="0" w:color="auto"/>
            <w:right w:val="none" w:sz="0" w:space="0" w:color="auto"/>
          </w:divBdr>
        </w:div>
        <w:div w:id="1887570603">
          <w:marLeft w:val="640"/>
          <w:marRight w:val="0"/>
          <w:marTop w:val="0"/>
          <w:marBottom w:val="0"/>
          <w:divBdr>
            <w:top w:val="none" w:sz="0" w:space="0" w:color="auto"/>
            <w:left w:val="none" w:sz="0" w:space="0" w:color="auto"/>
            <w:bottom w:val="none" w:sz="0" w:space="0" w:color="auto"/>
            <w:right w:val="none" w:sz="0" w:space="0" w:color="auto"/>
          </w:divBdr>
        </w:div>
        <w:div w:id="432094481">
          <w:marLeft w:val="640"/>
          <w:marRight w:val="0"/>
          <w:marTop w:val="0"/>
          <w:marBottom w:val="0"/>
          <w:divBdr>
            <w:top w:val="none" w:sz="0" w:space="0" w:color="auto"/>
            <w:left w:val="none" w:sz="0" w:space="0" w:color="auto"/>
            <w:bottom w:val="none" w:sz="0" w:space="0" w:color="auto"/>
            <w:right w:val="none" w:sz="0" w:space="0" w:color="auto"/>
          </w:divBdr>
        </w:div>
        <w:div w:id="759791363">
          <w:marLeft w:val="640"/>
          <w:marRight w:val="0"/>
          <w:marTop w:val="0"/>
          <w:marBottom w:val="0"/>
          <w:divBdr>
            <w:top w:val="none" w:sz="0" w:space="0" w:color="auto"/>
            <w:left w:val="none" w:sz="0" w:space="0" w:color="auto"/>
            <w:bottom w:val="none" w:sz="0" w:space="0" w:color="auto"/>
            <w:right w:val="none" w:sz="0" w:space="0" w:color="auto"/>
          </w:divBdr>
        </w:div>
        <w:div w:id="622804744">
          <w:marLeft w:val="640"/>
          <w:marRight w:val="0"/>
          <w:marTop w:val="0"/>
          <w:marBottom w:val="0"/>
          <w:divBdr>
            <w:top w:val="none" w:sz="0" w:space="0" w:color="auto"/>
            <w:left w:val="none" w:sz="0" w:space="0" w:color="auto"/>
            <w:bottom w:val="none" w:sz="0" w:space="0" w:color="auto"/>
            <w:right w:val="none" w:sz="0" w:space="0" w:color="auto"/>
          </w:divBdr>
        </w:div>
        <w:div w:id="76295356">
          <w:marLeft w:val="640"/>
          <w:marRight w:val="0"/>
          <w:marTop w:val="0"/>
          <w:marBottom w:val="0"/>
          <w:divBdr>
            <w:top w:val="none" w:sz="0" w:space="0" w:color="auto"/>
            <w:left w:val="none" w:sz="0" w:space="0" w:color="auto"/>
            <w:bottom w:val="none" w:sz="0" w:space="0" w:color="auto"/>
            <w:right w:val="none" w:sz="0" w:space="0" w:color="auto"/>
          </w:divBdr>
        </w:div>
        <w:div w:id="335039634">
          <w:marLeft w:val="640"/>
          <w:marRight w:val="0"/>
          <w:marTop w:val="0"/>
          <w:marBottom w:val="0"/>
          <w:divBdr>
            <w:top w:val="none" w:sz="0" w:space="0" w:color="auto"/>
            <w:left w:val="none" w:sz="0" w:space="0" w:color="auto"/>
            <w:bottom w:val="none" w:sz="0" w:space="0" w:color="auto"/>
            <w:right w:val="none" w:sz="0" w:space="0" w:color="auto"/>
          </w:divBdr>
        </w:div>
        <w:div w:id="396248483">
          <w:marLeft w:val="640"/>
          <w:marRight w:val="0"/>
          <w:marTop w:val="0"/>
          <w:marBottom w:val="0"/>
          <w:divBdr>
            <w:top w:val="none" w:sz="0" w:space="0" w:color="auto"/>
            <w:left w:val="none" w:sz="0" w:space="0" w:color="auto"/>
            <w:bottom w:val="none" w:sz="0" w:space="0" w:color="auto"/>
            <w:right w:val="none" w:sz="0" w:space="0" w:color="auto"/>
          </w:divBdr>
        </w:div>
        <w:div w:id="512768190">
          <w:marLeft w:val="640"/>
          <w:marRight w:val="0"/>
          <w:marTop w:val="0"/>
          <w:marBottom w:val="0"/>
          <w:divBdr>
            <w:top w:val="none" w:sz="0" w:space="0" w:color="auto"/>
            <w:left w:val="none" w:sz="0" w:space="0" w:color="auto"/>
            <w:bottom w:val="none" w:sz="0" w:space="0" w:color="auto"/>
            <w:right w:val="none" w:sz="0" w:space="0" w:color="auto"/>
          </w:divBdr>
        </w:div>
        <w:div w:id="1700550323">
          <w:marLeft w:val="640"/>
          <w:marRight w:val="0"/>
          <w:marTop w:val="0"/>
          <w:marBottom w:val="0"/>
          <w:divBdr>
            <w:top w:val="none" w:sz="0" w:space="0" w:color="auto"/>
            <w:left w:val="none" w:sz="0" w:space="0" w:color="auto"/>
            <w:bottom w:val="none" w:sz="0" w:space="0" w:color="auto"/>
            <w:right w:val="none" w:sz="0" w:space="0" w:color="auto"/>
          </w:divBdr>
        </w:div>
        <w:div w:id="1202783023">
          <w:marLeft w:val="640"/>
          <w:marRight w:val="0"/>
          <w:marTop w:val="0"/>
          <w:marBottom w:val="0"/>
          <w:divBdr>
            <w:top w:val="none" w:sz="0" w:space="0" w:color="auto"/>
            <w:left w:val="none" w:sz="0" w:space="0" w:color="auto"/>
            <w:bottom w:val="none" w:sz="0" w:space="0" w:color="auto"/>
            <w:right w:val="none" w:sz="0" w:space="0" w:color="auto"/>
          </w:divBdr>
        </w:div>
        <w:div w:id="720786850">
          <w:marLeft w:val="640"/>
          <w:marRight w:val="0"/>
          <w:marTop w:val="0"/>
          <w:marBottom w:val="0"/>
          <w:divBdr>
            <w:top w:val="none" w:sz="0" w:space="0" w:color="auto"/>
            <w:left w:val="none" w:sz="0" w:space="0" w:color="auto"/>
            <w:bottom w:val="none" w:sz="0" w:space="0" w:color="auto"/>
            <w:right w:val="none" w:sz="0" w:space="0" w:color="auto"/>
          </w:divBdr>
        </w:div>
        <w:div w:id="2092851081">
          <w:marLeft w:val="640"/>
          <w:marRight w:val="0"/>
          <w:marTop w:val="0"/>
          <w:marBottom w:val="0"/>
          <w:divBdr>
            <w:top w:val="none" w:sz="0" w:space="0" w:color="auto"/>
            <w:left w:val="none" w:sz="0" w:space="0" w:color="auto"/>
            <w:bottom w:val="none" w:sz="0" w:space="0" w:color="auto"/>
            <w:right w:val="none" w:sz="0" w:space="0" w:color="auto"/>
          </w:divBdr>
        </w:div>
        <w:div w:id="933125021">
          <w:marLeft w:val="640"/>
          <w:marRight w:val="0"/>
          <w:marTop w:val="0"/>
          <w:marBottom w:val="0"/>
          <w:divBdr>
            <w:top w:val="none" w:sz="0" w:space="0" w:color="auto"/>
            <w:left w:val="none" w:sz="0" w:space="0" w:color="auto"/>
            <w:bottom w:val="none" w:sz="0" w:space="0" w:color="auto"/>
            <w:right w:val="none" w:sz="0" w:space="0" w:color="auto"/>
          </w:divBdr>
        </w:div>
        <w:div w:id="268396220">
          <w:marLeft w:val="640"/>
          <w:marRight w:val="0"/>
          <w:marTop w:val="0"/>
          <w:marBottom w:val="0"/>
          <w:divBdr>
            <w:top w:val="none" w:sz="0" w:space="0" w:color="auto"/>
            <w:left w:val="none" w:sz="0" w:space="0" w:color="auto"/>
            <w:bottom w:val="none" w:sz="0" w:space="0" w:color="auto"/>
            <w:right w:val="none" w:sz="0" w:space="0" w:color="auto"/>
          </w:divBdr>
        </w:div>
        <w:div w:id="47530538">
          <w:marLeft w:val="640"/>
          <w:marRight w:val="0"/>
          <w:marTop w:val="0"/>
          <w:marBottom w:val="0"/>
          <w:divBdr>
            <w:top w:val="none" w:sz="0" w:space="0" w:color="auto"/>
            <w:left w:val="none" w:sz="0" w:space="0" w:color="auto"/>
            <w:bottom w:val="none" w:sz="0" w:space="0" w:color="auto"/>
            <w:right w:val="none" w:sz="0" w:space="0" w:color="auto"/>
          </w:divBdr>
        </w:div>
        <w:div w:id="131215369">
          <w:marLeft w:val="640"/>
          <w:marRight w:val="0"/>
          <w:marTop w:val="0"/>
          <w:marBottom w:val="0"/>
          <w:divBdr>
            <w:top w:val="none" w:sz="0" w:space="0" w:color="auto"/>
            <w:left w:val="none" w:sz="0" w:space="0" w:color="auto"/>
            <w:bottom w:val="none" w:sz="0" w:space="0" w:color="auto"/>
            <w:right w:val="none" w:sz="0" w:space="0" w:color="auto"/>
          </w:divBdr>
        </w:div>
        <w:div w:id="266038318">
          <w:marLeft w:val="640"/>
          <w:marRight w:val="0"/>
          <w:marTop w:val="0"/>
          <w:marBottom w:val="0"/>
          <w:divBdr>
            <w:top w:val="none" w:sz="0" w:space="0" w:color="auto"/>
            <w:left w:val="none" w:sz="0" w:space="0" w:color="auto"/>
            <w:bottom w:val="none" w:sz="0" w:space="0" w:color="auto"/>
            <w:right w:val="none" w:sz="0" w:space="0" w:color="auto"/>
          </w:divBdr>
        </w:div>
        <w:div w:id="1094320610">
          <w:marLeft w:val="640"/>
          <w:marRight w:val="0"/>
          <w:marTop w:val="0"/>
          <w:marBottom w:val="0"/>
          <w:divBdr>
            <w:top w:val="none" w:sz="0" w:space="0" w:color="auto"/>
            <w:left w:val="none" w:sz="0" w:space="0" w:color="auto"/>
            <w:bottom w:val="none" w:sz="0" w:space="0" w:color="auto"/>
            <w:right w:val="none" w:sz="0" w:space="0" w:color="auto"/>
          </w:divBdr>
        </w:div>
        <w:div w:id="1584295161">
          <w:marLeft w:val="640"/>
          <w:marRight w:val="0"/>
          <w:marTop w:val="0"/>
          <w:marBottom w:val="0"/>
          <w:divBdr>
            <w:top w:val="none" w:sz="0" w:space="0" w:color="auto"/>
            <w:left w:val="none" w:sz="0" w:space="0" w:color="auto"/>
            <w:bottom w:val="none" w:sz="0" w:space="0" w:color="auto"/>
            <w:right w:val="none" w:sz="0" w:space="0" w:color="auto"/>
          </w:divBdr>
        </w:div>
        <w:div w:id="620261296">
          <w:marLeft w:val="640"/>
          <w:marRight w:val="0"/>
          <w:marTop w:val="0"/>
          <w:marBottom w:val="0"/>
          <w:divBdr>
            <w:top w:val="none" w:sz="0" w:space="0" w:color="auto"/>
            <w:left w:val="none" w:sz="0" w:space="0" w:color="auto"/>
            <w:bottom w:val="none" w:sz="0" w:space="0" w:color="auto"/>
            <w:right w:val="none" w:sz="0" w:space="0" w:color="auto"/>
          </w:divBdr>
        </w:div>
        <w:div w:id="72973577">
          <w:marLeft w:val="640"/>
          <w:marRight w:val="0"/>
          <w:marTop w:val="0"/>
          <w:marBottom w:val="0"/>
          <w:divBdr>
            <w:top w:val="none" w:sz="0" w:space="0" w:color="auto"/>
            <w:left w:val="none" w:sz="0" w:space="0" w:color="auto"/>
            <w:bottom w:val="none" w:sz="0" w:space="0" w:color="auto"/>
            <w:right w:val="none" w:sz="0" w:space="0" w:color="auto"/>
          </w:divBdr>
        </w:div>
        <w:div w:id="1788694115">
          <w:marLeft w:val="640"/>
          <w:marRight w:val="0"/>
          <w:marTop w:val="0"/>
          <w:marBottom w:val="0"/>
          <w:divBdr>
            <w:top w:val="none" w:sz="0" w:space="0" w:color="auto"/>
            <w:left w:val="none" w:sz="0" w:space="0" w:color="auto"/>
            <w:bottom w:val="none" w:sz="0" w:space="0" w:color="auto"/>
            <w:right w:val="none" w:sz="0" w:space="0" w:color="auto"/>
          </w:divBdr>
        </w:div>
        <w:div w:id="1211500113">
          <w:marLeft w:val="640"/>
          <w:marRight w:val="0"/>
          <w:marTop w:val="0"/>
          <w:marBottom w:val="0"/>
          <w:divBdr>
            <w:top w:val="none" w:sz="0" w:space="0" w:color="auto"/>
            <w:left w:val="none" w:sz="0" w:space="0" w:color="auto"/>
            <w:bottom w:val="none" w:sz="0" w:space="0" w:color="auto"/>
            <w:right w:val="none" w:sz="0" w:space="0" w:color="auto"/>
          </w:divBdr>
        </w:div>
        <w:div w:id="803355321">
          <w:marLeft w:val="640"/>
          <w:marRight w:val="0"/>
          <w:marTop w:val="0"/>
          <w:marBottom w:val="0"/>
          <w:divBdr>
            <w:top w:val="none" w:sz="0" w:space="0" w:color="auto"/>
            <w:left w:val="none" w:sz="0" w:space="0" w:color="auto"/>
            <w:bottom w:val="none" w:sz="0" w:space="0" w:color="auto"/>
            <w:right w:val="none" w:sz="0" w:space="0" w:color="auto"/>
          </w:divBdr>
        </w:div>
        <w:div w:id="1303314517">
          <w:marLeft w:val="640"/>
          <w:marRight w:val="0"/>
          <w:marTop w:val="0"/>
          <w:marBottom w:val="0"/>
          <w:divBdr>
            <w:top w:val="none" w:sz="0" w:space="0" w:color="auto"/>
            <w:left w:val="none" w:sz="0" w:space="0" w:color="auto"/>
            <w:bottom w:val="none" w:sz="0" w:space="0" w:color="auto"/>
            <w:right w:val="none" w:sz="0" w:space="0" w:color="auto"/>
          </w:divBdr>
        </w:div>
        <w:div w:id="1565144070">
          <w:marLeft w:val="640"/>
          <w:marRight w:val="0"/>
          <w:marTop w:val="0"/>
          <w:marBottom w:val="0"/>
          <w:divBdr>
            <w:top w:val="none" w:sz="0" w:space="0" w:color="auto"/>
            <w:left w:val="none" w:sz="0" w:space="0" w:color="auto"/>
            <w:bottom w:val="none" w:sz="0" w:space="0" w:color="auto"/>
            <w:right w:val="none" w:sz="0" w:space="0" w:color="auto"/>
          </w:divBdr>
        </w:div>
        <w:div w:id="1060598239">
          <w:marLeft w:val="640"/>
          <w:marRight w:val="0"/>
          <w:marTop w:val="0"/>
          <w:marBottom w:val="0"/>
          <w:divBdr>
            <w:top w:val="none" w:sz="0" w:space="0" w:color="auto"/>
            <w:left w:val="none" w:sz="0" w:space="0" w:color="auto"/>
            <w:bottom w:val="none" w:sz="0" w:space="0" w:color="auto"/>
            <w:right w:val="none" w:sz="0" w:space="0" w:color="auto"/>
          </w:divBdr>
        </w:div>
        <w:div w:id="1281379112">
          <w:marLeft w:val="640"/>
          <w:marRight w:val="0"/>
          <w:marTop w:val="0"/>
          <w:marBottom w:val="0"/>
          <w:divBdr>
            <w:top w:val="none" w:sz="0" w:space="0" w:color="auto"/>
            <w:left w:val="none" w:sz="0" w:space="0" w:color="auto"/>
            <w:bottom w:val="none" w:sz="0" w:space="0" w:color="auto"/>
            <w:right w:val="none" w:sz="0" w:space="0" w:color="auto"/>
          </w:divBdr>
        </w:div>
        <w:div w:id="1469855149">
          <w:marLeft w:val="640"/>
          <w:marRight w:val="0"/>
          <w:marTop w:val="0"/>
          <w:marBottom w:val="0"/>
          <w:divBdr>
            <w:top w:val="none" w:sz="0" w:space="0" w:color="auto"/>
            <w:left w:val="none" w:sz="0" w:space="0" w:color="auto"/>
            <w:bottom w:val="none" w:sz="0" w:space="0" w:color="auto"/>
            <w:right w:val="none" w:sz="0" w:space="0" w:color="auto"/>
          </w:divBdr>
        </w:div>
        <w:div w:id="622661778">
          <w:marLeft w:val="640"/>
          <w:marRight w:val="0"/>
          <w:marTop w:val="0"/>
          <w:marBottom w:val="0"/>
          <w:divBdr>
            <w:top w:val="none" w:sz="0" w:space="0" w:color="auto"/>
            <w:left w:val="none" w:sz="0" w:space="0" w:color="auto"/>
            <w:bottom w:val="none" w:sz="0" w:space="0" w:color="auto"/>
            <w:right w:val="none" w:sz="0" w:space="0" w:color="auto"/>
          </w:divBdr>
        </w:div>
        <w:div w:id="2032418377">
          <w:marLeft w:val="640"/>
          <w:marRight w:val="0"/>
          <w:marTop w:val="0"/>
          <w:marBottom w:val="0"/>
          <w:divBdr>
            <w:top w:val="none" w:sz="0" w:space="0" w:color="auto"/>
            <w:left w:val="none" w:sz="0" w:space="0" w:color="auto"/>
            <w:bottom w:val="none" w:sz="0" w:space="0" w:color="auto"/>
            <w:right w:val="none" w:sz="0" w:space="0" w:color="auto"/>
          </w:divBdr>
        </w:div>
      </w:divsChild>
    </w:div>
    <w:div w:id="1068303439">
      <w:bodyDiv w:val="1"/>
      <w:marLeft w:val="0"/>
      <w:marRight w:val="0"/>
      <w:marTop w:val="0"/>
      <w:marBottom w:val="0"/>
      <w:divBdr>
        <w:top w:val="none" w:sz="0" w:space="0" w:color="auto"/>
        <w:left w:val="none" w:sz="0" w:space="0" w:color="auto"/>
        <w:bottom w:val="none" w:sz="0" w:space="0" w:color="auto"/>
        <w:right w:val="none" w:sz="0" w:space="0" w:color="auto"/>
      </w:divBdr>
      <w:divsChild>
        <w:div w:id="48039274">
          <w:marLeft w:val="640"/>
          <w:marRight w:val="0"/>
          <w:marTop w:val="0"/>
          <w:marBottom w:val="0"/>
          <w:divBdr>
            <w:top w:val="none" w:sz="0" w:space="0" w:color="auto"/>
            <w:left w:val="none" w:sz="0" w:space="0" w:color="auto"/>
            <w:bottom w:val="none" w:sz="0" w:space="0" w:color="auto"/>
            <w:right w:val="none" w:sz="0" w:space="0" w:color="auto"/>
          </w:divBdr>
        </w:div>
        <w:div w:id="1362172474">
          <w:marLeft w:val="640"/>
          <w:marRight w:val="0"/>
          <w:marTop w:val="0"/>
          <w:marBottom w:val="0"/>
          <w:divBdr>
            <w:top w:val="none" w:sz="0" w:space="0" w:color="auto"/>
            <w:left w:val="none" w:sz="0" w:space="0" w:color="auto"/>
            <w:bottom w:val="none" w:sz="0" w:space="0" w:color="auto"/>
            <w:right w:val="none" w:sz="0" w:space="0" w:color="auto"/>
          </w:divBdr>
        </w:div>
        <w:div w:id="1089231118">
          <w:marLeft w:val="640"/>
          <w:marRight w:val="0"/>
          <w:marTop w:val="0"/>
          <w:marBottom w:val="0"/>
          <w:divBdr>
            <w:top w:val="none" w:sz="0" w:space="0" w:color="auto"/>
            <w:left w:val="none" w:sz="0" w:space="0" w:color="auto"/>
            <w:bottom w:val="none" w:sz="0" w:space="0" w:color="auto"/>
            <w:right w:val="none" w:sz="0" w:space="0" w:color="auto"/>
          </w:divBdr>
        </w:div>
        <w:div w:id="1916936728">
          <w:marLeft w:val="640"/>
          <w:marRight w:val="0"/>
          <w:marTop w:val="0"/>
          <w:marBottom w:val="0"/>
          <w:divBdr>
            <w:top w:val="none" w:sz="0" w:space="0" w:color="auto"/>
            <w:left w:val="none" w:sz="0" w:space="0" w:color="auto"/>
            <w:bottom w:val="none" w:sz="0" w:space="0" w:color="auto"/>
            <w:right w:val="none" w:sz="0" w:space="0" w:color="auto"/>
          </w:divBdr>
        </w:div>
        <w:div w:id="1292518315">
          <w:marLeft w:val="640"/>
          <w:marRight w:val="0"/>
          <w:marTop w:val="0"/>
          <w:marBottom w:val="0"/>
          <w:divBdr>
            <w:top w:val="none" w:sz="0" w:space="0" w:color="auto"/>
            <w:left w:val="none" w:sz="0" w:space="0" w:color="auto"/>
            <w:bottom w:val="none" w:sz="0" w:space="0" w:color="auto"/>
            <w:right w:val="none" w:sz="0" w:space="0" w:color="auto"/>
          </w:divBdr>
        </w:div>
        <w:div w:id="1063406127">
          <w:marLeft w:val="640"/>
          <w:marRight w:val="0"/>
          <w:marTop w:val="0"/>
          <w:marBottom w:val="0"/>
          <w:divBdr>
            <w:top w:val="none" w:sz="0" w:space="0" w:color="auto"/>
            <w:left w:val="none" w:sz="0" w:space="0" w:color="auto"/>
            <w:bottom w:val="none" w:sz="0" w:space="0" w:color="auto"/>
            <w:right w:val="none" w:sz="0" w:space="0" w:color="auto"/>
          </w:divBdr>
        </w:div>
        <w:div w:id="987632029">
          <w:marLeft w:val="640"/>
          <w:marRight w:val="0"/>
          <w:marTop w:val="0"/>
          <w:marBottom w:val="0"/>
          <w:divBdr>
            <w:top w:val="none" w:sz="0" w:space="0" w:color="auto"/>
            <w:left w:val="none" w:sz="0" w:space="0" w:color="auto"/>
            <w:bottom w:val="none" w:sz="0" w:space="0" w:color="auto"/>
            <w:right w:val="none" w:sz="0" w:space="0" w:color="auto"/>
          </w:divBdr>
        </w:div>
        <w:div w:id="721297407">
          <w:marLeft w:val="640"/>
          <w:marRight w:val="0"/>
          <w:marTop w:val="0"/>
          <w:marBottom w:val="0"/>
          <w:divBdr>
            <w:top w:val="none" w:sz="0" w:space="0" w:color="auto"/>
            <w:left w:val="none" w:sz="0" w:space="0" w:color="auto"/>
            <w:bottom w:val="none" w:sz="0" w:space="0" w:color="auto"/>
            <w:right w:val="none" w:sz="0" w:space="0" w:color="auto"/>
          </w:divBdr>
        </w:div>
        <w:div w:id="1296790782">
          <w:marLeft w:val="640"/>
          <w:marRight w:val="0"/>
          <w:marTop w:val="0"/>
          <w:marBottom w:val="0"/>
          <w:divBdr>
            <w:top w:val="none" w:sz="0" w:space="0" w:color="auto"/>
            <w:left w:val="none" w:sz="0" w:space="0" w:color="auto"/>
            <w:bottom w:val="none" w:sz="0" w:space="0" w:color="auto"/>
            <w:right w:val="none" w:sz="0" w:space="0" w:color="auto"/>
          </w:divBdr>
        </w:div>
        <w:div w:id="23793800">
          <w:marLeft w:val="640"/>
          <w:marRight w:val="0"/>
          <w:marTop w:val="0"/>
          <w:marBottom w:val="0"/>
          <w:divBdr>
            <w:top w:val="none" w:sz="0" w:space="0" w:color="auto"/>
            <w:left w:val="none" w:sz="0" w:space="0" w:color="auto"/>
            <w:bottom w:val="none" w:sz="0" w:space="0" w:color="auto"/>
            <w:right w:val="none" w:sz="0" w:space="0" w:color="auto"/>
          </w:divBdr>
        </w:div>
        <w:div w:id="387916563">
          <w:marLeft w:val="640"/>
          <w:marRight w:val="0"/>
          <w:marTop w:val="0"/>
          <w:marBottom w:val="0"/>
          <w:divBdr>
            <w:top w:val="none" w:sz="0" w:space="0" w:color="auto"/>
            <w:left w:val="none" w:sz="0" w:space="0" w:color="auto"/>
            <w:bottom w:val="none" w:sz="0" w:space="0" w:color="auto"/>
            <w:right w:val="none" w:sz="0" w:space="0" w:color="auto"/>
          </w:divBdr>
        </w:div>
        <w:div w:id="1116826679">
          <w:marLeft w:val="640"/>
          <w:marRight w:val="0"/>
          <w:marTop w:val="0"/>
          <w:marBottom w:val="0"/>
          <w:divBdr>
            <w:top w:val="none" w:sz="0" w:space="0" w:color="auto"/>
            <w:left w:val="none" w:sz="0" w:space="0" w:color="auto"/>
            <w:bottom w:val="none" w:sz="0" w:space="0" w:color="auto"/>
            <w:right w:val="none" w:sz="0" w:space="0" w:color="auto"/>
          </w:divBdr>
        </w:div>
        <w:div w:id="1268199222">
          <w:marLeft w:val="640"/>
          <w:marRight w:val="0"/>
          <w:marTop w:val="0"/>
          <w:marBottom w:val="0"/>
          <w:divBdr>
            <w:top w:val="none" w:sz="0" w:space="0" w:color="auto"/>
            <w:left w:val="none" w:sz="0" w:space="0" w:color="auto"/>
            <w:bottom w:val="none" w:sz="0" w:space="0" w:color="auto"/>
            <w:right w:val="none" w:sz="0" w:space="0" w:color="auto"/>
          </w:divBdr>
        </w:div>
        <w:div w:id="1844203822">
          <w:marLeft w:val="640"/>
          <w:marRight w:val="0"/>
          <w:marTop w:val="0"/>
          <w:marBottom w:val="0"/>
          <w:divBdr>
            <w:top w:val="none" w:sz="0" w:space="0" w:color="auto"/>
            <w:left w:val="none" w:sz="0" w:space="0" w:color="auto"/>
            <w:bottom w:val="none" w:sz="0" w:space="0" w:color="auto"/>
            <w:right w:val="none" w:sz="0" w:space="0" w:color="auto"/>
          </w:divBdr>
        </w:div>
        <w:div w:id="386689887">
          <w:marLeft w:val="640"/>
          <w:marRight w:val="0"/>
          <w:marTop w:val="0"/>
          <w:marBottom w:val="0"/>
          <w:divBdr>
            <w:top w:val="none" w:sz="0" w:space="0" w:color="auto"/>
            <w:left w:val="none" w:sz="0" w:space="0" w:color="auto"/>
            <w:bottom w:val="none" w:sz="0" w:space="0" w:color="auto"/>
            <w:right w:val="none" w:sz="0" w:space="0" w:color="auto"/>
          </w:divBdr>
        </w:div>
        <w:div w:id="454639889">
          <w:marLeft w:val="640"/>
          <w:marRight w:val="0"/>
          <w:marTop w:val="0"/>
          <w:marBottom w:val="0"/>
          <w:divBdr>
            <w:top w:val="none" w:sz="0" w:space="0" w:color="auto"/>
            <w:left w:val="none" w:sz="0" w:space="0" w:color="auto"/>
            <w:bottom w:val="none" w:sz="0" w:space="0" w:color="auto"/>
            <w:right w:val="none" w:sz="0" w:space="0" w:color="auto"/>
          </w:divBdr>
        </w:div>
        <w:div w:id="631447258">
          <w:marLeft w:val="640"/>
          <w:marRight w:val="0"/>
          <w:marTop w:val="0"/>
          <w:marBottom w:val="0"/>
          <w:divBdr>
            <w:top w:val="none" w:sz="0" w:space="0" w:color="auto"/>
            <w:left w:val="none" w:sz="0" w:space="0" w:color="auto"/>
            <w:bottom w:val="none" w:sz="0" w:space="0" w:color="auto"/>
            <w:right w:val="none" w:sz="0" w:space="0" w:color="auto"/>
          </w:divBdr>
        </w:div>
        <w:div w:id="1936739675">
          <w:marLeft w:val="640"/>
          <w:marRight w:val="0"/>
          <w:marTop w:val="0"/>
          <w:marBottom w:val="0"/>
          <w:divBdr>
            <w:top w:val="none" w:sz="0" w:space="0" w:color="auto"/>
            <w:left w:val="none" w:sz="0" w:space="0" w:color="auto"/>
            <w:bottom w:val="none" w:sz="0" w:space="0" w:color="auto"/>
            <w:right w:val="none" w:sz="0" w:space="0" w:color="auto"/>
          </w:divBdr>
        </w:div>
        <w:div w:id="668825678">
          <w:marLeft w:val="640"/>
          <w:marRight w:val="0"/>
          <w:marTop w:val="0"/>
          <w:marBottom w:val="0"/>
          <w:divBdr>
            <w:top w:val="none" w:sz="0" w:space="0" w:color="auto"/>
            <w:left w:val="none" w:sz="0" w:space="0" w:color="auto"/>
            <w:bottom w:val="none" w:sz="0" w:space="0" w:color="auto"/>
            <w:right w:val="none" w:sz="0" w:space="0" w:color="auto"/>
          </w:divBdr>
        </w:div>
        <w:div w:id="1697972617">
          <w:marLeft w:val="640"/>
          <w:marRight w:val="0"/>
          <w:marTop w:val="0"/>
          <w:marBottom w:val="0"/>
          <w:divBdr>
            <w:top w:val="none" w:sz="0" w:space="0" w:color="auto"/>
            <w:left w:val="none" w:sz="0" w:space="0" w:color="auto"/>
            <w:bottom w:val="none" w:sz="0" w:space="0" w:color="auto"/>
            <w:right w:val="none" w:sz="0" w:space="0" w:color="auto"/>
          </w:divBdr>
        </w:div>
        <w:div w:id="1960405721">
          <w:marLeft w:val="640"/>
          <w:marRight w:val="0"/>
          <w:marTop w:val="0"/>
          <w:marBottom w:val="0"/>
          <w:divBdr>
            <w:top w:val="none" w:sz="0" w:space="0" w:color="auto"/>
            <w:left w:val="none" w:sz="0" w:space="0" w:color="auto"/>
            <w:bottom w:val="none" w:sz="0" w:space="0" w:color="auto"/>
            <w:right w:val="none" w:sz="0" w:space="0" w:color="auto"/>
          </w:divBdr>
        </w:div>
        <w:div w:id="1164323161">
          <w:marLeft w:val="640"/>
          <w:marRight w:val="0"/>
          <w:marTop w:val="0"/>
          <w:marBottom w:val="0"/>
          <w:divBdr>
            <w:top w:val="none" w:sz="0" w:space="0" w:color="auto"/>
            <w:left w:val="none" w:sz="0" w:space="0" w:color="auto"/>
            <w:bottom w:val="none" w:sz="0" w:space="0" w:color="auto"/>
            <w:right w:val="none" w:sz="0" w:space="0" w:color="auto"/>
          </w:divBdr>
        </w:div>
        <w:div w:id="1608269719">
          <w:marLeft w:val="640"/>
          <w:marRight w:val="0"/>
          <w:marTop w:val="0"/>
          <w:marBottom w:val="0"/>
          <w:divBdr>
            <w:top w:val="none" w:sz="0" w:space="0" w:color="auto"/>
            <w:left w:val="none" w:sz="0" w:space="0" w:color="auto"/>
            <w:bottom w:val="none" w:sz="0" w:space="0" w:color="auto"/>
            <w:right w:val="none" w:sz="0" w:space="0" w:color="auto"/>
          </w:divBdr>
        </w:div>
        <w:div w:id="285890759">
          <w:marLeft w:val="640"/>
          <w:marRight w:val="0"/>
          <w:marTop w:val="0"/>
          <w:marBottom w:val="0"/>
          <w:divBdr>
            <w:top w:val="none" w:sz="0" w:space="0" w:color="auto"/>
            <w:left w:val="none" w:sz="0" w:space="0" w:color="auto"/>
            <w:bottom w:val="none" w:sz="0" w:space="0" w:color="auto"/>
            <w:right w:val="none" w:sz="0" w:space="0" w:color="auto"/>
          </w:divBdr>
        </w:div>
        <w:div w:id="1114784487">
          <w:marLeft w:val="640"/>
          <w:marRight w:val="0"/>
          <w:marTop w:val="0"/>
          <w:marBottom w:val="0"/>
          <w:divBdr>
            <w:top w:val="none" w:sz="0" w:space="0" w:color="auto"/>
            <w:left w:val="none" w:sz="0" w:space="0" w:color="auto"/>
            <w:bottom w:val="none" w:sz="0" w:space="0" w:color="auto"/>
            <w:right w:val="none" w:sz="0" w:space="0" w:color="auto"/>
          </w:divBdr>
        </w:div>
        <w:div w:id="1356424301">
          <w:marLeft w:val="640"/>
          <w:marRight w:val="0"/>
          <w:marTop w:val="0"/>
          <w:marBottom w:val="0"/>
          <w:divBdr>
            <w:top w:val="none" w:sz="0" w:space="0" w:color="auto"/>
            <w:left w:val="none" w:sz="0" w:space="0" w:color="auto"/>
            <w:bottom w:val="none" w:sz="0" w:space="0" w:color="auto"/>
            <w:right w:val="none" w:sz="0" w:space="0" w:color="auto"/>
          </w:divBdr>
        </w:div>
        <w:div w:id="1040473015">
          <w:marLeft w:val="640"/>
          <w:marRight w:val="0"/>
          <w:marTop w:val="0"/>
          <w:marBottom w:val="0"/>
          <w:divBdr>
            <w:top w:val="none" w:sz="0" w:space="0" w:color="auto"/>
            <w:left w:val="none" w:sz="0" w:space="0" w:color="auto"/>
            <w:bottom w:val="none" w:sz="0" w:space="0" w:color="auto"/>
            <w:right w:val="none" w:sz="0" w:space="0" w:color="auto"/>
          </w:divBdr>
        </w:div>
        <w:div w:id="1795827538">
          <w:marLeft w:val="640"/>
          <w:marRight w:val="0"/>
          <w:marTop w:val="0"/>
          <w:marBottom w:val="0"/>
          <w:divBdr>
            <w:top w:val="none" w:sz="0" w:space="0" w:color="auto"/>
            <w:left w:val="none" w:sz="0" w:space="0" w:color="auto"/>
            <w:bottom w:val="none" w:sz="0" w:space="0" w:color="auto"/>
            <w:right w:val="none" w:sz="0" w:space="0" w:color="auto"/>
          </w:divBdr>
        </w:div>
        <w:div w:id="1389963128">
          <w:marLeft w:val="640"/>
          <w:marRight w:val="0"/>
          <w:marTop w:val="0"/>
          <w:marBottom w:val="0"/>
          <w:divBdr>
            <w:top w:val="none" w:sz="0" w:space="0" w:color="auto"/>
            <w:left w:val="none" w:sz="0" w:space="0" w:color="auto"/>
            <w:bottom w:val="none" w:sz="0" w:space="0" w:color="auto"/>
            <w:right w:val="none" w:sz="0" w:space="0" w:color="auto"/>
          </w:divBdr>
        </w:div>
        <w:div w:id="1385373343">
          <w:marLeft w:val="640"/>
          <w:marRight w:val="0"/>
          <w:marTop w:val="0"/>
          <w:marBottom w:val="0"/>
          <w:divBdr>
            <w:top w:val="none" w:sz="0" w:space="0" w:color="auto"/>
            <w:left w:val="none" w:sz="0" w:space="0" w:color="auto"/>
            <w:bottom w:val="none" w:sz="0" w:space="0" w:color="auto"/>
            <w:right w:val="none" w:sz="0" w:space="0" w:color="auto"/>
          </w:divBdr>
        </w:div>
        <w:div w:id="1558005004">
          <w:marLeft w:val="640"/>
          <w:marRight w:val="0"/>
          <w:marTop w:val="0"/>
          <w:marBottom w:val="0"/>
          <w:divBdr>
            <w:top w:val="none" w:sz="0" w:space="0" w:color="auto"/>
            <w:left w:val="none" w:sz="0" w:space="0" w:color="auto"/>
            <w:bottom w:val="none" w:sz="0" w:space="0" w:color="auto"/>
            <w:right w:val="none" w:sz="0" w:space="0" w:color="auto"/>
          </w:divBdr>
        </w:div>
        <w:div w:id="669915241">
          <w:marLeft w:val="640"/>
          <w:marRight w:val="0"/>
          <w:marTop w:val="0"/>
          <w:marBottom w:val="0"/>
          <w:divBdr>
            <w:top w:val="none" w:sz="0" w:space="0" w:color="auto"/>
            <w:left w:val="none" w:sz="0" w:space="0" w:color="auto"/>
            <w:bottom w:val="none" w:sz="0" w:space="0" w:color="auto"/>
            <w:right w:val="none" w:sz="0" w:space="0" w:color="auto"/>
          </w:divBdr>
        </w:div>
        <w:div w:id="1781874700">
          <w:marLeft w:val="640"/>
          <w:marRight w:val="0"/>
          <w:marTop w:val="0"/>
          <w:marBottom w:val="0"/>
          <w:divBdr>
            <w:top w:val="none" w:sz="0" w:space="0" w:color="auto"/>
            <w:left w:val="none" w:sz="0" w:space="0" w:color="auto"/>
            <w:bottom w:val="none" w:sz="0" w:space="0" w:color="auto"/>
            <w:right w:val="none" w:sz="0" w:space="0" w:color="auto"/>
          </w:divBdr>
        </w:div>
        <w:div w:id="1759985517">
          <w:marLeft w:val="640"/>
          <w:marRight w:val="0"/>
          <w:marTop w:val="0"/>
          <w:marBottom w:val="0"/>
          <w:divBdr>
            <w:top w:val="none" w:sz="0" w:space="0" w:color="auto"/>
            <w:left w:val="none" w:sz="0" w:space="0" w:color="auto"/>
            <w:bottom w:val="none" w:sz="0" w:space="0" w:color="auto"/>
            <w:right w:val="none" w:sz="0" w:space="0" w:color="auto"/>
          </w:divBdr>
        </w:div>
        <w:div w:id="65347125">
          <w:marLeft w:val="640"/>
          <w:marRight w:val="0"/>
          <w:marTop w:val="0"/>
          <w:marBottom w:val="0"/>
          <w:divBdr>
            <w:top w:val="none" w:sz="0" w:space="0" w:color="auto"/>
            <w:left w:val="none" w:sz="0" w:space="0" w:color="auto"/>
            <w:bottom w:val="none" w:sz="0" w:space="0" w:color="auto"/>
            <w:right w:val="none" w:sz="0" w:space="0" w:color="auto"/>
          </w:divBdr>
        </w:div>
        <w:div w:id="539633390">
          <w:marLeft w:val="640"/>
          <w:marRight w:val="0"/>
          <w:marTop w:val="0"/>
          <w:marBottom w:val="0"/>
          <w:divBdr>
            <w:top w:val="none" w:sz="0" w:space="0" w:color="auto"/>
            <w:left w:val="none" w:sz="0" w:space="0" w:color="auto"/>
            <w:bottom w:val="none" w:sz="0" w:space="0" w:color="auto"/>
            <w:right w:val="none" w:sz="0" w:space="0" w:color="auto"/>
          </w:divBdr>
        </w:div>
        <w:div w:id="1194686886">
          <w:marLeft w:val="640"/>
          <w:marRight w:val="0"/>
          <w:marTop w:val="0"/>
          <w:marBottom w:val="0"/>
          <w:divBdr>
            <w:top w:val="none" w:sz="0" w:space="0" w:color="auto"/>
            <w:left w:val="none" w:sz="0" w:space="0" w:color="auto"/>
            <w:bottom w:val="none" w:sz="0" w:space="0" w:color="auto"/>
            <w:right w:val="none" w:sz="0" w:space="0" w:color="auto"/>
          </w:divBdr>
        </w:div>
        <w:div w:id="2105690815">
          <w:marLeft w:val="640"/>
          <w:marRight w:val="0"/>
          <w:marTop w:val="0"/>
          <w:marBottom w:val="0"/>
          <w:divBdr>
            <w:top w:val="none" w:sz="0" w:space="0" w:color="auto"/>
            <w:left w:val="none" w:sz="0" w:space="0" w:color="auto"/>
            <w:bottom w:val="none" w:sz="0" w:space="0" w:color="auto"/>
            <w:right w:val="none" w:sz="0" w:space="0" w:color="auto"/>
          </w:divBdr>
        </w:div>
        <w:div w:id="1113329826">
          <w:marLeft w:val="640"/>
          <w:marRight w:val="0"/>
          <w:marTop w:val="0"/>
          <w:marBottom w:val="0"/>
          <w:divBdr>
            <w:top w:val="none" w:sz="0" w:space="0" w:color="auto"/>
            <w:left w:val="none" w:sz="0" w:space="0" w:color="auto"/>
            <w:bottom w:val="none" w:sz="0" w:space="0" w:color="auto"/>
            <w:right w:val="none" w:sz="0" w:space="0" w:color="auto"/>
          </w:divBdr>
        </w:div>
        <w:div w:id="531696770">
          <w:marLeft w:val="640"/>
          <w:marRight w:val="0"/>
          <w:marTop w:val="0"/>
          <w:marBottom w:val="0"/>
          <w:divBdr>
            <w:top w:val="none" w:sz="0" w:space="0" w:color="auto"/>
            <w:left w:val="none" w:sz="0" w:space="0" w:color="auto"/>
            <w:bottom w:val="none" w:sz="0" w:space="0" w:color="auto"/>
            <w:right w:val="none" w:sz="0" w:space="0" w:color="auto"/>
          </w:divBdr>
        </w:div>
        <w:div w:id="2014067709">
          <w:marLeft w:val="640"/>
          <w:marRight w:val="0"/>
          <w:marTop w:val="0"/>
          <w:marBottom w:val="0"/>
          <w:divBdr>
            <w:top w:val="none" w:sz="0" w:space="0" w:color="auto"/>
            <w:left w:val="none" w:sz="0" w:space="0" w:color="auto"/>
            <w:bottom w:val="none" w:sz="0" w:space="0" w:color="auto"/>
            <w:right w:val="none" w:sz="0" w:space="0" w:color="auto"/>
          </w:divBdr>
        </w:div>
        <w:div w:id="1721399594">
          <w:marLeft w:val="640"/>
          <w:marRight w:val="0"/>
          <w:marTop w:val="0"/>
          <w:marBottom w:val="0"/>
          <w:divBdr>
            <w:top w:val="none" w:sz="0" w:space="0" w:color="auto"/>
            <w:left w:val="none" w:sz="0" w:space="0" w:color="auto"/>
            <w:bottom w:val="none" w:sz="0" w:space="0" w:color="auto"/>
            <w:right w:val="none" w:sz="0" w:space="0" w:color="auto"/>
          </w:divBdr>
        </w:div>
        <w:div w:id="474373924">
          <w:marLeft w:val="640"/>
          <w:marRight w:val="0"/>
          <w:marTop w:val="0"/>
          <w:marBottom w:val="0"/>
          <w:divBdr>
            <w:top w:val="none" w:sz="0" w:space="0" w:color="auto"/>
            <w:left w:val="none" w:sz="0" w:space="0" w:color="auto"/>
            <w:bottom w:val="none" w:sz="0" w:space="0" w:color="auto"/>
            <w:right w:val="none" w:sz="0" w:space="0" w:color="auto"/>
          </w:divBdr>
        </w:div>
        <w:div w:id="1332103309">
          <w:marLeft w:val="640"/>
          <w:marRight w:val="0"/>
          <w:marTop w:val="0"/>
          <w:marBottom w:val="0"/>
          <w:divBdr>
            <w:top w:val="none" w:sz="0" w:space="0" w:color="auto"/>
            <w:left w:val="none" w:sz="0" w:space="0" w:color="auto"/>
            <w:bottom w:val="none" w:sz="0" w:space="0" w:color="auto"/>
            <w:right w:val="none" w:sz="0" w:space="0" w:color="auto"/>
          </w:divBdr>
        </w:div>
        <w:div w:id="1506822476">
          <w:marLeft w:val="640"/>
          <w:marRight w:val="0"/>
          <w:marTop w:val="0"/>
          <w:marBottom w:val="0"/>
          <w:divBdr>
            <w:top w:val="none" w:sz="0" w:space="0" w:color="auto"/>
            <w:left w:val="none" w:sz="0" w:space="0" w:color="auto"/>
            <w:bottom w:val="none" w:sz="0" w:space="0" w:color="auto"/>
            <w:right w:val="none" w:sz="0" w:space="0" w:color="auto"/>
          </w:divBdr>
        </w:div>
        <w:div w:id="1377239891">
          <w:marLeft w:val="640"/>
          <w:marRight w:val="0"/>
          <w:marTop w:val="0"/>
          <w:marBottom w:val="0"/>
          <w:divBdr>
            <w:top w:val="none" w:sz="0" w:space="0" w:color="auto"/>
            <w:left w:val="none" w:sz="0" w:space="0" w:color="auto"/>
            <w:bottom w:val="none" w:sz="0" w:space="0" w:color="auto"/>
            <w:right w:val="none" w:sz="0" w:space="0" w:color="auto"/>
          </w:divBdr>
        </w:div>
        <w:div w:id="749544609">
          <w:marLeft w:val="640"/>
          <w:marRight w:val="0"/>
          <w:marTop w:val="0"/>
          <w:marBottom w:val="0"/>
          <w:divBdr>
            <w:top w:val="none" w:sz="0" w:space="0" w:color="auto"/>
            <w:left w:val="none" w:sz="0" w:space="0" w:color="auto"/>
            <w:bottom w:val="none" w:sz="0" w:space="0" w:color="auto"/>
            <w:right w:val="none" w:sz="0" w:space="0" w:color="auto"/>
          </w:divBdr>
        </w:div>
        <w:div w:id="1320690482">
          <w:marLeft w:val="640"/>
          <w:marRight w:val="0"/>
          <w:marTop w:val="0"/>
          <w:marBottom w:val="0"/>
          <w:divBdr>
            <w:top w:val="none" w:sz="0" w:space="0" w:color="auto"/>
            <w:left w:val="none" w:sz="0" w:space="0" w:color="auto"/>
            <w:bottom w:val="none" w:sz="0" w:space="0" w:color="auto"/>
            <w:right w:val="none" w:sz="0" w:space="0" w:color="auto"/>
          </w:divBdr>
        </w:div>
        <w:div w:id="1024864756">
          <w:marLeft w:val="640"/>
          <w:marRight w:val="0"/>
          <w:marTop w:val="0"/>
          <w:marBottom w:val="0"/>
          <w:divBdr>
            <w:top w:val="none" w:sz="0" w:space="0" w:color="auto"/>
            <w:left w:val="none" w:sz="0" w:space="0" w:color="auto"/>
            <w:bottom w:val="none" w:sz="0" w:space="0" w:color="auto"/>
            <w:right w:val="none" w:sz="0" w:space="0" w:color="auto"/>
          </w:divBdr>
        </w:div>
        <w:div w:id="535891999">
          <w:marLeft w:val="640"/>
          <w:marRight w:val="0"/>
          <w:marTop w:val="0"/>
          <w:marBottom w:val="0"/>
          <w:divBdr>
            <w:top w:val="none" w:sz="0" w:space="0" w:color="auto"/>
            <w:left w:val="none" w:sz="0" w:space="0" w:color="auto"/>
            <w:bottom w:val="none" w:sz="0" w:space="0" w:color="auto"/>
            <w:right w:val="none" w:sz="0" w:space="0" w:color="auto"/>
          </w:divBdr>
        </w:div>
        <w:div w:id="1233007126">
          <w:marLeft w:val="640"/>
          <w:marRight w:val="0"/>
          <w:marTop w:val="0"/>
          <w:marBottom w:val="0"/>
          <w:divBdr>
            <w:top w:val="none" w:sz="0" w:space="0" w:color="auto"/>
            <w:left w:val="none" w:sz="0" w:space="0" w:color="auto"/>
            <w:bottom w:val="none" w:sz="0" w:space="0" w:color="auto"/>
            <w:right w:val="none" w:sz="0" w:space="0" w:color="auto"/>
          </w:divBdr>
        </w:div>
        <w:div w:id="1660186918">
          <w:marLeft w:val="640"/>
          <w:marRight w:val="0"/>
          <w:marTop w:val="0"/>
          <w:marBottom w:val="0"/>
          <w:divBdr>
            <w:top w:val="none" w:sz="0" w:space="0" w:color="auto"/>
            <w:left w:val="none" w:sz="0" w:space="0" w:color="auto"/>
            <w:bottom w:val="none" w:sz="0" w:space="0" w:color="auto"/>
            <w:right w:val="none" w:sz="0" w:space="0" w:color="auto"/>
          </w:divBdr>
        </w:div>
        <w:div w:id="165634974">
          <w:marLeft w:val="640"/>
          <w:marRight w:val="0"/>
          <w:marTop w:val="0"/>
          <w:marBottom w:val="0"/>
          <w:divBdr>
            <w:top w:val="none" w:sz="0" w:space="0" w:color="auto"/>
            <w:left w:val="none" w:sz="0" w:space="0" w:color="auto"/>
            <w:bottom w:val="none" w:sz="0" w:space="0" w:color="auto"/>
            <w:right w:val="none" w:sz="0" w:space="0" w:color="auto"/>
          </w:divBdr>
        </w:div>
        <w:div w:id="1891571360">
          <w:marLeft w:val="640"/>
          <w:marRight w:val="0"/>
          <w:marTop w:val="0"/>
          <w:marBottom w:val="0"/>
          <w:divBdr>
            <w:top w:val="none" w:sz="0" w:space="0" w:color="auto"/>
            <w:left w:val="none" w:sz="0" w:space="0" w:color="auto"/>
            <w:bottom w:val="none" w:sz="0" w:space="0" w:color="auto"/>
            <w:right w:val="none" w:sz="0" w:space="0" w:color="auto"/>
          </w:divBdr>
        </w:div>
        <w:div w:id="999693853">
          <w:marLeft w:val="640"/>
          <w:marRight w:val="0"/>
          <w:marTop w:val="0"/>
          <w:marBottom w:val="0"/>
          <w:divBdr>
            <w:top w:val="none" w:sz="0" w:space="0" w:color="auto"/>
            <w:left w:val="none" w:sz="0" w:space="0" w:color="auto"/>
            <w:bottom w:val="none" w:sz="0" w:space="0" w:color="auto"/>
            <w:right w:val="none" w:sz="0" w:space="0" w:color="auto"/>
          </w:divBdr>
        </w:div>
        <w:div w:id="2068261724">
          <w:marLeft w:val="640"/>
          <w:marRight w:val="0"/>
          <w:marTop w:val="0"/>
          <w:marBottom w:val="0"/>
          <w:divBdr>
            <w:top w:val="none" w:sz="0" w:space="0" w:color="auto"/>
            <w:left w:val="none" w:sz="0" w:space="0" w:color="auto"/>
            <w:bottom w:val="none" w:sz="0" w:space="0" w:color="auto"/>
            <w:right w:val="none" w:sz="0" w:space="0" w:color="auto"/>
          </w:divBdr>
        </w:div>
        <w:div w:id="395319950">
          <w:marLeft w:val="640"/>
          <w:marRight w:val="0"/>
          <w:marTop w:val="0"/>
          <w:marBottom w:val="0"/>
          <w:divBdr>
            <w:top w:val="none" w:sz="0" w:space="0" w:color="auto"/>
            <w:left w:val="none" w:sz="0" w:space="0" w:color="auto"/>
            <w:bottom w:val="none" w:sz="0" w:space="0" w:color="auto"/>
            <w:right w:val="none" w:sz="0" w:space="0" w:color="auto"/>
          </w:divBdr>
        </w:div>
        <w:div w:id="750932023">
          <w:marLeft w:val="640"/>
          <w:marRight w:val="0"/>
          <w:marTop w:val="0"/>
          <w:marBottom w:val="0"/>
          <w:divBdr>
            <w:top w:val="none" w:sz="0" w:space="0" w:color="auto"/>
            <w:left w:val="none" w:sz="0" w:space="0" w:color="auto"/>
            <w:bottom w:val="none" w:sz="0" w:space="0" w:color="auto"/>
            <w:right w:val="none" w:sz="0" w:space="0" w:color="auto"/>
          </w:divBdr>
        </w:div>
        <w:div w:id="618220293">
          <w:marLeft w:val="640"/>
          <w:marRight w:val="0"/>
          <w:marTop w:val="0"/>
          <w:marBottom w:val="0"/>
          <w:divBdr>
            <w:top w:val="none" w:sz="0" w:space="0" w:color="auto"/>
            <w:left w:val="none" w:sz="0" w:space="0" w:color="auto"/>
            <w:bottom w:val="none" w:sz="0" w:space="0" w:color="auto"/>
            <w:right w:val="none" w:sz="0" w:space="0" w:color="auto"/>
          </w:divBdr>
        </w:div>
        <w:div w:id="2042054036">
          <w:marLeft w:val="640"/>
          <w:marRight w:val="0"/>
          <w:marTop w:val="0"/>
          <w:marBottom w:val="0"/>
          <w:divBdr>
            <w:top w:val="none" w:sz="0" w:space="0" w:color="auto"/>
            <w:left w:val="none" w:sz="0" w:space="0" w:color="auto"/>
            <w:bottom w:val="none" w:sz="0" w:space="0" w:color="auto"/>
            <w:right w:val="none" w:sz="0" w:space="0" w:color="auto"/>
          </w:divBdr>
        </w:div>
        <w:div w:id="1592349628">
          <w:marLeft w:val="640"/>
          <w:marRight w:val="0"/>
          <w:marTop w:val="0"/>
          <w:marBottom w:val="0"/>
          <w:divBdr>
            <w:top w:val="none" w:sz="0" w:space="0" w:color="auto"/>
            <w:left w:val="none" w:sz="0" w:space="0" w:color="auto"/>
            <w:bottom w:val="none" w:sz="0" w:space="0" w:color="auto"/>
            <w:right w:val="none" w:sz="0" w:space="0" w:color="auto"/>
          </w:divBdr>
        </w:div>
        <w:div w:id="676269049">
          <w:marLeft w:val="640"/>
          <w:marRight w:val="0"/>
          <w:marTop w:val="0"/>
          <w:marBottom w:val="0"/>
          <w:divBdr>
            <w:top w:val="none" w:sz="0" w:space="0" w:color="auto"/>
            <w:left w:val="none" w:sz="0" w:space="0" w:color="auto"/>
            <w:bottom w:val="none" w:sz="0" w:space="0" w:color="auto"/>
            <w:right w:val="none" w:sz="0" w:space="0" w:color="auto"/>
          </w:divBdr>
        </w:div>
        <w:div w:id="587621895">
          <w:marLeft w:val="640"/>
          <w:marRight w:val="0"/>
          <w:marTop w:val="0"/>
          <w:marBottom w:val="0"/>
          <w:divBdr>
            <w:top w:val="none" w:sz="0" w:space="0" w:color="auto"/>
            <w:left w:val="none" w:sz="0" w:space="0" w:color="auto"/>
            <w:bottom w:val="none" w:sz="0" w:space="0" w:color="auto"/>
            <w:right w:val="none" w:sz="0" w:space="0" w:color="auto"/>
          </w:divBdr>
        </w:div>
        <w:div w:id="83648916">
          <w:marLeft w:val="640"/>
          <w:marRight w:val="0"/>
          <w:marTop w:val="0"/>
          <w:marBottom w:val="0"/>
          <w:divBdr>
            <w:top w:val="none" w:sz="0" w:space="0" w:color="auto"/>
            <w:left w:val="none" w:sz="0" w:space="0" w:color="auto"/>
            <w:bottom w:val="none" w:sz="0" w:space="0" w:color="auto"/>
            <w:right w:val="none" w:sz="0" w:space="0" w:color="auto"/>
          </w:divBdr>
        </w:div>
        <w:div w:id="849220244">
          <w:marLeft w:val="640"/>
          <w:marRight w:val="0"/>
          <w:marTop w:val="0"/>
          <w:marBottom w:val="0"/>
          <w:divBdr>
            <w:top w:val="none" w:sz="0" w:space="0" w:color="auto"/>
            <w:left w:val="none" w:sz="0" w:space="0" w:color="auto"/>
            <w:bottom w:val="none" w:sz="0" w:space="0" w:color="auto"/>
            <w:right w:val="none" w:sz="0" w:space="0" w:color="auto"/>
          </w:divBdr>
        </w:div>
        <w:div w:id="937130488">
          <w:marLeft w:val="640"/>
          <w:marRight w:val="0"/>
          <w:marTop w:val="0"/>
          <w:marBottom w:val="0"/>
          <w:divBdr>
            <w:top w:val="none" w:sz="0" w:space="0" w:color="auto"/>
            <w:left w:val="none" w:sz="0" w:space="0" w:color="auto"/>
            <w:bottom w:val="none" w:sz="0" w:space="0" w:color="auto"/>
            <w:right w:val="none" w:sz="0" w:space="0" w:color="auto"/>
          </w:divBdr>
        </w:div>
        <w:div w:id="658312068">
          <w:marLeft w:val="640"/>
          <w:marRight w:val="0"/>
          <w:marTop w:val="0"/>
          <w:marBottom w:val="0"/>
          <w:divBdr>
            <w:top w:val="none" w:sz="0" w:space="0" w:color="auto"/>
            <w:left w:val="none" w:sz="0" w:space="0" w:color="auto"/>
            <w:bottom w:val="none" w:sz="0" w:space="0" w:color="auto"/>
            <w:right w:val="none" w:sz="0" w:space="0" w:color="auto"/>
          </w:divBdr>
        </w:div>
        <w:div w:id="1948540211">
          <w:marLeft w:val="640"/>
          <w:marRight w:val="0"/>
          <w:marTop w:val="0"/>
          <w:marBottom w:val="0"/>
          <w:divBdr>
            <w:top w:val="none" w:sz="0" w:space="0" w:color="auto"/>
            <w:left w:val="none" w:sz="0" w:space="0" w:color="auto"/>
            <w:bottom w:val="none" w:sz="0" w:space="0" w:color="auto"/>
            <w:right w:val="none" w:sz="0" w:space="0" w:color="auto"/>
          </w:divBdr>
        </w:div>
        <w:div w:id="955791677">
          <w:marLeft w:val="640"/>
          <w:marRight w:val="0"/>
          <w:marTop w:val="0"/>
          <w:marBottom w:val="0"/>
          <w:divBdr>
            <w:top w:val="none" w:sz="0" w:space="0" w:color="auto"/>
            <w:left w:val="none" w:sz="0" w:space="0" w:color="auto"/>
            <w:bottom w:val="none" w:sz="0" w:space="0" w:color="auto"/>
            <w:right w:val="none" w:sz="0" w:space="0" w:color="auto"/>
          </w:divBdr>
        </w:div>
        <w:div w:id="1852912457">
          <w:marLeft w:val="640"/>
          <w:marRight w:val="0"/>
          <w:marTop w:val="0"/>
          <w:marBottom w:val="0"/>
          <w:divBdr>
            <w:top w:val="none" w:sz="0" w:space="0" w:color="auto"/>
            <w:left w:val="none" w:sz="0" w:space="0" w:color="auto"/>
            <w:bottom w:val="none" w:sz="0" w:space="0" w:color="auto"/>
            <w:right w:val="none" w:sz="0" w:space="0" w:color="auto"/>
          </w:divBdr>
        </w:div>
        <w:div w:id="1906260296">
          <w:marLeft w:val="640"/>
          <w:marRight w:val="0"/>
          <w:marTop w:val="0"/>
          <w:marBottom w:val="0"/>
          <w:divBdr>
            <w:top w:val="none" w:sz="0" w:space="0" w:color="auto"/>
            <w:left w:val="none" w:sz="0" w:space="0" w:color="auto"/>
            <w:bottom w:val="none" w:sz="0" w:space="0" w:color="auto"/>
            <w:right w:val="none" w:sz="0" w:space="0" w:color="auto"/>
          </w:divBdr>
        </w:div>
        <w:div w:id="553855039">
          <w:marLeft w:val="640"/>
          <w:marRight w:val="0"/>
          <w:marTop w:val="0"/>
          <w:marBottom w:val="0"/>
          <w:divBdr>
            <w:top w:val="none" w:sz="0" w:space="0" w:color="auto"/>
            <w:left w:val="none" w:sz="0" w:space="0" w:color="auto"/>
            <w:bottom w:val="none" w:sz="0" w:space="0" w:color="auto"/>
            <w:right w:val="none" w:sz="0" w:space="0" w:color="auto"/>
          </w:divBdr>
        </w:div>
        <w:div w:id="1171523482">
          <w:marLeft w:val="640"/>
          <w:marRight w:val="0"/>
          <w:marTop w:val="0"/>
          <w:marBottom w:val="0"/>
          <w:divBdr>
            <w:top w:val="none" w:sz="0" w:space="0" w:color="auto"/>
            <w:left w:val="none" w:sz="0" w:space="0" w:color="auto"/>
            <w:bottom w:val="none" w:sz="0" w:space="0" w:color="auto"/>
            <w:right w:val="none" w:sz="0" w:space="0" w:color="auto"/>
          </w:divBdr>
        </w:div>
      </w:divsChild>
    </w:div>
    <w:div w:id="1080104889">
      <w:bodyDiv w:val="1"/>
      <w:marLeft w:val="0"/>
      <w:marRight w:val="0"/>
      <w:marTop w:val="0"/>
      <w:marBottom w:val="0"/>
      <w:divBdr>
        <w:top w:val="none" w:sz="0" w:space="0" w:color="auto"/>
        <w:left w:val="none" w:sz="0" w:space="0" w:color="auto"/>
        <w:bottom w:val="none" w:sz="0" w:space="0" w:color="auto"/>
        <w:right w:val="none" w:sz="0" w:space="0" w:color="auto"/>
      </w:divBdr>
    </w:div>
    <w:div w:id="1092042294">
      <w:bodyDiv w:val="1"/>
      <w:marLeft w:val="0"/>
      <w:marRight w:val="0"/>
      <w:marTop w:val="0"/>
      <w:marBottom w:val="0"/>
      <w:divBdr>
        <w:top w:val="none" w:sz="0" w:space="0" w:color="auto"/>
        <w:left w:val="none" w:sz="0" w:space="0" w:color="auto"/>
        <w:bottom w:val="none" w:sz="0" w:space="0" w:color="auto"/>
        <w:right w:val="none" w:sz="0" w:space="0" w:color="auto"/>
      </w:divBdr>
      <w:divsChild>
        <w:div w:id="927234068">
          <w:marLeft w:val="640"/>
          <w:marRight w:val="0"/>
          <w:marTop w:val="0"/>
          <w:marBottom w:val="0"/>
          <w:divBdr>
            <w:top w:val="none" w:sz="0" w:space="0" w:color="auto"/>
            <w:left w:val="none" w:sz="0" w:space="0" w:color="auto"/>
            <w:bottom w:val="none" w:sz="0" w:space="0" w:color="auto"/>
            <w:right w:val="none" w:sz="0" w:space="0" w:color="auto"/>
          </w:divBdr>
        </w:div>
        <w:div w:id="1685742707">
          <w:marLeft w:val="640"/>
          <w:marRight w:val="0"/>
          <w:marTop w:val="0"/>
          <w:marBottom w:val="0"/>
          <w:divBdr>
            <w:top w:val="none" w:sz="0" w:space="0" w:color="auto"/>
            <w:left w:val="none" w:sz="0" w:space="0" w:color="auto"/>
            <w:bottom w:val="none" w:sz="0" w:space="0" w:color="auto"/>
            <w:right w:val="none" w:sz="0" w:space="0" w:color="auto"/>
          </w:divBdr>
        </w:div>
        <w:div w:id="1829396937">
          <w:marLeft w:val="640"/>
          <w:marRight w:val="0"/>
          <w:marTop w:val="0"/>
          <w:marBottom w:val="0"/>
          <w:divBdr>
            <w:top w:val="none" w:sz="0" w:space="0" w:color="auto"/>
            <w:left w:val="none" w:sz="0" w:space="0" w:color="auto"/>
            <w:bottom w:val="none" w:sz="0" w:space="0" w:color="auto"/>
            <w:right w:val="none" w:sz="0" w:space="0" w:color="auto"/>
          </w:divBdr>
        </w:div>
        <w:div w:id="1246694526">
          <w:marLeft w:val="640"/>
          <w:marRight w:val="0"/>
          <w:marTop w:val="0"/>
          <w:marBottom w:val="0"/>
          <w:divBdr>
            <w:top w:val="none" w:sz="0" w:space="0" w:color="auto"/>
            <w:left w:val="none" w:sz="0" w:space="0" w:color="auto"/>
            <w:bottom w:val="none" w:sz="0" w:space="0" w:color="auto"/>
            <w:right w:val="none" w:sz="0" w:space="0" w:color="auto"/>
          </w:divBdr>
        </w:div>
        <w:div w:id="349113968">
          <w:marLeft w:val="640"/>
          <w:marRight w:val="0"/>
          <w:marTop w:val="0"/>
          <w:marBottom w:val="0"/>
          <w:divBdr>
            <w:top w:val="none" w:sz="0" w:space="0" w:color="auto"/>
            <w:left w:val="none" w:sz="0" w:space="0" w:color="auto"/>
            <w:bottom w:val="none" w:sz="0" w:space="0" w:color="auto"/>
            <w:right w:val="none" w:sz="0" w:space="0" w:color="auto"/>
          </w:divBdr>
        </w:div>
        <w:div w:id="190731775">
          <w:marLeft w:val="640"/>
          <w:marRight w:val="0"/>
          <w:marTop w:val="0"/>
          <w:marBottom w:val="0"/>
          <w:divBdr>
            <w:top w:val="none" w:sz="0" w:space="0" w:color="auto"/>
            <w:left w:val="none" w:sz="0" w:space="0" w:color="auto"/>
            <w:bottom w:val="none" w:sz="0" w:space="0" w:color="auto"/>
            <w:right w:val="none" w:sz="0" w:space="0" w:color="auto"/>
          </w:divBdr>
        </w:div>
        <w:div w:id="308169510">
          <w:marLeft w:val="640"/>
          <w:marRight w:val="0"/>
          <w:marTop w:val="0"/>
          <w:marBottom w:val="0"/>
          <w:divBdr>
            <w:top w:val="none" w:sz="0" w:space="0" w:color="auto"/>
            <w:left w:val="none" w:sz="0" w:space="0" w:color="auto"/>
            <w:bottom w:val="none" w:sz="0" w:space="0" w:color="auto"/>
            <w:right w:val="none" w:sz="0" w:space="0" w:color="auto"/>
          </w:divBdr>
        </w:div>
        <w:div w:id="1299997728">
          <w:marLeft w:val="640"/>
          <w:marRight w:val="0"/>
          <w:marTop w:val="0"/>
          <w:marBottom w:val="0"/>
          <w:divBdr>
            <w:top w:val="none" w:sz="0" w:space="0" w:color="auto"/>
            <w:left w:val="none" w:sz="0" w:space="0" w:color="auto"/>
            <w:bottom w:val="none" w:sz="0" w:space="0" w:color="auto"/>
            <w:right w:val="none" w:sz="0" w:space="0" w:color="auto"/>
          </w:divBdr>
        </w:div>
        <w:div w:id="153450968">
          <w:marLeft w:val="640"/>
          <w:marRight w:val="0"/>
          <w:marTop w:val="0"/>
          <w:marBottom w:val="0"/>
          <w:divBdr>
            <w:top w:val="none" w:sz="0" w:space="0" w:color="auto"/>
            <w:left w:val="none" w:sz="0" w:space="0" w:color="auto"/>
            <w:bottom w:val="none" w:sz="0" w:space="0" w:color="auto"/>
            <w:right w:val="none" w:sz="0" w:space="0" w:color="auto"/>
          </w:divBdr>
        </w:div>
        <w:div w:id="685985308">
          <w:marLeft w:val="640"/>
          <w:marRight w:val="0"/>
          <w:marTop w:val="0"/>
          <w:marBottom w:val="0"/>
          <w:divBdr>
            <w:top w:val="none" w:sz="0" w:space="0" w:color="auto"/>
            <w:left w:val="none" w:sz="0" w:space="0" w:color="auto"/>
            <w:bottom w:val="none" w:sz="0" w:space="0" w:color="auto"/>
            <w:right w:val="none" w:sz="0" w:space="0" w:color="auto"/>
          </w:divBdr>
        </w:div>
        <w:div w:id="497236485">
          <w:marLeft w:val="640"/>
          <w:marRight w:val="0"/>
          <w:marTop w:val="0"/>
          <w:marBottom w:val="0"/>
          <w:divBdr>
            <w:top w:val="none" w:sz="0" w:space="0" w:color="auto"/>
            <w:left w:val="none" w:sz="0" w:space="0" w:color="auto"/>
            <w:bottom w:val="none" w:sz="0" w:space="0" w:color="auto"/>
            <w:right w:val="none" w:sz="0" w:space="0" w:color="auto"/>
          </w:divBdr>
        </w:div>
        <w:div w:id="2140757897">
          <w:marLeft w:val="640"/>
          <w:marRight w:val="0"/>
          <w:marTop w:val="0"/>
          <w:marBottom w:val="0"/>
          <w:divBdr>
            <w:top w:val="none" w:sz="0" w:space="0" w:color="auto"/>
            <w:left w:val="none" w:sz="0" w:space="0" w:color="auto"/>
            <w:bottom w:val="none" w:sz="0" w:space="0" w:color="auto"/>
            <w:right w:val="none" w:sz="0" w:space="0" w:color="auto"/>
          </w:divBdr>
        </w:div>
        <w:div w:id="358167030">
          <w:marLeft w:val="640"/>
          <w:marRight w:val="0"/>
          <w:marTop w:val="0"/>
          <w:marBottom w:val="0"/>
          <w:divBdr>
            <w:top w:val="none" w:sz="0" w:space="0" w:color="auto"/>
            <w:left w:val="none" w:sz="0" w:space="0" w:color="auto"/>
            <w:bottom w:val="none" w:sz="0" w:space="0" w:color="auto"/>
            <w:right w:val="none" w:sz="0" w:space="0" w:color="auto"/>
          </w:divBdr>
        </w:div>
        <w:div w:id="1261258126">
          <w:marLeft w:val="640"/>
          <w:marRight w:val="0"/>
          <w:marTop w:val="0"/>
          <w:marBottom w:val="0"/>
          <w:divBdr>
            <w:top w:val="none" w:sz="0" w:space="0" w:color="auto"/>
            <w:left w:val="none" w:sz="0" w:space="0" w:color="auto"/>
            <w:bottom w:val="none" w:sz="0" w:space="0" w:color="auto"/>
            <w:right w:val="none" w:sz="0" w:space="0" w:color="auto"/>
          </w:divBdr>
        </w:div>
        <w:div w:id="146871186">
          <w:marLeft w:val="640"/>
          <w:marRight w:val="0"/>
          <w:marTop w:val="0"/>
          <w:marBottom w:val="0"/>
          <w:divBdr>
            <w:top w:val="none" w:sz="0" w:space="0" w:color="auto"/>
            <w:left w:val="none" w:sz="0" w:space="0" w:color="auto"/>
            <w:bottom w:val="none" w:sz="0" w:space="0" w:color="auto"/>
            <w:right w:val="none" w:sz="0" w:space="0" w:color="auto"/>
          </w:divBdr>
        </w:div>
        <w:div w:id="324669863">
          <w:marLeft w:val="640"/>
          <w:marRight w:val="0"/>
          <w:marTop w:val="0"/>
          <w:marBottom w:val="0"/>
          <w:divBdr>
            <w:top w:val="none" w:sz="0" w:space="0" w:color="auto"/>
            <w:left w:val="none" w:sz="0" w:space="0" w:color="auto"/>
            <w:bottom w:val="none" w:sz="0" w:space="0" w:color="auto"/>
            <w:right w:val="none" w:sz="0" w:space="0" w:color="auto"/>
          </w:divBdr>
        </w:div>
        <w:div w:id="2079594955">
          <w:marLeft w:val="640"/>
          <w:marRight w:val="0"/>
          <w:marTop w:val="0"/>
          <w:marBottom w:val="0"/>
          <w:divBdr>
            <w:top w:val="none" w:sz="0" w:space="0" w:color="auto"/>
            <w:left w:val="none" w:sz="0" w:space="0" w:color="auto"/>
            <w:bottom w:val="none" w:sz="0" w:space="0" w:color="auto"/>
            <w:right w:val="none" w:sz="0" w:space="0" w:color="auto"/>
          </w:divBdr>
        </w:div>
        <w:div w:id="400910695">
          <w:marLeft w:val="640"/>
          <w:marRight w:val="0"/>
          <w:marTop w:val="0"/>
          <w:marBottom w:val="0"/>
          <w:divBdr>
            <w:top w:val="none" w:sz="0" w:space="0" w:color="auto"/>
            <w:left w:val="none" w:sz="0" w:space="0" w:color="auto"/>
            <w:bottom w:val="none" w:sz="0" w:space="0" w:color="auto"/>
            <w:right w:val="none" w:sz="0" w:space="0" w:color="auto"/>
          </w:divBdr>
        </w:div>
        <w:div w:id="380831371">
          <w:marLeft w:val="640"/>
          <w:marRight w:val="0"/>
          <w:marTop w:val="0"/>
          <w:marBottom w:val="0"/>
          <w:divBdr>
            <w:top w:val="none" w:sz="0" w:space="0" w:color="auto"/>
            <w:left w:val="none" w:sz="0" w:space="0" w:color="auto"/>
            <w:bottom w:val="none" w:sz="0" w:space="0" w:color="auto"/>
            <w:right w:val="none" w:sz="0" w:space="0" w:color="auto"/>
          </w:divBdr>
        </w:div>
        <w:div w:id="800924085">
          <w:marLeft w:val="640"/>
          <w:marRight w:val="0"/>
          <w:marTop w:val="0"/>
          <w:marBottom w:val="0"/>
          <w:divBdr>
            <w:top w:val="none" w:sz="0" w:space="0" w:color="auto"/>
            <w:left w:val="none" w:sz="0" w:space="0" w:color="auto"/>
            <w:bottom w:val="none" w:sz="0" w:space="0" w:color="auto"/>
            <w:right w:val="none" w:sz="0" w:space="0" w:color="auto"/>
          </w:divBdr>
        </w:div>
        <w:div w:id="1175878643">
          <w:marLeft w:val="640"/>
          <w:marRight w:val="0"/>
          <w:marTop w:val="0"/>
          <w:marBottom w:val="0"/>
          <w:divBdr>
            <w:top w:val="none" w:sz="0" w:space="0" w:color="auto"/>
            <w:left w:val="none" w:sz="0" w:space="0" w:color="auto"/>
            <w:bottom w:val="none" w:sz="0" w:space="0" w:color="auto"/>
            <w:right w:val="none" w:sz="0" w:space="0" w:color="auto"/>
          </w:divBdr>
        </w:div>
        <w:div w:id="364411252">
          <w:marLeft w:val="640"/>
          <w:marRight w:val="0"/>
          <w:marTop w:val="0"/>
          <w:marBottom w:val="0"/>
          <w:divBdr>
            <w:top w:val="none" w:sz="0" w:space="0" w:color="auto"/>
            <w:left w:val="none" w:sz="0" w:space="0" w:color="auto"/>
            <w:bottom w:val="none" w:sz="0" w:space="0" w:color="auto"/>
            <w:right w:val="none" w:sz="0" w:space="0" w:color="auto"/>
          </w:divBdr>
        </w:div>
        <w:div w:id="121771318">
          <w:marLeft w:val="640"/>
          <w:marRight w:val="0"/>
          <w:marTop w:val="0"/>
          <w:marBottom w:val="0"/>
          <w:divBdr>
            <w:top w:val="none" w:sz="0" w:space="0" w:color="auto"/>
            <w:left w:val="none" w:sz="0" w:space="0" w:color="auto"/>
            <w:bottom w:val="none" w:sz="0" w:space="0" w:color="auto"/>
            <w:right w:val="none" w:sz="0" w:space="0" w:color="auto"/>
          </w:divBdr>
        </w:div>
        <w:div w:id="925114196">
          <w:marLeft w:val="640"/>
          <w:marRight w:val="0"/>
          <w:marTop w:val="0"/>
          <w:marBottom w:val="0"/>
          <w:divBdr>
            <w:top w:val="none" w:sz="0" w:space="0" w:color="auto"/>
            <w:left w:val="none" w:sz="0" w:space="0" w:color="auto"/>
            <w:bottom w:val="none" w:sz="0" w:space="0" w:color="auto"/>
            <w:right w:val="none" w:sz="0" w:space="0" w:color="auto"/>
          </w:divBdr>
        </w:div>
        <w:div w:id="31883111">
          <w:marLeft w:val="640"/>
          <w:marRight w:val="0"/>
          <w:marTop w:val="0"/>
          <w:marBottom w:val="0"/>
          <w:divBdr>
            <w:top w:val="none" w:sz="0" w:space="0" w:color="auto"/>
            <w:left w:val="none" w:sz="0" w:space="0" w:color="auto"/>
            <w:bottom w:val="none" w:sz="0" w:space="0" w:color="auto"/>
            <w:right w:val="none" w:sz="0" w:space="0" w:color="auto"/>
          </w:divBdr>
        </w:div>
        <w:div w:id="1561095213">
          <w:marLeft w:val="640"/>
          <w:marRight w:val="0"/>
          <w:marTop w:val="0"/>
          <w:marBottom w:val="0"/>
          <w:divBdr>
            <w:top w:val="none" w:sz="0" w:space="0" w:color="auto"/>
            <w:left w:val="none" w:sz="0" w:space="0" w:color="auto"/>
            <w:bottom w:val="none" w:sz="0" w:space="0" w:color="auto"/>
            <w:right w:val="none" w:sz="0" w:space="0" w:color="auto"/>
          </w:divBdr>
        </w:div>
        <w:div w:id="1156454198">
          <w:marLeft w:val="640"/>
          <w:marRight w:val="0"/>
          <w:marTop w:val="0"/>
          <w:marBottom w:val="0"/>
          <w:divBdr>
            <w:top w:val="none" w:sz="0" w:space="0" w:color="auto"/>
            <w:left w:val="none" w:sz="0" w:space="0" w:color="auto"/>
            <w:bottom w:val="none" w:sz="0" w:space="0" w:color="auto"/>
            <w:right w:val="none" w:sz="0" w:space="0" w:color="auto"/>
          </w:divBdr>
        </w:div>
        <w:div w:id="517236363">
          <w:marLeft w:val="640"/>
          <w:marRight w:val="0"/>
          <w:marTop w:val="0"/>
          <w:marBottom w:val="0"/>
          <w:divBdr>
            <w:top w:val="none" w:sz="0" w:space="0" w:color="auto"/>
            <w:left w:val="none" w:sz="0" w:space="0" w:color="auto"/>
            <w:bottom w:val="none" w:sz="0" w:space="0" w:color="auto"/>
            <w:right w:val="none" w:sz="0" w:space="0" w:color="auto"/>
          </w:divBdr>
        </w:div>
        <w:div w:id="269824200">
          <w:marLeft w:val="640"/>
          <w:marRight w:val="0"/>
          <w:marTop w:val="0"/>
          <w:marBottom w:val="0"/>
          <w:divBdr>
            <w:top w:val="none" w:sz="0" w:space="0" w:color="auto"/>
            <w:left w:val="none" w:sz="0" w:space="0" w:color="auto"/>
            <w:bottom w:val="none" w:sz="0" w:space="0" w:color="auto"/>
            <w:right w:val="none" w:sz="0" w:space="0" w:color="auto"/>
          </w:divBdr>
        </w:div>
        <w:div w:id="668098749">
          <w:marLeft w:val="640"/>
          <w:marRight w:val="0"/>
          <w:marTop w:val="0"/>
          <w:marBottom w:val="0"/>
          <w:divBdr>
            <w:top w:val="none" w:sz="0" w:space="0" w:color="auto"/>
            <w:left w:val="none" w:sz="0" w:space="0" w:color="auto"/>
            <w:bottom w:val="none" w:sz="0" w:space="0" w:color="auto"/>
            <w:right w:val="none" w:sz="0" w:space="0" w:color="auto"/>
          </w:divBdr>
        </w:div>
        <w:div w:id="179587143">
          <w:marLeft w:val="640"/>
          <w:marRight w:val="0"/>
          <w:marTop w:val="0"/>
          <w:marBottom w:val="0"/>
          <w:divBdr>
            <w:top w:val="none" w:sz="0" w:space="0" w:color="auto"/>
            <w:left w:val="none" w:sz="0" w:space="0" w:color="auto"/>
            <w:bottom w:val="none" w:sz="0" w:space="0" w:color="auto"/>
            <w:right w:val="none" w:sz="0" w:space="0" w:color="auto"/>
          </w:divBdr>
        </w:div>
        <w:div w:id="1735733318">
          <w:marLeft w:val="640"/>
          <w:marRight w:val="0"/>
          <w:marTop w:val="0"/>
          <w:marBottom w:val="0"/>
          <w:divBdr>
            <w:top w:val="none" w:sz="0" w:space="0" w:color="auto"/>
            <w:left w:val="none" w:sz="0" w:space="0" w:color="auto"/>
            <w:bottom w:val="none" w:sz="0" w:space="0" w:color="auto"/>
            <w:right w:val="none" w:sz="0" w:space="0" w:color="auto"/>
          </w:divBdr>
        </w:div>
        <w:div w:id="1206988771">
          <w:marLeft w:val="640"/>
          <w:marRight w:val="0"/>
          <w:marTop w:val="0"/>
          <w:marBottom w:val="0"/>
          <w:divBdr>
            <w:top w:val="none" w:sz="0" w:space="0" w:color="auto"/>
            <w:left w:val="none" w:sz="0" w:space="0" w:color="auto"/>
            <w:bottom w:val="none" w:sz="0" w:space="0" w:color="auto"/>
            <w:right w:val="none" w:sz="0" w:space="0" w:color="auto"/>
          </w:divBdr>
        </w:div>
        <w:div w:id="30615946">
          <w:marLeft w:val="640"/>
          <w:marRight w:val="0"/>
          <w:marTop w:val="0"/>
          <w:marBottom w:val="0"/>
          <w:divBdr>
            <w:top w:val="none" w:sz="0" w:space="0" w:color="auto"/>
            <w:left w:val="none" w:sz="0" w:space="0" w:color="auto"/>
            <w:bottom w:val="none" w:sz="0" w:space="0" w:color="auto"/>
            <w:right w:val="none" w:sz="0" w:space="0" w:color="auto"/>
          </w:divBdr>
        </w:div>
        <w:div w:id="1208645795">
          <w:marLeft w:val="640"/>
          <w:marRight w:val="0"/>
          <w:marTop w:val="0"/>
          <w:marBottom w:val="0"/>
          <w:divBdr>
            <w:top w:val="none" w:sz="0" w:space="0" w:color="auto"/>
            <w:left w:val="none" w:sz="0" w:space="0" w:color="auto"/>
            <w:bottom w:val="none" w:sz="0" w:space="0" w:color="auto"/>
            <w:right w:val="none" w:sz="0" w:space="0" w:color="auto"/>
          </w:divBdr>
        </w:div>
        <w:div w:id="1471824290">
          <w:marLeft w:val="640"/>
          <w:marRight w:val="0"/>
          <w:marTop w:val="0"/>
          <w:marBottom w:val="0"/>
          <w:divBdr>
            <w:top w:val="none" w:sz="0" w:space="0" w:color="auto"/>
            <w:left w:val="none" w:sz="0" w:space="0" w:color="auto"/>
            <w:bottom w:val="none" w:sz="0" w:space="0" w:color="auto"/>
            <w:right w:val="none" w:sz="0" w:space="0" w:color="auto"/>
          </w:divBdr>
        </w:div>
        <w:div w:id="686179834">
          <w:marLeft w:val="640"/>
          <w:marRight w:val="0"/>
          <w:marTop w:val="0"/>
          <w:marBottom w:val="0"/>
          <w:divBdr>
            <w:top w:val="none" w:sz="0" w:space="0" w:color="auto"/>
            <w:left w:val="none" w:sz="0" w:space="0" w:color="auto"/>
            <w:bottom w:val="none" w:sz="0" w:space="0" w:color="auto"/>
            <w:right w:val="none" w:sz="0" w:space="0" w:color="auto"/>
          </w:divBdr>
        </w:div>
        <w:div w:id="1555698166">
          <w:marLeft w:val="640"/>
          <w:marRight w:val="0"/>
          <w:marTop w:val="0"/>
          <w:marBottom w:val="0"/>
          <w:divBdr>
            <w:top w:val="none" w:sz="0" w:space="0" w:color="auto"/>
            <w:left w:val="none" w:sz="0" w:space="0" w:color="auto"/>
            <w:bottom w:val="none" w:sz="0" w:space="0" w:color="auto"/>
            <w:right w:val="none" w:sz="0" w:space="0" w:color="auto"/>
          </w:divBdr>
        </w:div>
        <w:div w:id="1319923595">
          <w:marLeft w:val="640"/>
          <w:marRight w:val="0"/>
          <w:marTop w:val="0"/>
          <w:marBottom w:val="0"/>
          <w:divBdr>
            <w:top w:val="none" w:sz="0" w:space="0" w:color="auto"/>
            <w:left w:val="none" w:sz="0" w:space="0" w:color="auto"/>
            <w:bottom w:val="none" w:sz="0" w:space="0" w:color="auto"/>
            <w:right w:val="none" w:sz="0" w:space="0" w:color="auto"/>
          </w:divBdr>
        </w:div>
        <w:div w:id="225648534">
          <w:marLeft w:val="640"/>
          <w:marRight w:val="0"/>
          <w:marTop w:val="0"/>
          <w:marBottom w:val="0"/>
          <w:divBdr>
            <w:top w:val="none" w:sz="0" w:space="0" w:color="auto"/>
            <w:left w:val="none" w:sz="0" w:space="0" w:color="auto"/>
            <w:bottom w:val="none" w:sz="0" w:space="0" w:color="auto"/>
            <w:right w:val="none" w:sz="0" w:space="0" w:color="auto"/>
          </w:divBdr>
        </w:div>
        <w:div w:id="539786982">
          <w:marLeft w:val="640"/>
          <w:marRight w:val="0"/>
          <w:marTop w:val="0"/>
          <w:marBottom w:val="0"/>
          <w:divBdr>
            <w:top w:val="none" w:sz="0" w:space="0" w:color="auto"/>
            <w:left w:val="none" w:sz="0" w:space="0" w:color="auto"/>
            <w:bottom w:val="none" w:sz="0" w:space="0" w:color="auto"/>
            <w:right w:val="none" w:sz="0" w:space="0" w:color="auto"/>
          </w:divBdr>
        </w:div>
        <w:div w:id="1570263891">
          <w:marLeft w:val="640"/>
          <w:marRight w:val="0"/>
          <w:marTop w:val="0"/>
          <w:marBottom w:val="0"/>
          <w:divBdr>
            <w:top w:val="none" w:sz="0" w:space="0" w:color="auto"/>
            <w:left w:val="none" w:sz="0" w:space="0" w:color="auto"/>
            <w:bottom w:val="none" w:sz="0" w:space="0" w:color="auto"/>
            <w:right w:val="none" w:sz="0" w:space="0" w:color="auto"/>
          </w:divBdr>
        </w:div>
      </w:divsChild>
    </w:div>
    <w:div w:id="1096365401">
      <w:bodyDiv w:val="1"/>
      <w:marLeft w:val="0"/>
      <w:marRight w:val="0"/>
      <w:marTop w:val="0"/>
      <w:marBottom w:val="0"/>
      <w:divBdr>
        <w:top w:val="none" w:sz="0" w:space="0" w:color="auto"/>
        <w:left w:val="none" w:sz="0" w:space="0" w:color="auto"/>
        <w:bottom w:val="none" w:sz="0" w:space="0" w:color="auto"/>
        <w:right w:val="none" w:sz="0" w:space="0" w:color="auto"/>
      </w:divBdr>
      <w:divsChild>
        <w:div w:id="1444836621">
          <w:marLeft w:val="640"/>
          <w:marRight w:val="0"/>
          <w:marTop w:val="0"/>
          <w:marBottom w:val="0"/>
          <w:divBdr>
            <w:top w:val="none" w:sz="0" w:space="0" w:color="auto"/>
            <w:left w:val="none" w:sz="0" w:space="0" w:color="auto"/>
            <w:bottom w:val="none" w:sz="0" w:space="0" w:color="auto"/>
            <w:right w:val="none" w:sz="0" w:space="0" w:color="auto"/>
          </w:divBdr>
        </w:div>
        <w:div w:id="1307248810">
          <w:marLeft w:val="640"/>
          <w:marRight w:val="0"/>
          <w:marTop w:val="0"/>
          <w:marBottom w:val="0"/>
          <w:divBdr>
            <w:top w:val="none" w:sz="0" w:space="0" w:color="auto"/>
            <w:left w:val="none" w:sz="0" w:space="0" w:color="auto"/>
            <w:bottom w:val="none" w:sz="0" w:space="0" w:color="auto"/>
            <w:right w:val="none" w:sz="0" w:space="0" w:color="auto"/>
          </w:divBdr>
        </w:div>
        <w:div w:id="851726586">
          <w:marLeft w:val="640"/>
          <w:marRight w:val="0"/>
          <w:marTop w:val="0"/>
          <w:marBottom w:val="0"/>
          <w:divBdr>
            <w:top w:val="none" w:sz="0" w:space="0" w:color="auto"/>
            <w:left w:val="none" w:sz="0" w:space="0" w:color="auto"/>
            <w:bottom w:val="none" w:sz="0" w:space="0" w:color="auto"/>
            <w:right w:val="none" w:sz="0" w:space="0" w:color="auto"/>
          </w:divBdr>
        </w:div>
        <w:div w:id="760612011">
          <w:marLeft w:val="640"/>
          <w:marRight w:val="0"/>
          <w:marTop w:val="0"/>
          <w:marBottom w:val="0"/>
          <w:divBdr>
            <w:top w:val="none" w:sz="0" w:space="0" w:color="auto"/>
            <w:left w:val="none" w:sz="0" w:space="0" w:color="auto"/>
            <w:bottom w:val="none" w:sz="0" w:space="0" w:color="auto"/>
            <w:right w:val="none" w:sz="0" w:space="0" w:color="auto"/>
          </w:divBdr>
        </w:div>
        <w:div w:id="2013608876">
          <w:marLeft w:val="640"/>
          <w:marRight w:val="0"/>
          <w:marTop w:val="0"/>
          <w:marBottom w:val="0"/>
          <w:divBdr>
            <w:top w:val="none" w:sz="0" w:space="0" w:color="auto"/>
            <w:left w:val="none" w:sz="0" w:space="0" w:color="auto"/>
            <w:bottom w:val="none" w:sz="0" w:space="0" w:color="auto"/>
            <w:right w:val="none" w:sz="0" w:space="0" w:color="auto"/>
          </w:divBdr>
        </w:div>
        <w:div w:id="327026612">
          <w:marLeft w:val="640"/>
          <w:marRight w:val="0"/>
          <w:marTop w:val="0"/>
          <w:marBottom w:val="0"/>
          <w:divBdr>
            <w:top w:val="none" w:sz="0" w:space="0" w:color="auto"/>
            <w:left w:val="none" w:sz="0" w:space="0" w:color="auto"/>
            <w:bottom w:val="none" w:sz="0" w:space="0" w:color="auto"/>
            <w:right w:val="none" w:sz="0" w:space="0" w:color="auto"/>
          </w:divBdr>
        </w:div>
        <w:div w:id="778338220">
          <w:marLeft w:val="640"/>
          <w:marRight w:val="0"/>
          <w:marTop w:val="0"/>
          <w:marBottom w:val="0"/>
          <w:divBdr>
            <w:top w:val="none" w:sz="0" w:space="0" w:color="auto"/>
            <w:left w:val="none" w:sz="0" w:space="0" w:color="auto"/>
            <w:bottom w:val="none" w:sz="0" w:space="0" w:color="auto"/>
            <w:right w:val="none" w:sz="0" w:space="0" w:color="auto"/>
          </w:divBdr>
        </w:div>
        <w:div w:id="776678493">
          <w:marLeft w:val="640"/>
          <w:marRight w:val="0"/>
          <w:marTop w:val="0"/>
          <w:marBottom w:val="0"/>
          <w:divBdr>
            <w:top w:val="none" w:sz="0" w:space="0" w:color="auto"/>
            <w:left w:val="none" w:sz="0" w:space="0" w:color="auto"/>
            <w:bottom w:val="none" w:sz="0" w:space="0" w:color="auto"/>
            <w:right w:val="none" w:sz="0" w:space="0" w:color="auto"/>
          </w:divBdr>
        </w:div>
        <w:div w:id="2054842398">
          <w:marLeft w:val="640"/>
          <w:marRight w:val="0"/>
          <w:marTop w:val="0"/>
          <w:marBottom w:val="0"/>
          <w:divBdr>
            <w:top w:val="none" w:sz="0" w:space="0" w:color="auto"/>
            <w:left w:val="none" w:sz="0" w:space="0" w:color="auto"/>
            <w:bottom w:val="none" w:sz="0" w:space="0" w:color="auto"/>
            <w:right w:val="none" w:sz="0" w:space="0" w:color="auto"/>
          </w:divBdr>
        </w:div>
        <w:div w:id="2093382286">
          <w:marLeft w:val="640"/>
          <w:marRight w:val="0"/>
          <w:marTop w:val="0"/>
          <w:marBottom w:val="0"/>
          <w:divBdr>
            <w:top w:val="none" w:sz="0" w:space="0" w:color="auto"/>
            <w:left w:val="none" w:sz="0" w:space="0" w:color="auto"/>
            <w:bottom w:val="none" w:sz="0" w:space="0" w:color="auto"/>
            <w:right w:val="none" w:sz="0" w:space="0" w:color="auto"/>
          </w:divBdr>
        </w:div>
        <w:div w:id="497772959">
          <w:marLeft w:val="640"/>
          <w:marRight w:val="0"/>
          <w:marTop w:val="0"/>
          <w:marBottom w:val="0"/>
          <w:divBdr>
            <w:top w:val="none" w:sz="0" w:space="0" w:color="auto"/>
            <w:left w:val="none" w:sz="0" w:space="0" w:color="auto"/>
            <w:bottom w:val="none" w:sz="0" w:space="0" w:color="auto"/>
            <w:right w:val="none" w:sz="0" w:space="0" w:color="auto"/>
          </w:divBdr>
        </w:div>
        <w:div w:id="1708602354">
          <w:marLeft w:val="640"/>
          <w:marRight w:val="0"/>
          <w:marTop w:val="0"/>
          <w:marBottom w:val="0"/>
          <w:divBdr>
            <w:top w:val="none" w:sz="0" w:space="0" w:color="auto"/>
            <w:left w:val="none" w:sz="0" w:space="0" w:color="auto"/>
            <w:bottom w:val="none" w:sz="0" w:space="0" w:color="auto"/>
            <w:right w:val="none" w:sz="0" w:space="0" w:color="auto"/>
          </w:divBdr>
        </w:div>
        <w:div w:id="77336405">
          <w:marLeft w:val="640"/>
          <w:marRight w:val="0"/>
          <w:marTop w:val="0"/>
          <w:marBottom w:val="0"/>
          <w:divBdr>
            <w:top w:val="none" w:sz="0" w:space="0" w:color="auto"/>
            <w:left w:val="none" w:sz="0" w:space="0" w:color="auto"/>
            <w:bottom w:val="none" w:sz="0" w:space="0" w:color="auto"/>
            <w:right w:val="none" w:sz="0" w:space="0" w:color="auto"/>
          </w:divBdr>
        </w:div>
        <w:div w:id="643850400">
          <w:marLeft w:val="640"/>
          <w:marRight w:val="0"/>
          <w:marTop w:val="0"/>
          <w:marBottom w:val="0"/>
          <w:divBdr>
            <w:top w:val="none" w:sz="0" w:space="0" w:color="auto"/>
            <w:left w:val="none" w:sz="0" w:space="0" w:color="auto"/>
            <w:bottom w:val="none" w:sz="0" w:space="0" w:color="auto"/>
            <w:right w:val="none" w:sz="0" w:space="0" w:color="auto"/>
          </w:divBdr>
        </w:div>
        <w:div w:id="1629778554">
          <w:marLeft w:val="640"/>
          <w:marRight w:val="0"/>
          <w:marTop w:val="0"/>
          <w:marBottom w:val="0"/>
          <w:divBdr>
            <w:top w:val="none" w:sz="0" w:space="0" w:color="auto"/>
            <w:left w:val="none" w:sz="0" w:space="0" w:color="auto"/>
            <w:bottom w:val="none" w:sz="0" w:space="0" w:color="auto"/>
            <w:right w:val="none" w:sz="0" w:space="0" w:color="auto"/>
          </w:divBdr>
        </w:div>
        <w:div w:id="949438266">
          <w:marLeft w:val="640"/>
          <w:marRight w:val="0"/>
          <w:marTop w:val="0"/>
          <w:marBottom w:val="0"/>
          <w:divBdr>
            <w:top w:val="none" w:sz="0" w:space="0" w:color="auto"/>
            <w:left w:val="none" w:sz="0" w:space="0" w:color="auto"/>
            <w:bottom w:val="none" w:sz="0" w:space="0" w:color="auto"/>
            <w:right w:val="none" w:sz="0" w:space="0" w:color="auto"/>
          </w:divBdr>
        </w:div>
        <w:div w:id="586620666">
          <w:marLeft w:val="640"/>
          <w:marRight w:val="0"/>
          <w:marTop w:val="0"/>
          <w:marBottom w:val="0"/>
          <w:divBdr>
            <w:top w:val="none" w:sz="0" w:space="0" w:color="auto"/>
            <w:left w:val="none" w:sz="0" w:space="0" w:color="auto"/>
            <w:bottom w:val="none" w:sz="0" w:space="0" w:color="auto"/>
            <w:right w:val="none" w:sz="0" w:space="0" w:color="auto"/>
          </w:divBdr>
        </w:div>
        <w:div w:id="915242849">
          <w:marLeft w:val="640"/>
          <w:marRight w:val="0"/>
          <w:marTop w:val="0"/>
          <w:marBottom w:val="0"/>
          <w:divBdr>
            <w:top w:val="none" w:sz="0" w:space="0" w:color="auto"/>
            <w:left w:val="none" w:sz="0" w:space="0" w:color="auto"/>
            <w:bottom w:val="none" w:sz="0" w:space="0" w:color="auto"/>
            <w:right w:val="none" w:sz="0" w:space="0" w:color="auto"/>
          </w:divBdr>
        </w:div>
        <w:div w:id="1656834656">
          <w:marLeft w:val="640"/>
          <w:marRight w:val="0"/>
          <w:marTop w:val="0"/>
          <w:marBottom w:val="0"/>
          <w:divBdr>
            <w:top w:val="none" w:sz="0" w:space="0" w:color="auto"/>
            <w:left w:val="none" w:sz="0" w:space="0" w:color="auto"/>
            <w:bottom w:val="none" w:sz="0" w:space="0" w:color="auto"/>
            <w:right w:val="none" w:sz="0" w:space="0" w:color="auto"/>
          </w:divBdr>
        </w:div>
        <w:div w:id="1919172679">
          <w:marLeft w:val="640"/>
          <w:marRight w:val="0"/>
          <w:marTop w:val="0"/>
          <w:marBottom w:val="0"/>
          <w:divBdr>
            <w:top w:val="none" w:sz="0" w:space="0" w:color="auto"/>
            <w:left w:val="none" w:sz="0" w:space="0" w:color="auto"/>
            <w:bottom w:val="none" w:sz="0" w:space="0" w:color="auto"/>
            <w:right w:val="none" w:sz="0" w:space="0" w:color="auto"/>
          </w:divBdr>
        </w:div>
        <w:div w:id="1318269041">
          <w:marLeft w:val="640"/>
          <w:marRight w:val="0"/>
          <w:marTop w:val="0"/>
          <w:marBottom w:val="0"/>
          <w:divBdr>
            <w:top w:val="none" w:sz="0" w:space="0" w:color="auto"/>
            <w:left w:val="none" w:sz="0" w:space="0" w:color="auto"/>
            <w:bottom w:val="none" w:sz="0" w:space="0" w:color="auto"/>
            <w:right w:val="none" w:sz="0" w:space="0" w:color="auto"/>
          </w:divBdr>
        </w:div>
        <w:div w:id="1080172371">
          <w:marLeft w:val="640"/>
          <w:marRight w:val="0"/>
          <w:marTop w:val="0"/>
          <w:marBottom w:val="0"/>
          <w:divBdr>
            <w:top w:val="none" w:sz="0" w:space="0" w:color="auto"/>
            <w:left w:val="none" w:sz="0" w:space="0" w:color="auto"/>
            <w:bottom w:val="none" w:sz="0" w:space="0" w:color="auto"/>
            <w:right w:val="none" w:sz="0" w:space="0" w:color="auto"/>
          </w:divBdr>
        </w:div>
        <w:div w:id="1907717699">
          <w:marLeft w:val="640"/>
          <w:marRight w:val="0"/>
          <w:marTop w:val="0"/>
          <w:marBottom w:val="0"/>
          <w:divBdr>
            <w:top w:val="none" w:sz="0" w:space="0" w:color="auto"/>
            <w:left w:val="none" w:sz="0" w:space="0" w:color="auto"/>
            <w:bottom w:val="none" w:sz="0" w:space="0" w:color="auto"/>
            <w:right w:val="none" w:sz="0" w:space="0" w:color="auto"/>
          </w:divBdr>
        </w:div>
        <w:div w:id="806508849">
          <w:marLeft w:val="640"/>
          <w:marRight w:val="0"/>
          <w:marTop w:val="0"/>
          <w:marBottom w:val="0"/>
          <w:divBdr>
            <w:top w:val="none" w:sz="0" w:space="0" w:color="auto"/>
            <w:left w:val="none" w:sz="0" w:space="0" w:color="auto"/>
            <w:bottom w:val="none" w:sz="0" w:space="0" w:color="auto"/>
            <w:right w:val="none" w:sz="0" w:space="0" w:color="auto"/>
          </w:divBdr>
        </w:div>
        <w:div w:id="545408688">
          <w:marLeft w:val="640"/>
          <w:marRight w:val="0"/>
          <w:marTop w:val="0"/>
          <w:marBottom w:val="0"/>
          <w:divBdr>
            <w:top w:val="none" w:sz="0" w:space="0" w:color="auto"/>
            <w:left w:val="none" w:sz="0" w:space="0" w:color="auto"/>
            <w:bottom w:val="none" w:sz="0" w:space="0" w:color="auto"/>
            <w:right w:val="none" w:sz="0" w:space="0" w:color="auto"/>
          </w:divBdr>
        </w:div>
        <w:div w:id="1696538172">
          <w:marLeft w:val="640"/>
          <w:marRight w:val="0"/>
          <w:marTop w:val="0"/>
          <w:marBottom w:val="0"/>
          <w:divBdr>
            <w:top w:val="none" w:sz="0" w:space="0" w:color="auto"/>
            <w:left w:val="none" w:sz="0" w:space="0" w:color="auto"/>
            <w:bottom w:val="none" w:sz="0" w:space="0" w:color="auto"/>
            <w:right w:val="none" w:sz="0" w:space="0" w:color="auto"/>
          </w:divBdr>
        </w:div>
        <w:div w:id="729890427">
          <w:marLeft w:val="640"/>
          <w:marRight w:val="0"/>
          <w:marTop w:val="0"/>
          <w:marBottom w:val="0"/>
          <w:divBdr>
            <w:top w:val="none" w:sz="0" w:space="0" w:color="auto"/>
            <w:left w:val="none" w:sz="0" w:space="0" w:color="auto"/>
            <w:bottom w:val="none" w:sz="0" w:space="0" w:color="auto"/>
            <w:right w:val="none" w:sz="0" w:space="0" w:color="auto"/>
          </w:divBdr>
        </w:div>
        <w:div w:id="741174051">
          <w:marLeft w:val="640"/>
          <w:marRight w:val="0"/>
          <w:marTop w:val="0"/>
          <w:marBottom w:val="0"/>
          <w:divBdr>
            <w:top w:val="none" w:sz="0" w:space="0" w:color="auto"/>
            <w:left w:val="none" w:sz="0" w:space="0" w:color="auto"/>
            <w:bottom w:val="none" w:sz="0" w:space="0" w:color="auto"/>
            <w:right w:val="none" w:sz="0" w:space="0" w:color="auto"/>
          </w:divBdr>
        </w:div>
        <w:div w:id="858737711">
          <w:marLeft w:val="640"/>
          <w:marRight w:val="0"/>
          <w:marTop w:val="0"/>
          <w:marBottom w:val="0"/>
          <w:divBdr>
            <w:top w:val="none" w:sz="0" w:space="0" w:color="auto"/>
            <w:left w:val="none" w:sz="0" w:space="0" w:color="auto"/>
            <w:bottom w:val="none" w:sz="0" w:space="0" w:color="auto"/>
            <w:right w:val="none" w:sz="0" w:space="0" w:color="auto"/>
          </w:divBdr>
        </w:div>
        <w:div w:id="1106116950">
          <w:marLeft w:val="640"/>
          <w:marRight w:val="0"/>
          <w:marTop w:val="0"/>
          <w:marBottom w:val="0"/>
          <w:divBdr>
            <w:top w:val="none" w:sz="0" w:space="0" w:color="auto"/>
            <w:left w:val="none" w:sz="0" w:space="0" w:color="auto"/>
            <w:bottom w:val="none" w:sz="0" w:space="0" w:color="auto"/>
            <w:right w:val="none" w:sz="0" w:space="0" w:color="auto"/>
          </w:divBdr>
        </w:div>
        <w:div w:id="538247447">
          <w:marLeft w:val="640"/>
          <w:marRight w:val="0"/>
          <w:marTop w:val="0"/>
          <w:marBottom w:val="0"/>
          <w:divBdr>
            <w:top w:val="none" w:sz="0" w:space="0" w:color="auto"/>
            <w:left w:val="none" w:sz="0" w:space="0" w:color="auto"/>
            <w:bottom w:val="none" w:sz="0" w:space="0" w:color="auto"/>
            <w:right w:val="none" w:sz="0" w:space="0" w:color="auto"/>
          </w:divBdr>
        </w:div>
        <w:div w:id="1954893984">
          <w:marLeft w:val="640"/>
          <w:marRight w:val="0"/>
          <w:marTop w:val="0"/>
          <w:marBottom w:val="0"/>
          <w:divBdr>
            <w:top w:val="none" w:sz="0" w:space="0" w:color="auto"/>
            <w:left w:val="none" w:sz="0" w:space="0" w:color="auto"/>
            <w:bottom w:val="none" w:sz="0" w:space="0" w:color="auto"/>
            <w:right w:val="none" w:sz="0" w:space="0" w:color="auto"/>
          </w:divBdr>
        </w:div>
        <w:div w:id="1119841598">
          <w:marLeft w:val="640"/>
          <w:marRight w:val="0"/>
          <w:marTop w:val="0"/>
          <w:marBottom w:val="0"/>
          <w:divBdr>
            <w:top w:val="none" w:sz="0" w:space="0" w:color="auto"/>
            <w:left w:val="none" w:sz="0" w:space="0" w:color="auto"/>
            <w:bottom w:val="none" w:sz="0" w:space="0" w:color="auto"/>
            <w:right w:val="none" w:sz="0" w:space="0" w:color="auto"/>
          </w:divBdr>
        </w:div>
        <w:div w:id="1082221953">
          <w:marLeft w:val="640"/>
          <w:marRight w:val="0"/>
          <w:marTop w:val="0"/>
          <w:marBottom w:val="0"/>
          <w:divBdr>
            <w:top w:val="none" w:sz="0" w:space="0" w:color="auto"/>
            <w:left w:val="none" w:sz="0" w:space="0" w:color="auto"/>
            <w:bottom w:val="none" w:sz="0" w:space="0" w:color="auto"/>
            <w:right w:val="none" w:sz="0" w:space="0" w:color="auto"/>
          </w:divBdr>
        </w:div>
        <w:div w:id="815033158">
          <w:marLeft w:val="640"/>
          <w:marRight w:val="0"/>
          <w:marTop w:val="0"/>
          <w:marBottom w:val="0"/>
          <w:divBdr>
            <w:top w:val="none" w:sz="0" w:space="0" w:color="auto"/>
            <w:left w:val="none" w:sz="0" w:space="0" w:color="auto"/>
            <w:bottom w:val="none" w:sz="0" w:space="0" w:color="auto"/>
            <w:right w:val="none" w:sz="0" w:space="0" w:color="auto"/>
          </w:divBdr>
        </w:div>
        <w:div w:id="248394319">
          <w:marLeft w:val="640"/>
          <w:marRight w:val="0"/>
          <w:marTop w:val="0"/>
          <w:marBottom w:val="0"/>
          <w:divBdr>
            <w:top w:val="none" w:sz="0" w:space="0" w:color="auto"/>
            <w:left w:val="none" w:sz="0" w:space="0" w:color="auto"/>
            <w:bottom w:val="none" w:sz="0" w:space="0" w:color="auto"/>
            <w:right w:val="none" w:sz="0" w:space="0" w:color="auto"/>
          </w:divBdr>
        </w:div>
        <w:div w:id="822545486">
          <w:marLeft w:val="640"/>
          <w:marRight w:val="0"/>
          <w:marTop w:val="0"/>
          <w:marBottom w:val="0"/>
          <w:divBdr>
            <w:top w:val="none" w:sz="0" w:space="0" w:color="auto"/>
            <w:left w:val="none" w:sz="0" w:space="0" w:color="auto"/>
            <w:bottom w:val="none" w:sz="0" w:space="0" w:color="auto"/>
            <w:right w:val="none" w:sz="0" w:space="0" w:color="auto"/>
          </w:divBdr>
        </w:div>
        <w:div w:id="1855679715">
          <w:marLeft w:val="640"/>
          <w:marRight w:val="0"/>
          <w:marTop w:val="0"/>
          <w:marBottom w:val="0"/>
          <w:divBdr>
            <w:top w:val="none" w:sz="0" w:space="0" w:color="auto"/>
            <w:left w:val="none" w:sz="0" w:space="0" w:color="auto"/>
            <w:bottom w:val="none" w:sz="0" w:space="0" w:color="auto"/>
            <w:right w:val="none" w:sz="0" w:space="0" w:color="auto"/>
          </w:divBdr>
        </w:div>
        <w:div w:id="1780565197">
          <w:marLeft w:val="640"/>
          <w:marRight w:val="0"/>
          <w:marTop w:val="0"/>
          <w:marBottom w:val="0"/>
          <w:divBdr>
            <w:top w:val="none" w:sz="0" w:space="0" w:color="auto"/>
            <w:left w:val="none" w:sz="0" w:space="0" w:color="auto"/>
            <w:bottom w:val="none" w:sz="0" w:space="0" w:color="auto"/>
            <w:right w:val="none" w:sz="0" w:space="0" w:color="auto"/>
          </w:divBdr>
        </w:div>
        <w:div w:id="1484394403">
          <w:marLeft w:val="640"/>
          <w:marRight w:val="0"/>
          <w:marTop w:val="0"/>
          <w:marBottom w:val="0"/>
          <w:divBdr>
            <w:top w:val="none" w:sz="0" w:space="0" w:color="auto"/>
            <w:left w:val="none" w:sz="0" w:space="0" w:color="auto"/>
            <w:bottom w:val="none" w:sz="0" w:space="0" w:color="auto"/>
            <w:right w:val="none" w:sz="0" w:space="0" w:color="auto"/>
          </w:divBdr>
        </w:div>
        <w:div w:id="1239751012">
          <w:marLeft w:val="640"/>
          <w:marRight w:val="0"/>
          <w:marTop w:val="0"/>
          <w:marBottom w:val="0"/>
          <w:divBdr>
            <w:top w:val="none" w:sz="0" w:space="0" w:color="auto"/>
            <w:left w:val="none" w:sz="0" w:space="0" w:color="auto"/>
            <w:bottom w:val="none" w:sz="0" w:space="0" w:color="auto"/>
            <w:right w:val="none" w:sz="0" w:space="0" w:color="auto"/>
          </w:divBdr>
        </w:div>
        <w:div w:id="1349713921">
          <w:marLeft w:val="640"/>
          <w:marRight w:val="0"/>
          <w:marTop w:val="0"/>
          <w:marBottom w:val="0"/>
          <w:divBdr>
            <w:top w:val="none" w:sz="0" w:space="0" w:color="auto"/>
            <w:left w:val="none" w:sz="0" w:space="0" w:color="auto"/>
            <w:bottom w:val="none" w:sz="0" w:space="0" w:color="auto"/>
            <w:right w:val="none" w:sz="0" w:space="0" w:color="auto"/>
          </w:divBdr>
        </w:div>
        <w:div w:id="630601375">
          <w:marLeft w:val="640"/>
          <w:marRight w:val="0"/>
          <w:marTop w:val="0"/>
          <w:marBottom w:val="0"/>
          <w:divBdr>
            <w:top w:val="none" w:sz="0" w:space="0" w:color="auto"/>
            <w:left w:val="none" w:sz="0" w:space="0" w:color="auto"/>
            <w:bottom w:val="none" w:sz="0" w:space="0" w:color="auto"/>
            <w:right w:val="none" w:sz="0" w:space="0" w:color="auto"/>
          </w:divBdr>
        </w:div>
        <w:div w:id="1416829076">
          <w:marLeft w:val="640"/>
          <w:marRight w:val="0"/>
          <w:marTop w:val="0"/>
          <w:marBottom w:val="0"/>
          <w:divBdr>
            <w:top w:val="none" w:sz="0" w:space="0" w:color="auto"/>
            <w:left w:val="none" w:sz="0" w:space="0" w:color="auto"/>
            <w:bottom w:val="none" w:sz="0" w:space="0" w:color="auto"/>
            <w:right w:val="none" w:sz="0" w:space="0" w:color="auto"/>
          </w:divBdr>
        </w:div>
        <w:div w:id="1329674106">
          <w:marLeft w:val="640"/>
          <w:marRight w:val="0"/>
          <w:marTop w:val="0"/>
          <w:marBottom w:val="0"/>
          <w:divBdr>
            <w:top w:val="none" w:sz="0" w:space="0" w:color="auto"/>
            <w:left w:val="none" w:sz="0" w:space="0" w:color="auto"/>
            <w:bottom w:val="none" w:sz="0" w:space="0" w:color="auto"/>
            <w:right w:val="none" w:sz="0" w:space="0" w:color="auto"/>
          </w:divBdr>
        </w:div>
        <w:div w:id="304284117">
          <w:marLeft w:val="640"/>
          <w:marRight w:val="0"/>
          <w:marTop w:val="0"/>
          <w:marBottom w:val="0"/>
          <w:divBdr>
            <w:top w:val="none" w:sz="0" w:space="0" w:color="auto"/>
            <w:left w:val="none" w:sz="0" w:space="0" w:color="auto"/>
            <w:bottom w:val="none" w:sz="0" w:space="0" w:color="auto"/>
            <w:right w:val="none" w:sz="0" w:space="0" w:color="auto"/>
          </w:divBdr>
        </w:div>
        <w:div w:id="244654493">
          <w:marLeft w:val="640"/>
          <w:marRight w:val="0"/>
          <w:marTop w:val="0"/>
          <w:marBottom w:val="0"/>
          <w:divBdr>
            <w:top w:val="none" w:sz="0" w:space="0" w:color="auto"/>
            <w:left w:val="none" w:sz="0" w:space="0" w:color="auto"/>
            <w:bottom w:val="none" w:sz="0" w:space="0" w:color="auto"/>
            <w:right w:val="none" w:sz="0" w:space="0" w:color="auto"/>
          </w:divBdr>
        </w:div>
        <w:div w:id="1264418608">
          <w:marLeft w:val="640"/>
          <w:marRight w:val="0"/>
          <w:marTop w:val="0"/>
          <w:marBottom w:val="0"/>
          <w:divBdr>
            <w:top w:val="none" w:sz="0" w:space="0" w:color="auto"/>
            <w:left w:val="none" w:sz="0" w:space="0" w:color="auto"/>
            <w:bottom w:val="none" w:sz="0" w:space="0" w:color="auto"/>
            <w:right w:val="none" w:sz="0" w:space="0" w:color="auto"/>
          </w:divBdr>
        </w:div>
        <w:div w:id="488331500">
          <w:marLeft w:val="640"/>
          <w:marRight w:val="0"/>
          <w:marTop w:val="0"/>
          <w:marBottom w:val="0"/>
          <w:divBdr>
            <w:top w:val="none" w:sz="0" w:space="0" w:color="auto"/>
            <w:left w:val="none" w:sz="0" w:space="0" w:color="auto"/>
            <w:bottom w:val="none" w:sz="0" w:space="0" w:color="auto"/>
            <w:right w:val="none" w:sz="0" w:space="0" w:color="auto"/>
          </w:divBdr>
        </w:div>
        <w:div w:id="321853311">
          <w:marLeft w:val="640"/>
          <w:marRight w:val="0"/>
          <w:marTop w:val="0"/>
          <w:marBottom w:val="0"/>
          <w:divBdr>
            <w:top w:val="none" w:sz="0" w:space="0" w:color="auto"/>
            <w:left w:val="none" w:sz="0" w:space="0" w:color="auto"/>
            <w:bottom w:val="none" w:sz="0" w:space="0" w:color="auto"/>
            <w:right w:val="none" w:sz="0" w:space="0" w:color="auto"/>
          </w:divBdr>
        </w:div>
        <w:div w:id="195503956">
          <w:marLeft w:val="640"/>
          <w:marRight w:val="0"/>
          <w:marTop w:val="0"/>
          <w:marBottom w:val="0"/>
          <w:divBdr>
            <w:top w:val="none" w:sz="0" w:space="0" w:color="auto"/>
            <w:left w:val="none" w:sz="0" w:space="0" w:color="auto"/>
            <w:bottom w:val="none" w:sz="0" w:space="0" w:color="auto"/>
            <w:right w:val="none" w:sz="0" w:space="0" w:color="auto"/>
          </w:divBdr>
        </w:div>
        <w:div w:id="561867614">
          <w:marLeft w:val="640"/>
          <w:marRight w:val="0"/>
          <w:marTop w:val="0"/>
          <w:marBottom w:val="0"/>
          <w:divBdr>
            <w:top w:val="none" w:sz="0" w:space="0" w:color="auto"/>
            <w:left w:val="none" w:sz="0" w:space="0" w:color="auto"/>
            <w:bottom w:val="none" w:sz="0" w:space="0" w:color="auto"/>
            <w:right w:val="none" w:sz="0" w:space="0" w:color="auto"/>
          </w:divBdr>
        </w:div>
      </w:divsChild>
    </w:div>
    <w:div w:id="1127313080">
      <w:bodyDiv w:val="1"/>
      <w:marLeft w:val="0"/>
      <w:marRight w:val="0"/>
      <w:marTop w:val="0"/>
      <w:marBottom w:val="0"/>
      <w:divBdr>
        <w:top w:val="none" w:sz="0" w:space="0" w:color="auto"/>
        <w:left w:val="none" w:sz="0" w:space="0" w:color="auto"/>
        <w:bottom w:val="none" w:sz="0" w:space="0" w:color="auto"/>
        <w:right w:val="none" w:sz="0" w:space="0" w:color="auto"/>
      </w:divBdr>
      <w:divsChild>
        <w:div w:id="1360277515">
          <w:marLeft w:val="640"/>
          <w:marRight w:val="0"/>
          <w:marTop w:val="0"/>
          <w:marBottom w:val="0"/>
          <w:divBdr>
            <w:top w:val="none" w:sz="0" w:space="0" w:color="auto"/>
            <w:left w:val="none" w:sz="0" w:space="0" w:color="auto"/>
            <w:bottom w:val="none" w:sz="0" w:space="0" w:color="auto"/>
            <w:right w:val="none" w:sz="0" w:space="0" w:color="auto"/>
          </w:divBdr>
        </w:div>
        <w:div w:id="406803213">
          <w:marLeft w:val="640"/>
          <w:marRight w:val="0"/>
          <w:marTop w:val="0"/>
          <w:marBottom w:val="0"/>
          <w:divBdr>
            <w:top w:val="none" w:sz="0" w:space="0" w:color="auto"/>
            <w:left w:val="none" w:sz="0" w:space="0" w:color="auto"/>
            <w:bottom w:val="none" w:sz="0" w:space="0" w:color="auto"/>
            <w:right w:val="none" w:sz="0" w:space="0" w:color="auto"/>
          </w:divBdr>
        </w:div>
        <w:div w:id="787892705">
          <w:marLeft w:val="640"/>
          <w:marRight w:val="0"/>
          <w:marTop w:val="0"/>
          <w:marBottom w:val="0"/>
          <w:divBdr>
            <w:top w:val="none" w:sz="0" w:space="0" w:color="auto"/>
            <w:left w:val="none" w:sz="0" w:space="0" w:color="auto"/>
            <w:bottom w:val="none" w:sz="0" w:space="0" w:color="auto"/>
            <w:right w:val="none" w:sz="0" w:space="0" w:color="auto"/>
          </w:divBdr>
        </w:div>
        <w:div w:id="1958370701">
          <w:marLeft w:val="640"/>
          <w:marRight w:val="0"/>
          <w:marTop w:val="0"/>
          <w:marBottom w:val="0"/>
          <w:divBdr>
            <w:top w:val="none" w:sz="0" w:space="0" w:color="auto"/>
            <w:left w:val="none" w:sz="0" w:space="0" w:color="auto"/>
            <w:bottom w:val="none" w:sz="0" w:space="0" w:color="auto"/>
            <w:right w:val="none" w:sz="0" w:space="0" w:color="auto"/>
          </w:divBdr>
        </w:div>
        <w:div w:id="1405951122">
          <w:marLeft w:val="640"/>
          <w:marRight w:val="0"/>
          <w:marTop w:val="0"/>
          <w:marBottom w:val="0"/>
          <w:divBdr>
            <w:top w:val="none" w:sz="0" w:space="0" w:color="auto"/>
            <w:left w:val="none" w:sz="0" w:space="0" w:color="auto"/>
            <w:bottom w:val="none" w:sz="0" w:space="0" w:color="auto"/>
            <w:right w:val="none" w:sz="0" w:space="0" w:color="auto"/>
          </w:divBdr>
        </w:div>
        <w:div w:id="1899396252">
          <w:marLeft w:val="640"/>
          <w:marRight w:val="0"/>
          <w:marTop w:val="0"/>
          <w:marBottom w:val="0"/>
          <w:divBdr>
            <w:top w:val="none" w:sz="0" w:space="0" w:color="auto"/>
            <w:left w:val="none" w:sz="0" w:space="0" w:color="auto"/>
            <w:bottom w:val="none" w:sz="0" w:space="0" w:color="auto"/>
            <w:right w:val="none" w:sz="0" w:space="0" w:color="auto"/>
          </w:divBdr>
        </w:div>
        <w:div w:id="1301349369">
          <w:marLeft w:val="640"/>
          <w:marRight w:val="0"/>
          <w:marTop w:val="0"/>
          <w:marBottom w:val="0"/>
          <w:divBdr>
            <w:top w:val="none" w:sz="0" w:space="0" w:color="auto"/>
            <w:left w:val="none" w:sz="0" w:space="0" w:color="auto"/>
            <w:bottom w:val="none" w:sz="0" w:space="0" w:color="auto"/>
            <w:right w:val="none" w:sz="0" w:space="0" w:color="auto"/>
          </w:divBdr>
        </w:div>
        <w:div w:id="2006933396">
          <w:marLeft w:val="640"/>
          <w:marRight w:val="0"/>
          <w:marTop w:val="0"/>
          <w:marBottom w:val="0"/>
          <w:divBdr>
            <w:top w:val="none" w:sz="0" w:space="0" w:color="auto"/>
            <w:left w:val="none" w:sz="0" w:space="0" w:color="auto"/>
            <w:bottom w:val="none" w:sz="0" w:space="0" w:color="auto"/>
            <w:right w:val="none" w:sz="0" w:space="0" w:color="auto"/>
          </w:divBdr>
        </w:div>
        <w:div w:id="1096439872">
          <w:marLeft w:val="640"/>
          <w:marRight w:val="0"/>
          <w:marTop w:val="0"/>
          <w:marBottom w:val="0"/>
          <w:divBdr>
            <w:top w:val="none" w:sz="0" w:space="0" w:color="auto"/>
            <w:left w:val="none" w:sz="0" w:space="0" w:color="auto"/>
            <w:bottom w:val="none" w:sz="0" w:space="0" w:color="auto"/>
            <w:right w:val="none" w:sz="0" w:space="0" w:color="auto"/>
          </w:divBdr>
        </w:div>
        <w:div w:id="788160182">
          <w:marLeft w:val="640"/>
          <w:marRight w:val="0"/>
          <w:marTop w:val="0"/>
          <w:marBottom w:val="0"/>
          <w:divBdr>
            <w:top w:val="none" w:sz="0" w:space="0" w:color="auto"/>
            <w:left w:val="none" w:sz="0" w:space="0" w:color="auto"/>
            <w:bottom w:val="none" w:sz="0" w:space="0" w:color="auto"/>
            <w:right w:val="none" w:sz="0" w:space="0" w:color="auto"/>
          </w:divBdr>
        </w:div>
        <w:div w:id="1574510780">
          <w:marLeft w:val="640"/>
          <w:marRight w:val="0"/>
          <w:marTop w:val="0"/>
          <w:marBottom w:val="0"/>
          <w:divBdr>
            <w:top w:val="none" w:sz="0" w:space="0" w:color="auto"/>
            <w:left w:val="none" w:sz="0" w:space="0" w:color="auto"/>
            <w:bottom w:val="none" w:sz="0" w:space="0" w:color="auto"/>
            <w:right w:val="none" w:sz="0" w:space="0" w:color="auto"/>
          </w:divBdr>
        </w:div>
        <w:div w:id="2134864994">
          <w:marLeft w:val="640"/>
          <w:marRight w:val="0"/>
          <w:marTop w:val="0"/>
          <w:marBottom w:val="0"/>
          <w:divBdr>
            <w:top w:val="none" w:sz="0" w:space="0" w:color="auto"/>
            <w:left w:val="none" w:sz="0" w:space="0" w:color="auto"/>
            <w:bottom w:val="none" w:sz="0" w:space="0" w:color="auto"/>
            <w:right w:val="none" w:sz="0" w:space="0" w:color="auto"/>
          </w:divBdr>
        </w:div>
        <w:div w:id="1618871398">
          <w:marLeft w:val="640"/>
          <w:marRight w:val="0"/>
          <w:marTop w:val="0"/>
          <w:marBottom w:val="0"/>
          <w:divBdr>
            <w:top w:val="none" w:sz="0" w:space="0" w:color="auto"/>
            <w:left w:val="none" w:sz="0" w:space="0" w:color="auto"/>
            <w:bottom w:val="none" w:sz="0" w:space="0" w:color="auto"/>
            <w:right w:val="none" w:sz="0" w:space="0" w:color="auto"/>
          </w:divBdr>
        </w:div>
        <w:div w:id="629438077">
          <w:marLeft w:val="640"/>
          <w:marRight w:val="0"/>
          <w:marTop w:val="0"/>
          <w:marBottom w:val="0"/>
          <w:divBdr>
            <w:top w:val="none" w:sz="0" w:space="0" w:color="auto"/>
            <w:left w:val="none" w:sz="0" w:space="0" w:color="auto"/>
            <w:bottom w:val="none" w:sz="0" w:space="0" w:color="auto"/>
            <w:right w:val="none" w:sz="0" w:space="0" w:color="auto"/>
          </w:divBdr>
        </w:div>
        <w:div w:id="285890039">
          <w:marLeft w:val="640"/>
          <w:marRight w:val="0"/>
          <w:marTop w:val="0"/>
          <w:marBottom w:val="0"/>
          <w:divBdr>
            <w:top w:val="none" w:sz="0" w:space="0" w:color="auto"/>
            <w:left w:val="none" w:sz="0" w:space="0" w:color="auto"/>
            <w:bottom w:val="none" w:sz="0" w:space="0" w:color="auto"/>
            <w:right w:val="none" w:sz="0" w:space="0" w:color="auto"/>
          </w:divBdr>
        </w:div>
        <w:div w:id="736560809">
          <w:marLeft w:val="640"/>
          <w:marRight w:val="0"/>
          <w:marTop w:val="0"/>
          <w:marBottom w:val="0"/>
          <w:divBdr>
            <w:top w:val="none" w:sz="0" w:space="0" w:color="auto"/>
            <w:left w:val="none" w:sz="0" w:space="0" w:color="auto"/>
            <w:bottom w:val="none" w:sz="0" w:space="0" w:color="auto"/>
            <w:right w:val="none" w:sz="0" w:space="0" w:color="auto"/>
          </w:divBdr>
        </w:div>
        <w:div w:id="77220416">
          <w:marLeft w:val="640"/>
          <w:marRight w:val="0"/>
          <w:marTop w:val="0"/>
          <w:marBottom w:val="0"/>
          <w:divBdr>
            <w:top w:val="none" w:sz="0" w:space="0" w:color="auto"/>
            <w:left w:val="none" w:sz="0" w:space="0" w:color="auto"/>
            <w:bottom w:val="none" w:sz="0" w:space="0" w:color="auto"/>
            <w:right w:val="none" w:sz="0" w:space="0" w:color="auto"/>
          </w:divBdr>
        </w:div>
        <w:div w:id="2069499183">
          <w:marLeft w:val="640"/>
          <w:marRight w:val="0"/>
          <w:marTop w:val="0"/>
          <w:marBottom w:val="0"/>
          <w:divBdr>
            <w:top w:val="none" w:sz="0" w:space="0" w:color="auto"/>
            <w:left w:val="none" w:sz="0" w:space="0" w:color="auto"/>
            <w:bottom w:val="none" w:sz="0" w:space="0" w:color="auto"/>
            <w:right w:val="none" w:sz="0" w:space="0" w:color="auto"/>
          </w:divBdr>
        </w:div>
        <w:div w:id="944070157">
          <w:marLeft w:val="640"/>
          <w:marRight w:val="0"/>
          <w:marTop w:val="0"/>
          <w:marBottom w:val="0"/>
          <w:divBdr>
            <w:top w:val="none" w:sz="0" w:space="0" w:color="auto"/>
            <w:left w:val="none" w:sz="0" w:space="0" w:color="auto"/>
            <w:bottom w:val="none" w:sz="0" w:space="0" w:color="auto"/>
            <w:right w:val="none" w:sz="0" w:space="0" w:color="auto"/>
          </w:divBdr>
        </w:div>
        <w:div w:id="148787160">
          <w:marLeft w:val="640"/>
          <w:marRight w:val="0"/>
          <w:marTop w:val="0"/>
          <w:marBottom w:val="0"/>
          <w:divBdr>
            <w:top w:val="none" w:sz="0" w:space="0" w:color="auto"/>
            <w:left w:val="none" w:sz="0" w:space="0" w:color="auto"/>
            <w:bottom w:val="none" w:sz="0" w:space="0" w:color="auto"/>
            <w:right w:val="none" w:sz="0" w:space="0" w:color="auto"/>
          </w:divBdr>
        </w:div>
        <w:div w:id="1283925735">
          <w:marLeft w:val="640"/>
          <w:marRight w:val="0"/>
          <w:marTop w:val="0"/>
          <w:marBottom w:val="0"/>
          <w:divBdr>
            <w:top w:val="none" w:sz="0" w:space="0" w:color="auto"/>
            <w:left w:val="none" w:sz="0" w:space="0" w:color="auto"/>
            <w:bottom w:val="none" w:sz="0" w:space="0" w:color="auto"/>
            <w:right w:val="none" w:sz="0" w:space="0" w:color="auto"/>
          </w:divBdr>
        </w:div>
        <w:div w:id="1821573544">
          <w:marLeft w:val="640"/>
          <w:marRight w:val="0"/>
          <w:marTop w:val="0"/>
          <w:marBottom w:val="0"/>
          <w:divBdr>
            <w:top w:val="none" w:sz="0" w:space="0" w:color="auto"/>
            <w:left w:val="none" w:sz="0" w:space="0" w:color="auto"/>
            <w:bottom w:val="none" w:sz="0" w:space="0" w:color="auto"/>
            <w:right w:val="none" w:sz="0" w:space="0" w:color="auto"/>
          </w:divBdr>
        </w:div>
        <w:div w:id="1929651561">
          <w:marLeft w:val="640"/>
          <w:marRight w:val="0"/>
          <w:marTop w:val="0"/>
          <w:marBottom w:val="0"/>
          <w:divBdr>
            <w:top w:val="none" w:sz="0" w:space="0" w:color="auto"/>
            <w:left w:val="none" w:sz="0" w:space="0" w:color="auto"/>
            <w:bottom w:val="none" w:sz="0" w:space="0" w:color="auto"/>
            <w:right w:val="none" w:sz="0" w:space="0" w:color="auto"/>
          </w:divBdr>
        </w:div>
        <w:div w:id="1870097612">
          <w:marLeft w:val="640"/>
          <w:marRight w:val="0"/>
          <w:marTop w:val="0"/>
          <w:marBottom w:val="0"/>
          <w:divBdr>
            <w:top w:val="none" w:sz="0" w:space="0" w:color="auto"/>
            <w:left w:val="none" w:sz="0" w:space="0" w:color="auto"/>
            <w:bottom w:val="none" w:sz="0" w:space="0" w:color="auto"/>
            <w:right w:val="none" w:sz="0" w:space="0" w:color="auto"/>
          </w:divBdr>
        </w:div>
        <w:div w:id="183516537">
          <w:marLeft w:val="640"/>
          <w:marRight w:val="0"/>
          <w:marTop w:val="0"/>
          <w:marBottom w:val="0"/>
          <w:divBdr>
            <w:top w:val="none" w:sz="0" w:space="0" w:color="auto"/>
            <w:left w:val="none" w:sz="0" w:space="0" w:color="auto"/>
            <w:bottom w:val="none" w:sz="0" w:space="0" w:color="auto"/>
            <w:right w:val="none" w:sz="0" w:space="0" w:color="auto"/>
          </w:divBdr>
        </w:div>
        <w:div w:id="751703777">
          <w:marLeft w:val="640"/>
          <w:marRight w:val="0"/>
          <w:marTop w:val="0"/>
          <w:marBottom w:val="0"/>
          <w:divBdr>
            <w:top w:val="none" w:sz="0" w:space="0" w:color="auto"/>
            <w:left w:val="none" w:sz="0" w:space="0" w:color="auto"/>
            <w:bottom w:val="none" w:sz="0" w:space="0" w:color="auto"/>
            <w:right w:val="none" w:sz="0" w:space="0" w:color="auto"/>
          </w:divBdr>
        </w:div>
        <w:div w:id="1840929331">
          <w:marLeft w:val="640"/>
          <w:marRight w:val="0"/>
          <w:marTop w:val="0"/>
          <w:marBottom w:val="0"/>
          <w:divBdr>
            <w:top w:val="none" w:sz="0" w:space="0" w:color="auto"/>
            <w:left w:val="none" w:sz="0" w:space="0" w:color="auto"/>
            <w:bottom w:val="none" w:sz="0" w:space="0" w:color="auto"/>
            <w:right w:val="none" w:sz="0" w:space="0" w:color="auto"/>
          </w:divBdr>
        </w:div>
        <w:div w:id="171649490">
          <w:marLeft w:val="640"/>
          <w:marRight w:val="0"/>
          <w:marTop w:val="0"/>
          <w:marBottom w:val="0"/>
          <w:divBdr>
            <w:top w:val="none" w:sz="0" w:space="0" w:color="auto"/>
            <w:left w:val="none" w:sz="0" w:space="0" w:color="auto"/>
            <w:bottom w:val="none" w:sz="0" w:space="0" w:color="auto"/>
            <w:right w:val="none" w:sz="0" w:space="0" w:color="auto"/>
          </w:divBdr>
        </w:div>
        <w:div w:id="238903679">
          <w:marLeft w:val="640"/>
          <w:marRight w:val="0"/>
          <w:marTop w:val="0"/>
          <w:marBottom w:val="0"/>
          <w:divBdr>
            <w:top w:val="none" w:sz="0" w:space="0" w:color="auto"/>
            <w:left w:val="none" w:sz="0" w:space="0" w:color="auto"/>
            <w:bottom w:val="none" w:sz="0" w:space="0" w:color="auto"/>
            <w:right w:val="none" w:sz="0" w:space="0" w:color="auto"/>
          </w:divBdr>
        </w:div>
        <w:div w:id="1376007121">
          <w:marLeft w:val="640"/>
          <w:marRight w:val="0"/>
          <w:marTop w:val="0"/>
          <w:marBottom w:val="0"/>
          <w:divBdr>
            <w:top w:val="none" w:sz="0" w:space="0" w:color="auto"/>
            <w:left w:val="none" w:sz="0" w:space="0" w:color="auto"/>
            <w:bottom w:val="none" w:sz="0" w:space="0" w:color="auto"/>
            <w:right w:val="none" w:sz="0" w:space="0" w:color="auto"/>
          </w:divBdr>
        </w:div>
        <w:div w:id="993333546">
          <w:marLeft w:val="640"/>
          <w:marRight w:val="0"/>
          <w:marTop w:val="0"/>
          <w:marBottom w:val="0"/>
          <w:divBdr>
            <w:top w:val="none" w:sz="0" w:space="0" w:color="auto"/>
            <w:left w:val="none" w:sz="0" w:space="0" w:color="auto"/>
            <w:bottom w:val="none" w:sz="0" w:space="0" w:color="auto"/>
            <w:right w:val="none" w:sz="0" w:space="0" w:color="auto"/>
          </w:divBdr>
        </w:div>
        <w:div w:id="1754080371">
          <w:marLeft w:val="640"/>
          <w:marRight w:val="0"/>
          <w:marTop w:val="0"/>
          <w:marBottom w:val="0"/>
          <w:divBdr>
            <w:top w:val="none" w:sz="0" w:space="0" w:color="auto"/>
            <w:left w:val="none" w:sz="0" w:space="0" w:color="auto"/>
            <w:bottom w:val="none" w:sz="0" w:space="0" w:color="auto"/>
            <w:right w:val="none" w:sz="0" w:space="0" w:color="auto"/>
          </w:divBdr>
        </w:div>
        <w:div w:id="734862481">
          <w:marLeft w:val="640"/>
          <w:marRight w:val="0"/>
          <w:marTop w:val="0"/>
          <w:marBottom w:val="0"/>
          <w:divBdr>
            <w:top w:val="none" w:sz="0" w:space="0" w:color="auto"/>
            <w:left w:val="none" w:sz="0" w:space="0" w:color="auto"/>
            <w:bottom w:val="none" w:sz="0" w:space="0" w:color="auto"/>
            <w:right w:val="none" w:sz="0" w:space="0" w:color="auto"/>
          </w:divBdr>
        </w:div>
        <w:div w:id="720445934">
          <w:marLeft w:val="640"/>
          <w:marRight w:val="0"/>
          <w:marTop w:val="0"/>
          <w:marBottom w:val="0"/>
          <w:divBdr>
            <w:top w:val="none" w:sz="0" w:space="0" w:color="auto"/>
            <w:left w:val="none" w:sz="0" w:space="0" w:color="auto"/>
            <w:bottom w:val="none" w:sz="0" w:space="0" w:color="auto"/>
            <w:right w:val="none" w:sz="0" w:space="0" w:color="auto"/>
          </w:divBdr>
        </w:div>
        <w:div w:id="755444677">
          <w:marLeft w:val="640"/>
          <w:marRight w:val="0"/>
          <w:marTop w:val="0"/>
          <w:marBottom w:val="0"/>
          <w:divBdr>
            <w:top w:val="none" w:sz="0" w:space="0" w:color="auto"/>
            <w:left w:val="none" w:sz="0" w:space="0" w:color="auto"/>
            <w:bottom w:val="none" w:sz="0" w:space="0" w:color="auto"/>
            <w:right w:val="none" w:sz="0" w:space="0" w:color="auto"/>
          </w:divBdr>
        </w:div>
        <w:div w:id="105931376">
          <w:marLeft w:val="640"/>
          <w:marRight w:val="0"/>
          <w:marTop w:val="0"/>
          <w:marBottom w:val="0"/>
          <w:divBdr>
            <w:top w:val="none" w:sz="0" w:space="0" w:color="auto"/>
            <w:left w:val="none" w:sz="0" w:space="0" w:color="auto"/>
            <w:bottom w:val="none" w:sz="0" w:space="0" w:color="auto"/>
            <w:right w:val="none" w:sz="0" w:space="0" w:color="auto"/>
          </w:divBdr>
        </w:div>
        <w:div w:id="2074963491">
          <w:marLeft w:val="640"/>
          <w:marRight w:val="0"/>
          <w:marTop w:val="0"/>
          <w:marBottom w:val="0"/>
          <w:divBdr>
            <w:top w:val="none" w:sz="0" w:space="0" w:color="auto"/>
            <w:left w:val="none" w:sz="0" w:space="0" w:color="auto"/>
            <w:bottom w:val="none" w:sz="0" w:space="0" w:color="auto"/>
            <w:right w:val="none" w:sz="0" w:space="0" w:color="auto"/>
          </w:divBdr>
        </w:div>
        <w:div w:id="1790464691">
          <w:marLeft w:val="640"/>
          <w:marRight w:val="0"/>
          <w:marTop w:val="0"/>
          <w:marBottom w:val="0"/>
          <w:divBdr>
            <w:top w:val="none" w:sz="0" w:space="0" w:color="auto"/>
            <w:left w:val="none" w:sz="0" w:space="0" w:color="auto"/>
            <w:bottom w:val="none" w:sz="0" w:space="0" w:color="auto"/>
            <w:right w:val="none" w:sz="0" w:space="0" w:color="auto"/>
          </w:divBdr>
        </w:div>
        <w:div w:id="1109355398">
          <w:marLeft w:val="640"/>
          <w:marRight w:val="0"/>
          <w:marTop w:val="0"/>
          <w:marBottom w:val="0"/>
          <w:divBdr>
            <w:top w:val="none" w:sz="0" w:space="0" w:color="auto"/>
            <w:left w:val="none" w:sz="0" w:space="0" w:color="auto"/>
            <w:bottom w:val="none" w:sz="0" w:space="0" w:color="auto"/>
            <w:right w:val="none" w:sz="0" w:space="0" w:color="auto"/>
          </w:divBdr>
        </w:div>
        <w:div w:id="1385301174">
          <w:marLeft w:val="640"/>
          <w:marRight w:val="0"/>
          <w:marTop w:val="0"/>
          <w:marBottom w:val="0"/>
          <w:divBdr>
            <w:top w:val="none" w:sz="0" w:space="0" w:color="auto"/>
            <w:left w:val="none" w:sz="0" w:space="0" w:color="auto"/>
            <w:bottom w:val="none" w:sz="0" w:space="0" w:color="auto"/>
            <w:right w:val="none" w:sz="0" w:space="0" w:color="auto"/>
          </w:divBdr>
        </w:div>
        <w:div w:id="404450252">
          <w:marLeft w:val="640"/>
          <w:marRight w:val="0"/>
          <w:marTop w:val="0"/>
          <w:marBottom w:val="0"/>
          <w:divBdr>
            <w:top w:val="none" w:sz="0" w:space="0" w:color="auto"/>
            <w:left w:val="none" w:sz="0" w:space="0" w:color="auto"/>
            <w:bottom w:val="none" w:sz="0" w:space="0" w:color="auto"/>
            <w:right w:val="none" w:sz="0" w:space="0" w:color="auto"/>
          </w:divBdr>
        </w:div>
        <w:div w:id="1555123794">
          <w:marLeft w:val="640"/>
          <w:marRight w:val="0"/>
          <w:marTop w:val="0"/>
          <w:marBottom w:val="0"/>
          <w:divBdr>
            <w:top w:val="none" w:sz="0" w:space="0" w:color="auto"/>
            <w:left w:val="none" w:sz="0" w:space="0" w:color="auto"/>
            <w:bottom w:val="none" w:sz="0" w:space="0" w:color="auto"/>
            <w:right w:val="none" w:sz="0" w:space="0" w:color="auto"/>
          </w:divBdr>
        </w:div>
        <w:div w:id="1449200950">
          <w:marLeft w:val="640"/>
          <w:marRight w:val="0"/>
          <w:marTop w:val="0"/>
          <w:marBottom w:val="0"/>
          <w:divBdr>
            <w:top w:val="none" w:sz="0" w:space="0" w:color="auto"/>
            <w:left w:val="none" w:sz="0" w:space="0" w:color="auto"/>
            <w:bottom w:val="none" w:sz="0" w:space="0" w:color="auto"/>
            <w:right w:val="none" w:sz="0" w:space="0" w:color="auto"/>
          </w:divBdr>
        </w:div>
        <w:div w:id="878516063">
          <w:marLeft w:val="640"/>
          <w:marRight w:val="0"/>
          <w:marTop w:val="0"/>
          <w:marBottom w:val="0"/>
          <w:divBdr>
            <w:top w:val="none" w:sz="0" w:space="0" w:color="auto"/>
            <w:left w:val="none" w:sz="0" w:space="0" w:color="auto"/>
            <w:bottom w:val="none" w:sz="0" w:space="0" w:color="auto"/>
            <w:right w:val="none" w:sz="0" w:space="0" w:color="auto"/>
          </w:divBdr>
        </w:div>
        <w:div w:id="202643586">
          <w:marLeft w:val="640"/>
          <w:marRight w:val="0"/>
          <w:marTop w:val="0"/>
          <w:marBottom w:val="0"/>
          <w:divBdr>
            <w:top w:val="none" w:sz="0" w:space="0" w:color="auto"/>
            <w:left w:val="none" w:sz="0" w:space="0" w:color="auto"/>
            <w:bottom w:val="none" w:sz="0" w:space="0" w:color="auto"/>
            <w:right w:val="none" w:sz="0" w:space="0" w:color="auto"/>
          </w:divBdr>
        </w:div>
        <w:div w:id="893273810">
          <w:marLeft w:val="640"/>
          <w:marRight w:val="0"/>
          <w:marTop w:val="0"/>
          <w:marBottom w:val="0"/>
          <w:divBdr>
            <w:top w:val="none" w:sz="0" w:space="0" w:color="auto"/>
            <w:left w:val="none" w:sz="0" w:space="0" w:color="auto"/>
            <w:bottom w:val="none" w:sz="0" w:space="0" w:color="auto"/>
            <w:right w:val="none" w:sz="0" w:space="0" w:color="auto"/>
          </w:divBdr>
        </w:div>
        <w:div w:id="1127549256">
          <w:marLeft w:val="640"/>
          <w:marRight w:val="0"/>
          <w:marTop w:val="0"/>
          <w:marBottom w:val="0"/>
          <w:divBdr>
            <w:top w:val="none" w:sz="0" w:space="0" w:color="auto"/>
            <w:left w:val="none" w:sz="0" w:space="0" w:color="auto"/>
            <w:bottom w:val="none" w:sz="0" w:space="0" w:color="auto"/>
            <w:right w:val="none" w:sz="0" w:space="0" w:color="auto"/>
          </w:divBdr>
        </w:div>
        <w:div w:id="1302733003">
          <w:marLeft w:val="640"/>
          <w:marRight w:val="0"/>
          <w:marTop w:val="0"/>
          <w:marBottom w:val="0"/>
          <w:divBdr>
            <w:top w:val="none" w:sz="0" w:space="0" w:color="auto"/>
            <w:left w:val="none" w:sz="0" w:space="0" w:color="auto"/>
            <w:bottom w:val="none" w:sz="0" w:space="0" w:color="auto"/>
            <w:right w:val="none" w:sz="0" w:space="0" w:color="auto"/>
          </w:divBdr>
        </w:div>
        <w:div w:id="2076077422">
          <w:marLeft w:val="640"/>
          <w:marRight w:val="0"/>
          <w:marTop w:val="0"/>
          <w:marBottom w:val="0"/>
          <w:divBdr>
            <w:top w:val="none" w:sz="0" w:space="0" w:color="auto"/>
            <w:left w:val="none" w:sz="0" w:space="0" w:color="auto"/>
            <w:bottom w:val="none" w:sz="0" w:space="0" w:color="auto"/>
            <w:right w:val="none" w:sz="0" w:space="0" w:color="auto"/>
          </w:divBdr>
        </w:div>
        <w:div w:id="50228776">
          <w:marLeft w:val="640"/>
          <w:marRight w:val="0"/>
          <w:marTop w:val="0"/>
          <w:marBottom w:val="0"/>
          <w:divBdr>
            <w:top w:val="none" w:sz="0" w:space="0" w:color="auto"/>
            <w:left w:val="none" w:sz="0" w:space="0" w:color="auto"/>
            <w:bottom w:val="none" w:sz="0" w:space="0" w:color="auto"/>
            <w:right w:val="none" w:sz="0" w:space="0" w:color="auto"/>
          </w:divBdr>
        </w:div>
        <w:div w:id="101075507">
          <w:marLeft w:val="640"/>
          <w:marRight w:val="0"/>
          <w:marTop w:val="0"/>
          <w:marBottom w:val="0"/>
          <w:divBdr>
            <w:top w:val="none" w:sz="0" w:space="0" w:color="auto"/>
            <w:left w:val="none" w:sz="0" w:space="0" w:color="auto"/>
            <w:bottom w:val="none" w:sz="0" w:space="0" w:color="auto"/>
            <w:right w:val="none" w:sz="0" w:space="0" w:color="auto"/>
          </w:divBdr>
        </w:div>
        <w:div w:id="1361124333">
          <w:marLeft w:val="640"/>
          <w:marRight w:val="0"/>
          <w:marTop w:val="0"/>
          <w:marBottom w:val="0"/>
          <w:divBdr>
            <w:top w:val="none" w:sz="0" w:space="0" w:color="auto"/>
            <w:left w:val="none" w:sz="0" w:space="0" w:color="auto"/>
            <w:bottom w:val="none" w:sz="0" w:space="0" w:color="auto"/>
            <w:right w:val="none" w:sz="0" w:space="0" w:color="auto"/>
          </w:divBdr>
        </w:div>
        <w:div w:id="2018268548">
          <w:marLeft w:val="640"/>
          <w:marRight w:val="0"/>
          <w:marTop w:val="0"/>
          <w:marBottom w:val="0"/>
          <w:divBdr>
            <w:top w:val="none" w:sz="0" w:space="0" w:color="auto"/>
            <w:left w:val="none" w:sz="0" w:space="0" w:color="auto"/>
            <w:bottom w:val="none" w:sz="0" w:space="0" w:color="auto"/>
            <w:right w:val="none" w:sz="0" w:space="0" w:color="auto"/>
          </w:divBdr>
        </w:div>
        <w:div w:id="1042822570">
          <w:marLeft w:val="640"/>
          <w:marRight w:val="0"/>
          <w:marTop w:val="0"/>
          <w:marBottom w:val="0"/>
          <w:divBdr>
            <w:top w:val="none" w:sz="0" w:space="0" w:color="auto"/>
            <w:left w:val="none" w:sz="0" w:space="0" w:color="auto"/>
            <w:bottom w:val="none" w:sz="0" w:space="0" w:color="auto"/>
            <w:right w:val="none" w:sz="0" w:space="0" w:color="auto"/>
          </w:divBdr>
        </w:div>
        <w:div w:id="886724258">
          <w:marLeft w:val="640"/>
          <w:marRight w:val="0"/>
          <w:marTop w:val="0"/>
          <w:marBottom w:val="0"/>
          <w:divBdr>
            <w:top w:val="none" w:sz="0" w:space="0" w:color="auto"/>
            <w:left w:val="none" w:sz="0" w:space="0" w:color="auto"/>
            <w:bottom w:val="none" w:sz="0" w:space="0" w:color="auto"/>
            <w:right w:val="none" w:sz="0" w:space="0" w:color="auto"/>
          </w:divBdr>
        </w:div>
        <w:div w:id="1974097672">
          <w:marLeft w:val="640"/>
          <w:marRight w:val="0"/>
          <w:marTop w:val="0"/>
          <w:marBottom w:val="0"/>
          <w:divBdr>
            <w:top w:val="none" w:sz="0" w:space="0" w:color="auto"/>
            <w:left w:val="none" w:sz="0" w:space="0" w:color="auto"/>
            <w:bottom w:val="none" w:sz="0" w:space="0" w:color="auto"/>
            <w:right w:val="none" w:sz="0" w:space="0" w:color="auto"/>
          </w:divBdr>
        </w:div>
        <w:div w:id="1788045096">
          <w:marLeft w:val="640"/>
          <w:marRight w:val="0"/>
          <w:marTop w:val="0"/>
          <w:marBottom w:val="0"/>
          <w:divBdr>
            <w:top w:val="none" w:sz="0" w:space="0" w:color="auto"/>
            <w:left w:val="none" w:sz="0" w:space="0" w:color="auto"/>
            <w:bottom w:val="none" w:sz="0" w:space="0" w:color="auto"/>
            <w:right w:val="none" w:sz="0" w:space="0" w:color="auto"/>
          </w:divBdr>
        </w:div>
        <w:div w:id="1619340061">
          <w:marLeft w:val="640"/>
          <w:marRight w:val="0"/>
          <w:marTop w:val="0"/>
          <w:marBottom w:val="0"/>
          <w:divBdr>
            <w:top w:val="none" w:sz="0" w:space="0" w:color="auto"/>
            <w:left w:val="none" w:sz="0" w:space="0" w:color="auto"/>
            <w:bottom w:val="none" w:sz="0" w:space="0" w:color="auto"/>
            <w:right w:val="none" w:sz="0" w:space="0" w:color="auto"/>
          </w:divBdr>
        </w:div>
        <w:div w:id="955135121">
          <w:marLeft w:val="640"/>
          <w:marRight w:val="0"/>
          <w:marTop w:val="0"/>
          <w:marBottom w:val="0"/>
          <w:divBdr>
            <w:top w:val="none" w:sz="0" w:space="0" w:color="auto"/>
            <w:left w:val="none" w:sz="0" w:space="0" w:color="auto"/>
            <w:bottom w:val="none" w:sz="0" w:space="0" w:color="auto"/>
            <w:right w:val="none" w:sz="0" w:space="0" w:color="auto"/>
          </w:divBdr>
        </w:div>
        <w:div w:id="617689205">
          <w:marLeft w:val="640"/>
          <w:marRight w:val="0"/>
          <w:marTop w:val="0"/>
          <w:marBottom w:val="0"/>
          <w:divBdr>
            <w:top w:val="none" w:sz="0" w:space="0" w:color="auto"/>
            <w:left w:val="none" w:sz="0" w:space="0" w:color="auto"/>
            <w:bottom w:val="none" w:sz="0" w:space="0" w:color="auto"/>
            <w:right w:val="none" w:sz="0" w:space="0" w:color="auto"/>
          </w:divBdr>
        </w:div>
        <w:div w:id="475416210">
          <w:marLeft w:val="640"/>
          <w:marRight w:val="0"/>
          <w:marTop w:val="0"/>
          <w:marBottom w:val="0"/>
          <w:divBdr>
            <w:top w:val="none" w:sz="0" w:space="0" w:color="auto"/>
            <w:left w:val="none" w:sz="0" w:space="0" w:color="auto"/>
            <w:bottom w:val="none" w:sz="0" w:space="0" w:color="auto"/>
            <w:right w:val="none" w:sz="0" w:space="0" w:color="auto"/>
          </w:divBdr>
        </w:div>
        <w:div w:id="33240109">
          <w:marLeft w:val="640"/>
          <w:marRight w:val="0"/>
          <w:marTop w:val="0"/>
          <w:marBottom w:val="0"/>
          <w:divBdr>
            <w:top w:val="none" w:sz="0" w:space="0" w:color="auto"/>
            <w:left w:val="none" w:sz="0" w:space="0" w:color="auto"/>
            <w:bottom w:val="none" w:sz="0" w:space="0" w:color="auto"/>
            <w:right w:val="none" w:sz="0" w:space="0" w:color="auto"/>
          </w:divBdr>
        </w:div>
        <w:div w:id="1872381163">
          <w:marLeft w:val="640"/>
          <w:marRight w:val="0"/>
          <w:marTop w:val="0"/>
          <w:marBottom w:val="0"/>
          <w:divBdr>
            <w:top w:val="none" w:sz="0" w:space="0" w:color="auto"/>
            <w:left w:val="none" w:sz="0" w:space="0" w:color="auto"/>
            <w:bottom w:val="none" w:sz="0" w:space="0" w:color="auto"/>
            <w:right w:val="none" w:sz="0" w:space="0" w:color="auto"/>
          </w:divBdr>
        </w:div>
        <w:div w:id="773210210">
          <w:marLeft w:val="640"/>
          <w:marRight w:val="0"/>
          <w:marTop w:val="0"/>
          <w:marBottom w:val="0"/>
          <w:divBdr>
            <w:top w:val="none" w:sz="0" w:space="0" w:color="auto"/>
            <w:left w:val="none" w:sz="0" w:space="0" w:color="auto"/>
            <w:bottom w:val="none" w:sz="0" w:space="0" w:color="auto"/>
            <w:right w:val="none" w:sz="0" w:space="0" w:color="auto"/>
          </w:divBdr>
        </w:div>
        <w:div w:id="487982369">
          <w:marLeft w:val="640"/>
          <w:marRight w:val="0"/>
          <w:marTop w:val="0"/>
          <w:marBottom w:val="0"/>
          <w:divBdr>
            <w:top w:val="none" w:sz="0" w:space="0" w:color="auto"/>
            <w:left w:val="none" w:sz="0" w:space="0" w:color="auto"/>
            <w:bottom w:val="none" w:sz="0" w:space="0" w:color="auto"/>
            <w:right w:val="none" w:sz="0" w:space="0" w:color="auto"/>
          </w:divBdr>
        </w:div>
        <w:div w:id="1529021617">
          <w:marLeft w:val="640"/>
          <w:marRight w:val="0"/>
          <w:marTop w:val="0"/>
          <w:marBottom w:val="0"/>
          <w:divBdr>
            <w:top w:val="none" w:sz="0" w:space="0" w:color="auto"/>
            <w:left w:val="none" w:sz="0" w:space="0" w:color="auto"/>
            <w:bottom w:val="none" w:sz="0" w:space="0" w:color="auto"/>
            <w:right w:val="none" w:sz="0" w:space="0" w:color="auto"/>
          </w:divBdr>
        </w:div>
      </w:divsChild>
    </w:div>
    <w:div w:id="1148782574">
      <w:bodyDiv w:val="1"/>
      <w:marLeft w:val="0"/>
      <w:marRight w:val="0"/>
      <w:marTop w:val="0"/>
      <w:marBottom w:val="0"/>
      <w:divBdr>
        <w:top w:val="none" w:sz="0" w:space="0" w:color="auto"/>
        <w:left w:val="none" w:sz="0" w:space="0" w:color="auto"/>
        <w:bottom w:val="none" w:sz="0" w:space="0" w:color="auto"/>
        <w:right w:val="none" w:sz="0" w:space="0" w:color="auto"/>
      </w:divBdr>
      <w:divsChild>
        <w:div w:id="153180508">
          <w:marLeft w:val="640"/>
          <w:marRight w:val="0"/>
          <w:marTop w:val="0"/>
          <w:marBottom w:val="0"/>
          <w:divBdr>
            <w:top w:val="none" w:sz="0" w:space="0" w:color="auto"/>
            <w:left w:val="none" w:sz="0" w:space="0" w:color="auto"/>
            <w:bottom w:val="none" w:sz="0" w:space="0" w:color="auto"/>
            <w:right w:val="none" w:sz="0" w:space="0" w:color="auto"/>
          </w:divBdr>
        </w:div>
        <w:div w:id="1545747791">
          <w:marLeft w:val="640"/>
          <w:marRight w:val="0"/>
          <w:marTop w:val="0"/>
          <w:marBottom w:val="0"/>
          <w:divBdr>
            <w:top w:val="none" w:sz="0" w:space="0" w:color="auto"/>
            <w:left w:val="none" w:sz="0" w:space="0" w:color="auto"/>
            <w:bottom w:val="none" w:sz="0" w:space="0" w:color="auto"/>
            <w:right w:val="none" w:sz="0" w:space="0" w:color="auto"/>
          </w:divBdr>
        </w:div>
        <w:div w:id="480081787">
          <w:marLeft w:val="640"/>
          <w:marRight w:val="0"/>
          <w:marTop w:val="0"/>
          <w:marBottom w:val="0"/>
          <w:divBdr>
            <w:top w:val="none" w:sz="0" w:space="0" w:color="auto"/>
            <w:left w:val="none" w:sz="0" w:space="0" w:color="auto"/>
            <w:bottom w:val="none" w:sz="0" w:space="0" w:color="auto"/>
            <w:right w:val="none" w:sz="0" w:space="0" w:color="auto"/>
          </w:divBdr>
        </w:div>
        <w:div w:id="316809648">
          <w:marLeft w:val="640"/>
          <w:marRight w:val="0"/>
          <w:marTop w:val="0"/>
          <w:marBottom w:val="0"/>
          <w:divBdr>
            <w:top w:val="none" w:sz="0" w:space="0" w:color="auto"/>
            <w:left w:val="none" w:sz="0" w:space="0" w:color="auto"/>
            <w:bottom w:val="none" w:sz="0" w:space="0" w:color="auto"/>
            <w:right w:val="none" w:sz="0" w:space="0" w:color="auto"/>
          </w:divBdr>
        </w:div>
        <w:div w:id="191843353">
          <w:marLeft w:val="640"/>
          <w:marRight w:val="0"/>
          <w:marTop w:val="0"/>
          <w:marBottom w:val="0"/>
          <w:divBdr>
            <w:top w:val="none" w:sz="0" w:space="0" w:color="auto"/>
            <w:left w:val="none" w:sz="0" w:space="0" w:color="auto"/>
            <w:bottom w:val="none" w:sz="0" w:space="0" w:color="auto"/>
            <w:right w:val="none" w:sz="0" w:space="0" w:color="auto"/>
          </w:divBdr>
        </w:div>
        <w:div w:id="83260493">
          <w:marLeft w:val="640"/>
          <w:marRight w:val="0"/>
          <w:marTop w:val="0"/>
          <w:marBottom w:val="0"/>
          <w:divBdr>
            <w:top w:val="none" w:sz="0" w:space="0" w:color="auto"/>
            <w:left w:val="none" w:sz="0" w:space="0" w:color="auto"/>
            <w:bottom w:val="none" w:sz="0" w:space="0" w:color="auto"/>
            <w:right w:val="none" w:sz="0" w:space="0" w:color="auto"/>
          </w:divBdr>
        </w:div>
        <w:div w:id="110783208">
          <w:marLeft w:val="640"/>
          <w:marRight w:val="0"/>
          <w:marTop w:val="0"/>
          <w:marBottom w:val="0"/>
          <w:divBdr>
            <w:top w:val="none" w:sz="0" w:space="0" w:color="auto"/>
            <w:left w:val="none" w:sz="0" w:space="0" w:color="auto"/>
            <w:bottom w:val="none" w:sz="0" w:space="0" w:color="auto"/>
            <w:right w:val="none" w:sz="0" w:space="0" w:color="auto"/>
          </w:divBdr>
        </w:div>
        <w:div w:id="1450658201">
          <w:marLeft w:val="640"/>
          <w:marRight w:val="0"/>
          <w:marTop w:val="0"/>
          <w:marBottom w:val="0"/>
          <w:divBdr>
            <w:top w:val="none" w:sz="0" w:space="0" w:color="auto"/>
            <w:left w:val="none" w:sz="0" w:space="0" w:color="auto"/>
            <w:bottom w:val="none" w:sz="0" w:space="0" w:color="auto"/>
            <w:right w:val="none" w:sz="0" w:space="0" w:color="auto"/>
          </w:divBdr>
        </w:div>
        <w:div w:id="459962578">
          <w:marLeft w:val="640"/>
          <w:marRight w:val="0"/>
          <w:marTop w:val="0"/>
          <w:marBottom w:val="0"/>
          <w:divBdr>
            <w:top w:val="none" w:sz="0" w:space="0" w:color="auto"/>
            <w:left w:val="none" w:sz="0" w:space="0" w:color="auto"/>
            <w:bottom w:val="none" w:sz="0" w:space="0" w:color="auto"/>
            <w:right w:val="none" w:sz="0" w:space="0" w:color="auto"/>
          </w:divBdr>
        </w:div>
        <w:div w:id="2037462576">
          <w:marLeft w:val="640"/>
          <w:marRight w:val="0"/>
          <w:marTop w:val="0"/>
          <w:marBottom w:val="0"/>
          <w:divBdr>
            <w:top w:val="none" w:sz="0" w:space="0" w:color="auto"/>
            <w:left w:val="none" w:sz="0" w:space="0" w:color="auto"/>
            <w:bottom w:val="none" w:sz="0" w:space="0" w:color="auto"/>
            <w:right w:val="none" w:sz="0" w:space="0" w:color="auto"/>
          </w:divBdr>
        </w:div>
        <w:div w:id="1141145436">
          <w:marLeft w:val="640"/>
          <w:marRight w:val="0"/>
          <w:marTop w:val="0"/>
          <w:marBottom w:val="0"/>
          <w:divBdr>
            <w:top w:val="none" w:sz="0" w:space="0" w:color="auto"/>
            <w:left w:val="none" w:sz="0" w:space="0" w:color="auto"/>
            <w:bottom w:val="none" w:sz="0" w:space="0" w:color="auto"/>
            <w:right w:val="none" w:sz="0" w:space="0" w:color="auto"/>
          </w:divBdr>
        </w:div>
        <w:div w:id="2066296094">
          <w:marLeft w:val="640"/>
          <w:marRight w:val="0"/>
          <w:marTop w:val="0"/>
          <w:marBottom w:val="0"/>
          <w:divBdr>
            <w:top w:val="none" w:sz="0" w:space="0" w:color="auto"/>
            <w:left w:val="none" w:sz="0" w:space="0" w:color="auto"/>
            <w:bottom w:val="none" w:sz="0" w:space="0" w:color="auto"/>
            <w:right w:val="none" w:sz="0" w:space="0" w:color="auto"/>
          </w:divBdr>
        </w:div>
        <w:div w:id="1957365591">
          <w:marLeft w:val="640"/>
          <w:marRight w:val="0"/>
          <w:marTop w:val="0"/>
          <w:marBottom w:val="0"/>
          <w:divBdr>
            <w:top w:val="none" w:sz="0" w:space="0" w:color="auto"/>
            <w:left w:val="none" w:sz="0" w:space="0" w:color="auto"/>
            <w:bottom w:val="none" w:sz="0" w:space="0" w:color="auto"/>
            <w:right w:val="none" w:sz="0" w:space="0" w:color="auto"/>
          </w:divBdr>
        </w:div>
        <w:div w:id="298733841">
          <w:marLeft w:val="640"/>
          <w:marRight w:val="0"/>
          <w:marTop w:val="0"/>
          <w:marBottom w:val="0"/>
          <w:divBdr>
            <w:top w:val="none" w:sz="0" w:space="0" w:color="auto"/>
            <w:left w:val="none" w:sz="0" w:space="0" w:color="auto"/>
            <w:bottom w:val="none" w:sz="0" w:space="0" w:color="auto"/>
            <w:right w:val="none" w:sz="0" w:space="0" w:color="auto"/>
          </w:divBdr>
        </w:div>
        <w:div w:id="530846149">
          <w:marLeft w:val="640"/>
          <w:marRight w:val="0"/>
          <w:marTop w:val="0"/>
          <w:marBottom w:val="0"/>
          <w:divBdr>
            <w:top w:val="none" w:sz="0" w:space="0" w:color="auto"/>
            <w:left w:val="none" w:sz="0" w:space="0" w:color="auto"/>
            <w:bottom w:val="none" w:sz="0" w:space="0" w:color="auto"/>
            <w:right w:val="none" w:sz="0" w:space="0" w:color="auto"/>
          </w:divBdr>
        </w:div>
        <w:div w:id="1007825529">
          <w:marLeft w:val="640"/>
          <w:marRight w:val="0"/>
          <w:marTop w:val="0"/>
          <w:marBottom w:val="0"/>
          <w:divBdr>
            <w:top w:val="none" w:sz="0" w:space="0" w:color="auto"/>
            <w:left w:val="none" w:sz="0" w:space="0" w:color="auto"/>
            <w:bottom w:val="none" w:sz="0" w:space="0" w:color="auto"/>
            <w:right w:val="none" w:sz="0" w:space="0" w:color="auto"/>
          </w:divBdr>
        </w:div>
        <w:div w:id="1196505685">
          <w:marLeft w:val="640"/>
          <w:marRight w:val="0"/>
          <w:marTop w:val="0"/>
          <w:marBottom w:val="0"/>
          <w:divBdr>
            <w:top w:val="none" w:sz="0" w:space="0" w:color="auto"/>
            <w:left w:val="none" w:sz="0" w:space="0" w:color="auto"/>
            <w:bottom w:val="none" w:sz="0" w:space="0" w:color="auto"/>
            <w:right w:val="none" w:sz="0" w:space="0" w:color="auto"/>
          </w:divBdr>
        </w:div>
        <w:div w:id="1432319904">
          <w:marLeft w:val="640"/>
          <w:marRight w:val="0"/>
          <w:marTop w:val="0"/>
          <w:marBottom w:val="0"/>
          <w:divBdr>
            <w:top w:val="none" w:sz="0" w:space="0" w:color="auto"/>
            <w:left w:val="none" w:sz="0" w:space="0" w:color="auto"/>
            <w:bottom w:val="none" w:sz="0" w:space="0" w:color="auto"/>
            <w:right w:val="none" w:sz="0" w:space="0" w:color="auto"/>
          </w:divBdr>
        </w:div>
        <w:div w:id="1926108041">
          <w:marLeft w:val="640"/>
          <w:marRight w:val="0"/>
          <w:marTop w:val="0"/>
          <w:marBottom w:val="0"/>
          <w:divBdr>
            <w:top w:val="none" w:sz="0" w:space="0" w:color="auto"/>
            <w:left w:val="none" w:sz="0" w:space="0" w:color="auto"/>
            <w:bottom w:val="none" w:sz="0" w:space="0" w:color="auto"/>
            <w:right w:val="none" w:sz="0" w:space="0" w:color="auto"/>
          </w:divBdr>
        </w:div>
        <w:div w:id="742796907">
          <w:marLeft w:val="640"/>
          <w:marRight w:val="0"/>
          <w:marTop w:val="0"/>
          <w:marBottom w:val="0"/>
          <w:divBdr>
            <w:top w:val="none" w:sz="0" w:space="0" w:color="auto"/>
            <w:left w:val="none" w:sz="0" w:space="0" w:color="auto"/>
            <w:bottom w:val="none" w:sz="0" w:space="0" w:color="auto"/>
            <w:right w:val="none" w:sz="0" w:space="0" w:color="auto"/>
          </w:divBdr>
        </w:div>
        <w:div w:id="1006595930">
          <w:marLeft w:val="640"/>
          <w:marRight w:val="0"/>
          <w:marTop w:val="0"/>
          <w:marBottom w:val="0"/>
          <w:divBdr>
            <w:top w:val="none" w:sz="0" w:space="0" w:color="auto"/>
            <w:left w:val="none" w:sz="0" w:space="0" w:color="auto"/>
            <w:bottom w:val="none" w:sz="0" w:space="0" w:color="auto"/>
            <w:right w:val="none" w:sz="0" w:space="0" w:color="auto"/>
          </w:divBdr>
        </w:div>
        <w:div w:id="431053188">
          <w:marLeft w:val="640"/>
          <w:marRight w:val="0"/>
          <w:marTop w:val="0"/>
          <w:marBottom w:val="0"/>
          <w:divBdr>
            <w:top w:val="none" w:sz="0" w:space="0" w:color="auto"/>
            <w:left w:val="none" w:sz="0" w:space="0" w:color="auto"/>
            <w:bottom w:val="none" w:sz="0" w:space="0" w:color="auto"/>
            <w:right w:val="none" w:sz="0" w:space="0" w:color="auto"/>
          </w:divBdr>
        </w:div>
        <w:div w:id="1641763763">
          <w:marLeft w:val="640"/>
          <w:marRight w:val="0"/>
          <w:marTop w:val="0"/>
          <w:marBottom w:val="0"/>
          <w:divBdr>
            <w:top w:val="none" w:sz="0" w:space="0" w:color="auto"/>
            <w:left w:val="none" w:sz="0" w:space="0" w:color="auto"/>
            <w:bottom w:val="none" w:sz="0" w:space="0" w:color="auto"/>
            <w:right w:val="none" w:sz="0" w:space="0" w:color="auto"/>
          </w:divBdr>
        </w:div>
        <w:div w:id="179971299">
          <w:marLeft w:val="640"/>
          <w:marRight w:val="0"/>
          <w:marTop w:val="0"/>
          <w:marBottom w:val="0"/>
          <w:divBdr>
            <w:top w:val="none" w:sz="0" w:space="0" w:color="auto"/>
            <w:left w:val="none" w:sz="0" w:space="0" w:color="auto"/>
            <w:bottom w:val="none" w:sz="0" w:space="0" w:color="auto"/>
            <w:right w:val="none" w:sz="0" w:space="0" w:color="auto"/>
          </w:divBdr>
        </w:div>
        <w:div w:id="181166687">
          <w:marLeft w:val="640"/>
          <w:marRight w:val="0"/>
          <w:marTop w:val="0"/>
          <w:marBottom w:val="0"/>
          <w:divBdr>
            <w:top w:val="none" w:sz="0" w:space="0" w:color="auto"/>
            <w:left w:val="none" w:sz="0" w:space="0" w:color="auto"/>
            <w:bottom w:val="none" w:sz="0" w:space="0" w:color="auto"/>
            <w:right w:val="none" w:sz="0" w:space="0" w:color="auto"/>
          </w:divBdr>
        </w:div>
        <w:div w:id="207034022">
          <w:marLeft w:val="640"/>
          <w:marRight w:val="0"/>
          <w:marTop w:val="0"/>
          <w:marBottom w:val="0"/>
          <w:divBdr>
            <w:top w:val="none" w:sz="0" w:space="0" w:color="auto"/>
            <w:left w:val="none" w:sz="0" w:space="0" w:color="auto"/>
            <w:bottom w:val="none" w:sz="0" w:space="0" w:color="auto"/>
            <w:right w:val="none" w:sz="0" w:space="0" w:color="auto"/>
          </w:divBdr>
        </w:div>
        <w:div w:id="891767409">
          <w:marLeft w:val="640"/>
          <w:marRight w:val="0"/>
          <w:marTop w:val="0"/>
          <w:marBottom w:val="0"/>
          <w:divBdr>
            <w:top w:val="none" w:sz="0" w:space="0" w:color="auto"/>
            <w:left w:val="none" w:sz="0" w:space="0" w:color="auto"/>
            <w:bottom w:val="none" w:sz="0" w:space="0" w:color="auto"/>
            <w:right w:val="none" w:sz="0" w:space="0" w:color="auto"/>
          </w:divBdr>
        </w:div>
        <w:div w:id="550504303">
          <w:marLeft w:val="640"/>
          <w:marRight w:val="0"/>
          <w:marTop w:val="0"/>
          <w:marBottom w:val="0"/>
          <w:divBdr>
            <w:top w:val="none" w:sz="0" w:space="0" w:color="auto"/>
            <w:left w:val="none" w:sz="0" w:space="0" w:color="auto"/>
            <w:bottom w:val="none" w:sz="0" w:space="0" w:color="auto"/>
            <w:right w:val="none" w:sz="0" w:space="0" w:color="auto"/>
          </w:divBdr>
        </w:div>
        <w:div w:id="563297100">
          <w:marLeft w:val="640"/>
          <w:marRight w:val="0"/>
          <w:marTop w:val="0"/>
          <w:marBottom w:val="0"/>
          <w:divBdr>
            <w:top w:val="none" w:sz="0" w:space="0" w:color="auto"/>
            <w:left w:val="none" w:sz="0" w:space="0" w:color="auto"/>
            <w:bottom w:val="none" w:sz="0" w:space="0" w:color="auto"/>
            <w:right w:val="none" w:sz="0" w:space="0" w:color="auto"/>
          </w:divBdr>
        </w:div>
        <w:div w:id="1036932354">
          <w:marLeft w:val="640"/>
          <w:marRight w:val="0"/>
          <w:marTop w:val="0"/>
          <w:marBottom w:val="0"/>
          <w:divBdr>
            <w:top w:val="none" w:sz="0" w:space="0" w:color="auto"/>
            <w:left w:val="none" w:sz="0" w:space="0" w:color="auto"/>
            <w:bottom w:val="none" w:sz="0" w:space="0" w:color="auto"/>
            <w:right w:val="none" w:sz="0" w:space="0" w:color="auto"/>
          </w:divBdr>
        </w:div>
        <w:div w:id="1863547797">
          <w:marLeft w:val="640"/>
          <w:marRight w:val="0"/>
          <w:marTop w:val="0"/>
          <w:marBottom w:val="0"/>
          <w:divBdr>
            <w:top w:val="none" w:sz="0" w:space="0" w:color="auto"/>
            <w:left w:val="none" w:sz="0" w:space="0" w:color="auto"/>
            <w:bottom w:val="none" w:sz="0" w:space="0" w:color="auto"/>
            <w:right w:val="none" w:sz="0" w:space="0" w:color="auto"/>
          </w:divBdr>
        </w:div>
        <w:div w:id="1321344492">
          <w:marLeft w:val="640"/>
          <w:marRight w:val="0"/>
          <w:marTop w:val="0"/>
          <w:marBottom w:val="0"/>
          <w:divBdr>
            <w:top w:val="none" w:sz="0" w:space="0" w:color="auto"/>
            <w:left w:val="none" w:sz="0" w:space="0" w:color="auto"/>
            <w:bottom w:val="none" w:sz="0" w:space="0" w:color="auto"/>
            <w:right w:val="none" w:sz="0" w:space="0" w:color="auto"/>
          </w:divBdr>
        </w:div>
        <w:div w:id="296179883">
          <w:marLeft w:val="640"/>
          <w:marRight w:val="0"/>
          <w:marTop w:val="0"/>
          <w:marBottom w:val="0"/>
          <w:divBdr>
            <w:top w:val="none" w:sz="0" w:space="0" w:color="auto"/>
            <w:left w:val="none" w:sz="0" w:space="0" w:color="auto"/>
            <w:bottom w:val="none" w:sz="0" w:space="0" w:color="auto"/>
            <w:right w:val="none" w:sz="0" w:space="0" w:color="auto"/>
          </w:divBdr>
        </w:div>
        <w:div w:id="1723871667">
          <w:marLeft w:val="640"/>
          <w:marRight w:val="0"/>
          <w:marTop w:val="0"/>
          <w:marBottom w:val="0"/>
          <w:divBdr>
            <w:top w:val="none" w:sz="0" w:space="0" w:color="auto"/>
            <w:left w:val="none" w:sz="0" w:space="0" w:color="auto"/>
            <w:bottom w:val="none" w:sz="0" w:space="0" w:color="auto"/>
            <w:right w:val="none" w:sz="0" w:space="0" w:color="auto"/>
          </w:divBdr>
        </w:div>
        <w:div w:id="2114979556">
          <w:marLeft w:val="640"/>
          <w:marRight w:val="0"/>
          <w:marTop w:val="0"/>
          <w:marBottom w:val="0"/>
          <w:divBdr>
            <w:top w:val="none" w:sz="0" w:space="0" w:color="auto"/>
            <w:left w:val="none" w:sz="0" w:space="0" w:color="auto"/>
            <w:bottom w:val="none" w:sz="0" w:space="0" w:color="auto"/>
            <w:right w:val="none" w:sz="0" w:space="0" w:color="auto"/>
          </w:divBdr>
        </w:div>
        <w:div w:id="507712824">
          <w:marLeft w:val="640"/>
          <w:marRight w:val="0"/>
          <w:marTop w:val="0"/>
          <w:marBottom w:val="0"/>
          <w:divBdr>
            <w:top w:val="none" w:sz="0" w:space="0" w:color="auto"/>
            <w:left w:val="none" w:sz="0" w:space="0" w:color="auto"/>
            <w:bottom w:val="none" w:sz="0" w:space="0" w:color="auto"/>
            <w:right w:val="none" w:sz="0" w:space="0" w:color="auto"/>
          </w:divBdr>
        </w:div>
        <w:div w:id="207302758">
          <w:marLeft w:val="640"/>
          <w:marRight w:val="0"/>
          <w:marTop w:val="0"/>
          <w:marBottom w:val="0"/>
          <w:divBdr>
            <w:top w:val="none" w:sz="0" w:space="0" w:color="auto"/>
            <w:left w:val="none" w:sz="0" w:space="0" w:color="auto"/>
            <w:bottom w:val="none" w:sz="0" w:space="0" w:color="auto"/>
            <w:right w:val="none" w:sz="0" w:space="0" w:color="auto"/>
          </w:divBdr>
        </w:div>
        <w:div w:id="1386299644">
          <w:marLeft w:val="640"/>
          <w:marRight w:val="0"/>
          <w:marTop w:val="0"/>
          <w:marBottom w:val="0"/>
          <w:divBdr>
            <w:top w:val="none" w:sz="0" w:space="0" w:color="auto"/>
            <w:left w:val="none" w:sz="0" w:space="0" w:color="auto"/>
            <w:bottom w:val="none" w:sz="0" w:space="0" w:color="auto"/>
            <w:right w:val="none" w:sz="0" w:space="0" w:color="auto"/>
          </w:divBdr>
        </w:div>
        <w:div w:id="862716463">
          <w:marLeft w:val="640"/>
          <w:marRight w:val="0"/>
          <w:marTop w:val="0"/>
          <w:marBottom w:val="0"/>
          <w:divBdr>
            <w:top w:val="none" w:sz="0" w:space="0" w:color="auto"/>
            <w:left w:val="none" w:sz="0" w:space="0" w:color="auto"/>
            <w:bottom w:val="none" w:sz="0" w:space="0" w:color="auto"/>
            <w:right w:val="none" w:sz="0" w:space="0" w:color="auto"/>
          </w:divBdr>
        </w:div>
        <w:div w:id="1255161963">
          <w:marLeft w:val="640"/>
          <w:marRight w:val="0"/>
          <w:marTop w:val="0"/>
          <w:marBottom w:val="0"/>
          <w:divBdr>
            <w:top w:val="none" w:sz="0" w:space="0" w:color="auto"/>
            <w:left w:val="none" w:sz="0" w:space="0" w:color="auto"/>
            <w:bottom w:val="none" w:sz="0" w:space="0" w:color="auto"/>
            <w:right w:val="none" w:sz="0" w:space="0" w:color="auto"/>
          </w:divBdr>
        </w:div>
        <w:div w:id="1643536744">
          <w:marLeft w:val="640"/>
          <w:marRight w:val="0"/>
          <w:marTop w:val="0"/>
          <w:marBottom w:val="0"/>
          <w:divBdr>
            <w:top w:val="none" w:sz="0" w:space="0" w:color="auto"/>
            <w:left w:val="none" w:sz="0" w:space="0" w:color="auto"/>
            <w:bottom w:val="none" w:sz="0" w:space="0" w:color="auto"/>
            <w:right w:val="none" w:sz="0" w:space="0" w:color="auto"/>
          </w:divBdr>
        </w:div>
        <w:div w:id="24445646">
          <w:marLeft w:val="640"/>
          <w:marRight w:val="0"/>
          <w:marTop w:val="0"/>
          <w:marBottom w:val="0"/>
          <w:divBdr>
            <w:top w:val="none" w:sz="0" w:space="0" w:color="auto"/>
            <w:left w:val="none" w:sz="0" w:space="0" w:color="auto"/>
            <w:bottom w:val="none" w:sz="0" w:space="0" w:color="auto"/>
            <w:right w:val="none" w:sz="0" w:space="0" w:color="auto"/>
          </w:divBdr>
        </w:div>
        <w:div w:id="230850376">
          <w:marLeft w:val="640"/>
          <w:marRight w:val="0"/>
          <w:marTop w:val="0"/>
          <w:marBottom w:val="0"/>
          <w:divBdr>
            <w:top w:val="none" w:sz="0" w:space="0" w:color="auto"/>
            <w:left w:val="none" w:sz="0" w:space="0" w:color="auto"/>
            <w:bottom w:val="none" w:sz="0" w:space="0" w:color="auto"/>
            <w:right w:val="none" w:sz="0" w:space="0" w:color="auto"/>
          </w:divBdr>
        </w:div>
        <w:div w:id="1741708445">
          <w:marLeft w:val="640"/>
          <w:marRight w:val="0"/>
          <w:marTop w:val="0"/>
          <w:marBottom w:val="0"/>
          <w:divBdr>
            <w:top w:val="none" w:sz="0" w:space="0" w:color="auto"/>
            <w:left w:val="none" w:sz="0" w:space="0" w:color="auto"/>
            <w:bottom w:val="none" w:sz="0" w:space="0" w:color="auto"/>
            <w:right w:val="none" w:sz="0" w:space="0" w:color="auto"/>
          </w:divBdr>
        </w:div>
        <w:div w:id="164831959">
          <w:marLeft w:val="640"/>
          <w:marRight w:val="0"/>
          <w:marTop w:val="0"/>
          <w:marBottom w:val="0"/>
          <w:divBdr>
            <w:top w:val="none" w:sz="0" w:space="0" w:color="auto"/>
            <w:left w:val="none" w:sz="0" w:space="0" w:color="auto"/>
            <w:bottom w:val="none" w:sz="0" w:space="0" w:color="auto"/>
            <w:right w:val="none" w:sz="0" w:space="0" w:color="auto"/>
          </w:divBdr>
        </w:div>
        <w:div w:id="491676267">
          <w:marLeft w:val="640"/>
          <w:marRight w:val="0"/>
          <w:marTop w:val="0"/>
          <w:marBottom w:val="0"/>
          <w:divBdr>
            <w:top w:val="none" w:sz="0" w:space="0" w:color="auto"/>
            <w:left w:val="none" w:sz="0" w:space="0" w:color="auto"/>
            <w:bottom w:val="none" w:sz="0" w:space="0" w:color="auto"/>
            <w:right w:val="none" w:sz="0" w:space="0" w:color="auto"/>
          </w:divBdr>
        </w:div>
        <w:div w:id="754321279">
          <w:marLeft w:val="640"/>
          <w:marRight w:val="0"/>
          <w:marTop w:val="0"/>
          <w:marBottom w:val="0"/>
          <w:divBdr>
            <w:top w:val="none" w:sz="0" w:space="0" w:color="auto"/>
            <w:left w:val="none" w:sz="0" w:space="0" w:color="auto"/>
            <w:bottom w:val="none" w:sz="0" w:space="0" w:color="auto"/>
            <w:right w:val="none" w:sz="0" w:space="0" w:color="auto"/>
          </w:divBdr>
        </w:div>
        <w:div w:id="1949315229">
          <w:marLeft w:val="640"/>
          <w:marRight w:val="0"/>
          <w:marTop w:val="0"/>
          <w:marBottom w:val="0"/>
          <w:divBdr>
            <w:top w:val="none" w:sz="0" w:space="0" w:color="auto"/>
            <w:left w:val="none" w:sz="0" w:space="0" w:color="auto"/>
            <w:bottom w:val="none" w:sz="0" w:space="0" w:color="auto"/>
            <w:right w:val="none" w:sz="0" w:space="0" w:color="auto"/>
          </w:divBdr>
        </w:div>
        <w:div w:id="704016196">
          <w:marLeft w:val="640"/>
          <w:marRight w:val="0"/>
          <w:marTop w:val="0"/>
          <w:marBottom w:val="0"/>
          <w:divBdr>
            <w:top w:val="none" w:sz="0" w:space="0" w:color="auto"/>
            <w:left w:val="none" w:sz="0" w:space="0" w:color="auto"/>
            <w:bottom w:val="none" w:sz="0" w:space="0" w:color="auto"/>
            <w:right w:val="none" w:sz="0" w:space="0" w:color="auto"/>
          </w:divBdr>
        </w:div>
        <w:div w:id="1793162092">
          <w:marLeft w:val="640"/>
          <w:marRight w:val="0"/>
          <w:marTop w:val="0"/>
          <w:marBottom w:val="0"/>
          <w:divBdr>
            <w:top w:val="none" w:sz="0" w:space="0" w:color="auto"/>
            <w:left w:val="none" w:sz="0" w:space="0" w:color="auto"/>
            <w:bottom w:val="none" w:sz="0" w:space="0" w:color="auto"/>
            <w:right w:val="none" w:sz="0" w:space="0" w:color="auto"/>
          </w:divBdr>
        </w:div>
        <w:div w:id="806314559">
          <w:marLeft w:val="640"/>
          <w:marRight w:val="0"/>
          <w:marTop w:val="0"/>
          <w:marBottom w:val="0"/>
          <w:divBdr>
            <w:top w:val="none" w:sz="0" w:space="0" w:color="auto"/>
            <w:left w:val="none" w:sz="0" w:space="0" w:color="auto"/>
            <w:bottom w:val="none" w:sz="0" w:space="0" w:color="auto"/>
            <w:right w:val="none" w:sz="0" w:space="0" w:color="auto"/>
          </w:divBdr>
        </w:div>
        <w:div w:id="1486505973">
          <w:marLeft w:val="640"/>
          <w:marRight w:val="0"/>
          <w:marTop w:val="0"/>
          <w:marBottom w:val="0"/>
          <w:divBdr>
            <w:top w:val="none" w:sz="0" w:space="0" w:color="auto"/>
            <w:left w:val="none" w:sz="0" w:space="0" w:color="auto"/>
            <w:bottom w:val="none" w:sz="0" w:space="0" w:color="auto"/>
            <w:right w:val="none" w:sz="0" w:space="0" w:color="auto"/>
          </w:divBdr>
        </w:div>
        <w:div w:id="1352492279">
          <w:marLeft w:val="640"/>
          <w:marRight w:val="0"/>
          <w:marTop w:val="0"/>
          <w:marBottom w:val="0"/>
          <w:divBdr>
            <w:top w:val="none" w:sz="0" w:space="0" w:color="auto"/>
            <w:left w:val="none" w:sz="0" w:space="0" w:color="auto"/>
            <w:bottom w:val="none" w:sz="0" w:space="0" w:color="auto"/>
            <w:right w:val="none" w:sz="0" w:space="0" w:color="auto"/>
          </w:divBdr>
        </w:div>
        <w:div w:id="351496582">
          <w:marLeft w:val="640"/>
          <w:marRight w:val="0"/>
          <w:marTop w:val="0"/>
          <w:marBottom w:val="0"/>
          <w:divBdr>
            <w:top w:val="none" w:sz="0" w:space="0" w:color="auto"/>
            <w:left w:val="none" w:sz="0" w:space="0" w:color="auto"/>
            <w:bottom w:val="none" w:sz="0" w:space="0" w:color="auto"/>
            <w:right w:val="none" w:sz="0" w:space="0" w:color="auto"/>
          </w:divBdr>
        </w:div>
        <w:div w:id="1792360370">
          <w:marLeft w:val="640"/>
          <w:marRight w:val="0"/>
          <w:marTop w:val="0"/>
          <w:marBottom w:val="0"/>
          <w:divBdr>
            <w:top w:val="none" w:sz="0" w:space="0" w:color="auto"/>
            <w:left w:val="none" w:sz="0" w:space="0" w:color="auto"/>
            <w:bottom w:val="none" w:sz="0" w:space="0" w:color="auto"/>
            <w:right w:val="none" w:sz="0" w:space="0" w:color="auto"/>
          </w:divBdr>
        </w:div>
        <w:div w:id="1005202964">
          <w:marLeft w:val="640"/>
          <w:marRight w:val="0"/>
          <w:marTop w:val="0"/>
          <w:marBottom w:val="0"/>
          <w:divBdr>
            <w:top w:val="none" w:sz="0" w:space="0" w:color="auto"/>
            <w:left w:val="none" w:sz="0" w:space="0" w:color="auto"/>
            <w:bottom w:val="none" w:sz="0" w:space="0" w:color="auto"/>
            <w:right w:val="none" w:sz="0" w:space="0" w:color="auto"/>
          </w:divBdr>
        </w:div>
        <w:div w:id="279725010">
          <w:marLeft w:val="640"/>
          <w:marRight w:val="0"/>
          <w:marTop w:val="0"/>
          <w:marBottom w:val="0"/>
          <w:divBdr>
            <w:top w:val="none" w:sz="0" w:space="0" w:color="auto"/>
            <w:left w:val="none" w:sz="0" w:space="0" w:color="auto"/>
            <w:bottom w:val="none" w:sz="0" w:space="0" w:color="auto"/>
            <w:right w:val="none" w:sz="0" w:space="0" w:color="auto"/>
          </w:divBdr>
        </w:div>
        <w:div w:id="571739710">
          <w:marLeft w:val="640"/>
          <w:marRight w:val="0"/>
          <w:marTop w:val="0"/>
          <w:marBottom w:val="0"/>
          <w:divBdr>
            <w:top w:val="none" w:sz="0" w:space="0" w:color="auto"/>
            <w:left w:val="none" w:sz="0" w:space="0" w:color="auto"/>
            <w:bottom w:val="none" w:sz="0" w:space="0" w:color="auto"/>
            <w:right w:val="none" w:sz="0" w:space="0" w:color="auto"/>
          </w:divBdr>
        </w:div>
        <w:div w:id="1766921046">
          <w:marLeft w:val="640"/>
          <w:marRight w:val="0"/>
          <w:marTop w:val="0"/>
          <w:marBottom w:val="0"/>
          <w:divBdr>
            <w:top w:val="none" w:sz="0" w:space="0" w:color="auto"/>
            <w:left w:val="none" w:sz="0" w:space="0" w:color="auto"/>
            <w:bottom w:val="none" w:sz="0" w:space="0" w:color="auto"/>
            <w:right w:val="none" w:sz="0" w:space="0" w:color="auto"/>
          </w:divBdr>
        </w:div>
        <w:div w:id="1974299">
          <w:marLeft w:val="640"/>
          <w:marRight w:val="0"/>
          <w:marTop w:val="0"/>
          <w:marBottom w:val="0"/>
          <w:divBdr>
            <w:top w:val="none" w:sz="0" w:space="0" w:color="auto"/>
            <w:left w:val="none" w:sz="0" w:space="0" w:color="auto"/>
            <w:bottom w:val="none" w:sz="0" w:space="0" w:color="auto"/>
            <w:right w:val="none" w:sz="0" w:space="0" w:color="auto"/>
          </w:divBdr>
        </w:div>
        <w:div w:id="1793092984">
          <w:marLeft w:val="640"/>
          <w:marRight w:val="0"/>
          <w:marTop w:val="0"/>
          <w:marBottom w:val="0"/>
          <w:divBdr>
            <w:top w:val="none" w:sz="0" w:space="0" w:color="auto"/>
            <w:left w:val="none" w:sz="0" w:space="0" w:color="auto"/>
            <w:bottom w:val="none" w:sz="0" w:space="0" w:color="auto"/>
            <w:right w:val="none" w:sz="0" w:space="0" w:color="auto"/>
          </w:divBdr>
        </w:div>
        <w:div w:id="1635795423">
          <w:marLeft w:val="640"/>
          <w:marRight w:val="0"/>
          <w:marTop w:val="0"/>
          <w:marBottom w:val="0"/>
          <w:divBdr>
            <w:top w:val="none" w:sz="0" w:space="0" w:color="auto"/>
            <w:left w:val="none" w:sz="0" w:space="0" w:color="auto"/>
            <w:bottom w:val="none" w:sz="0" w:space="0" w:color="auto"/>
            <w:right w:val="none" w:sz="0" w:space="0" w:color="auto"/>
          </w:divBdr>
        </w:div>
        <w:div w:id="771359016">
          <w:marLeft w:val="640"/>
          <w:marRight w:val="0"/>
          <w:marTop w:val="0"/>
          <w:marBottom w:val="0"/>
          <w:divBdr>
            <w:top w:val="none" w:sz="0" w:space="0" w:color="auto"/>
            <w:left w:val="none" w:sz="0" w:space="0" w:color="auto"/>
            <w:bottom w:val="none" w:sz="0" w:space="0" w:color="auto"/>
            <w:right w:val="none" w:sz="0" w:space="0" w:color="auto"/>
          </w:divBdr>
        </w:div>
        <w:div w:id="911618695">
          <w:marLeft w:val="640"/>
          <w:marRight w:val="0"/>
          <w:marTop w:val="0"/>
          <w:marBottom w:val="0"/>
          <w:divBdr>
            <w:top w:val="none" w:sz="0" w:space="0" w:color="auto"/>
            <w:left w:val="none" w:sz="0" w:space="0" w:color="auto"/>
            <w:bottom w:val="none" w:sz="0" w:space="0" w:color="auto"/>
            <w:right w:val="none" w:sz="0" w:space="0" w:color="auto"/>
          </w:divBdr>
        </w:div>
        <w:div w:id="2008433354">
          <w:marLeft w:val="640"/>
          <w:marRight w:val="0"/>
          <w:marTop w:val="0"/>
          <w:marBottom w:val="0"/>
          <w:divBdr>
            <w:top w:val="none" w:sz="0" w:space="0" w:color="auto"/>
            <w:left w:val="none" w:sz="0" w:space="0" w:color="auto"/>
            <w:bottom w:val="none" w:sz="0" w:space="0" w:color="auto"/>
            <w:right w:val="none" w:sz="0" w:space="0" w:color="auto"/>
          </w:divBdr>
        </w:div>
      </w:divsChild>
    </w:div>
    <w:div w:id="1151942738">
      <w:bodyDiv w:val="1"/>
      <w:marLeft w:val="0"/>
      <w:marRight w:val="0"/>
      <w:marTop w:val="0"/>
      <w:marBottom w:val="0"/>
      <w:divBdr>
        <w:top w:val="none" w:sz="0" w:space="0" w:color="auto"/>
        <w:left w:val="none" w:sz="0" w:space="0" w:color="auto"/>
        <w:bottom w:val="none" w:sz="0" w:space="0" w:color="auto"/>
        <w:right w:val="none" w:sz="0" w:space="0" w:color="auto"/>
      </w:divBdr>
      <w:divsChild>
        <w:div w:id="6057312">
          <w:marLeft w:val="640"/>
          <w:marRight w:val="0"/>
          <w:marTop w:val="0"/>
          <w:marBottom w:val="0"/>
          <w:divBdr>
            <w:top w:val="none" w:sz="0" w:space="0" w:color="auto"/>
            <w:left w:val="none" w:sz="0" w:space="0" w:color="auto"/>
            <w:bottom w:val="none" w:sz="0" w:space="0" w:color="auto"/>
            <w:right w:val="none" w:sz="0" w:space="0" w:color="auto"/>
          </w:divBdr>
        </w:div>
        <w:div w:id="1409810978">
          <w:marLeft w:val="640"/>
          <w:marRight w:val="0"/>
          <w:marTop w:val="0"/>
          <w:marBottom w:val="0"/>
          <w:divBdr>
            <w:top w:val="none" w:sz="0" w:space="0" w:color="auto"/>
            <w:left w:val="none" w:sz="0" w:space="0" w:color="auto"/>
            <w:bottom w:val="none" w:sz="0" w:space="0" w:color="auto"/>
            <w:right w:val="none" w:sz="0" w:space="0" w:color="auto"/>
          </w:divBdr>
        </w:div>
        <w:div w:id="809202023">
          <w:marLeft w:val="640"/>
          <w:marRight w:val="0"/>
          <w:marTop w:val="0"/>
          <w:marBottom w:val="0"/>
          <w:divBdr>
            <w:top w:val="none" w:sz="0" w:space="0" w:color="auto"/>
            <w:left w:val="none" w:sz="0" w:space="0" w:color="auto"/>
            <w:bottom w:val="none" w:sz="0" w:space="0" w:color="auto"/>
            <w:right w:val="none" w:sz="0" w:space="0" w:color="auto"/>
          </w:divBdr>
        </w:div>
        <w:div w:id="2092770590">
          <w:marLeft w:val="640"/>
          <w:marRight w:val="0"/>
          <w:marTop w:val="0"/>
          <w:marBottom w:val="0"/>
          <w:divBdr>
            <w:top w:val="none" w:sz="0" w:space="0" w:color="auto"/>
            <w:left w:val="none" w:sz="0" w:space="0" w:color="auto"/>
            <w:bottom w:val="none" w:sz="0" w:space="0" w:color="auto"/>
            <w:right w:val="none" w:sz="0" w:space="0" w:color="auto"/>
          </w:divBdr>
        </w:div>
        <w:div w:id="2071268802">
          <w:marLeft w:val="640"/>
          <w:marRight w:val="0"/>
          <w:marTop w:val="0"/>
          <w:marBottom w:val="0"/>
          <w:divBdr>
            <w:top w:val="none" w:sz="0" w:space="0" w:color="auto"/>
            <w:left w:val="none" w:sz="0" w:space="0" w:color="auto"/>
            <w:bottom w:val="none" w:sz="0" w:space="0" w:color="auto"/>
            <w:right w:val="none" w:sz="0" w:space="0" w:color="auto"/>
          </w:divBdr>
        </w:div>
        <w:div w:id="267399064">
          <w:marLeft w:val="640"/>
          <w:marRight w:val="0"/>
          <w:marTop w:val="0"/>
          <w:marBottom w:val="0"/>
          <w:divBdr>
            <w:top w:val="none" w:sz="0" w:space="0" w:color="auto"/>
            <w:left w:val="none" w:sz="0" w:space="0" w:color="auto"/>
            <w:bottom w:val="none" w:sz="0" w:space="0" w:color="auto"/>
            <w:right w:val="none" w:sz="0" w:space="0" w:color="auto"/>
          </w:divBdr>
        </w:div>
        <w:div w:id="180515576">
          <w:marLeft w:val="640"/>
          <w:marRight w:val="0"/>
          <w:marTop w:val="0"/>
          <w:marBottom w:val="0"/>
          <w:divBdr>
            <w:top w:val="none" w:sz="0" w:space="0" w:color="auto"/>
            <w:left w:val="none" w:sz="0" w:space="0" w:color="auto"/>
            <w:bottom w:val="none" w:sz="0" w:space="0" w:color="auto"/>
            <w:right w:val="none" w:sz="0" w:space="0" w:color="auto"/>
          </w:divBdr>
        </w:div>
        <w:div w:id="1601793677">
          <w:marLeft w:val="640"/>
          <w:marRight w:val="0"/>
          <w:marTop w:val="0"/>
          <w:marBottom w:val="0"/>
          <w:divBdr>
            <w:top w:val="none" w:sz="0" w:space="0" w:color="auto"/>
            <w:left w:val="none" w:sz="0" w:space="0" w:color="auto"/>
            <w:bottom w:val="none" w:sz="0" w:space="0" w:color="auto"/>
            <w:right w:val="none" w:sz="0" w:space="0" w:color="auto"/>
          </w:divBdr>
        </w:div>
        <w:div w:id="429130287">
          <w:marLeft w:val="640"/>
          <w:marRight w:val="0"/>
          <w:marTop w:val="0"/>
          <w:marBottom w:val="0"/>
          <w:divBdr>
            <w:top w:val="none" w:sz="0" w:space="0" w:color="auto"/>
            <w:left w:val="none" w:sz="0" w:space="0" w:color="auto"/>
            <w:bottom w:val="none" w:sz="0" w:space="0" w:color="auto"/>
            <w:right w:val="none" w:sz="0" w:space="0" w:color="auto"/>
          </w:divBdr>
        </w:div>
        <w:div w:id="436826536">
          <w:marLeft w:val="640"/>
          <w:marRight w:val="0"/>
          <w:marTop w:val="0"/>
          <w:marBottom w:val="0"/>
          <w:divBdr>
            <w:top w:val="none" w:sz="0" w:space="0" w:color="auto"/>
            <w:left w:val="none" w:sz="0" w:space="0" w:color="auto"/>
            <w:bottom w:val="none" w:sz="0" w:space="0" w:color="auto"/>
            <w:right w:val="none" w:sz="0" w:space="0" w:color="auto"/>
          </w:divBdr>
        </w:div>
        <w:div w:id="1241134542">
          <w:marLeft w:val="640"/>
          <w:marRight w:val="0"/>
          <w:marTop w:val="0"/>
          <w:marBottom w:val="0"/>
          <w:divBdr>
            <w:top w:val="none" w:sz="0" w:space="0" w:color="auto"/>
            <w:left w:val="none" w:sz="0" w:space="0" w:color="auto"/>
            <w:bottom w:val="none" w:sz="0" w:space="0" w:color="auto"/>
            <w:right w:val="none" w:sz="0" w:space="0" w:color="auto"/>
          </w:divBdr>
        </w:div>
        <w:div w:id="827744377">
          <w:marLeft w:val="640"/>
          <w:marRight w:val="0"/>
          <w:marTop w:val="0"/>
          <w:marBottom w:val="0"/>
          <w:divBdr>
            <w:top w:val="none" w:sz="0" w:space="0" w:color="auto"/>
            <w:left w:val="none" w:sz="0" w:space="0" w:color="auto"/>
            <w:bottom w:val="none" w:sz="0" w:space="0" w:color="auto"/>
            <w:right w:val="none" w:sz="0" w:space="0" w:color="auto"/>
          </w:divBdr>
        </w:div>
        <w:div w:id="1873300511">
          <w:marLeft w:val="640"/>
          <w:marRight w:val="0"/>
          <w:marTop w:val="0"/>
          <w:marBottom w:val="0"/>
          <w:divBdr>
            <w:top w:val="none" w:sz="0" w:space="0" w:color="auto"/>
            <w:left w:val="none" w:sz="0" w:space="0" w:color="auto"/>
            <w:bottom w:val="none" w:sz="0" w:space="0" w:color="auto"/>
            <w:right w:val="none" w:sz="0" w:space="0" w:color="auto"/>
          </w:divBdr>
        </w:div>
        <w:div w:id="189609552">
          <w:marLeft w:val="640"/>
          <w:marRight w:val="0"/>
          <w:marTop w:val="0"/>
          <w:marBottom w:val="0"/>
          <w:divBdr>
            <w:top w:val="none" w:sz="0" w:space="0" w:color="auto"/>
            <w:left w:val="none" w:sz="0" w:space="0" w:color="auto"/>
            <w:bottom w:val="none" w:sz="0" w:space="0" w:color="auto"/>
            <w:right w:val="none" w:sz="0" w:space="0" w:color="auto"/>
          </w:divBdr>
        </w:div>
        <w:div w:id="112596061">
          <w:marLeft w:val="640"/>
          <w:marRight w:val="0"/>
          <w:marTop w:val="0"/>
          <w:marBottom w:val="0"/>
          <w:divBdr>
            <w:top w:val="none" w:sz="0" w:space="0" w:color="auto"/>
            <w:left w:val="none" w:sz="0" w:space="0" w:color="auto"/>
            <w:bottom w:val="none" w:sz="0" w:space="0" w:color="auto"/>
            <w:right w:val="none" w:sz="0" w:space="0" w:color="auto"/>
          </w:divBdr>
        </w:div>
        <w:div w:id="437918480">
          <w:marLeft w:val="640"/>
          <w:marRight w:val="0"/>
          <w:marTop w:val="0"/>
          <w:marBottom w:val="0"/>
          <w:divBdr>
            <w:top w:val="none" w:sz="0" w:space="0" w:color="auto"/>
            <w:left w:val="none" w:sz="0" w:space="0" w:color="auto"/>
            <w:bottom w:val="none" w:sz="0" w:space="0" w:color="auto"/>
            <w:right w:val="none" w:sz="0" w:space="0" w:color="auto"/>
          </w:divBdr>
        </w:div>
        <w:div w:id="542521406">
          <w:marLeft w:val="640"/>
          <w:marRight w:val="0"/>
          <w:marTop w:val="0"/>
          <w:marBottom w:val="0"/>
          <w:divBdr>
            <w:top w:val="none" w:sz="0" w:space="0" w:color="auto"/>
            <w:left w:val="none" w:sz="0" w:space="0" w:color="auto"/>
            <w:bottom w:val="none" w:sz="0" w:space="0" w:color="auto"/>
            <w:right w:val="none" w:sz="0" w:space="0" w:color="auto"/>
          </w:divBdr>
        </w:div>
        <w:div w:id="1445540471">
          <w:marLeft w:val="640"/>
          <w:marRight w:val="0"/>
          <w:marTop w:val="0"/>
          <w:marBottom w:val="0"/>
          <w:divBdr>
            <w:top w:val="none" w:sz="0" w:space="0" w:color="auto"/>
            <w:left w:val="none" w:sz="0" w:space="0" w:color="auto"/>
            <w:bottom w:val="none" w:sz="0" w:space="0" w:color="auto"/>
            <w:right w:val="none" w:sz="0" w:space="0" w:color="auto"/>
          </w:divBdr>
        </w:div>
        <w:div w:id="127868924">
          <w:marLeft w:val="640"/>
          <w:marRight w:val="0"/>
          <w:marTop w:val="0"/>
          <w:marBottom w:val="0"/>
          <w:divBdr>
            <w:top w:val="none" w:sz="0" w:space="0" w:color="auto"/>
            <w:left w:val="none" w:sz="0" w:space="0" w:color="auto"/>
            <w:bottom w:val="none" w:sz="0" w:space="0" w:color="auto"/>
            <w:right w:val="none" w:sz="0" w:space="0" w:color="auto"/>
          </w:divBdr>
        </w:div>
        <w:div w:id="879122923">
          <w:marLeft w:val="640"/>
          <w:marRight w:val="0"/>
          <w:marTop w:val="0"/>
          <w:marBottom w:val="0"/>
          <w:divBdr>
            <w:top w:val="none" w:sz="0" w:space="0" w:color="auto"/>
            <w:left w:val="none" w:sz="0" w:space="0" w:color="auto"/>
            <w:bottom w:val="none" w:sz="0" w:space="0" w:color="auto"/>
            <w:right w:val="none" w:sz="0" w:space="0" w:color="auto"/>
          </w:divBdr>
        </w:div>
        <w:div w:id="395978741">
          <w:marLeft w:val="640"/>
          <w:marRight w:val="0"/>
          <w:marTop w:val="0"/>
          <w:marBottom w:val="0"/>
          <w:divBdr>
            <w:top w:val="none" w:sz="0" w:space="0" w:color="auto"/>
            <w:left w:val="none" w:sz="0" w:space="0" w:color="auto"/>
            <w:bottom w:val="none" w:sz="0" w:space="0" w:color="auto"/>
            <w:right w:val="none" w:sz="0" w:space="0" w:color="auto"/>
          </w:divBdr>
        </w:div>
        <w:div w:id="1742213322">
          <w:marLeft w:val="640"/>
          <w:marRight w:val="0"/>
          <w:marTop w:val="0"/>
          <w:marBottom w:val="0"/>
          <w:divBdr>
            <w:top w:val="none" w:sz="0" w:space="0" w:color="auto"/>
            <w:left w:val="none" w:sz="0" w:space="0" w:color="auto"/>
            <w:bottom w:val="none" w:sz="0" w:space="0" w:color="auto"/>
            <w:right w:val="none" w:sz="0" w:space="0" w:color="auto"/>
          </w:divBdr>
        </w:div>
        <w:div w:id="1067533471">
          <w:marLeft w:val="640"/>
          <w:marRight w:val="0"/>
          <w:marTop w:val="0"/>
          <w:marBottom w:val="0"/>
          <w:divBdr>
            <w:top w:val="none" w:sz="0" w:space="0" w:color="auto"/>
            <w:left w:val="none" w:sz="0" w:space="0" w:color="auto"/>
            <w:bottom w:val="none" w:sz="0" w:space="0" w:color="auto"/>
            <w:right w:val="none" w:sz="0" w:space="0" w:color="auto"/>
          </w:divBdr>
        </w:div>
        <w:div w:id="607545309">
          <w:marLeft w:val="640"/>
          <w:marRight w:val="0"/>
          <w:marTop w:val="0"/>
          <w:marBottom w:val="0"/>
          <w:divBdr>
            <w:top w:val="none" w:sz="0" w:space="0" w:color="auto"/>
            <w:left w:val="none" w:sz="0" w:space="0" w:color="auto"/>
            <w:bottom w:val="none" w:sz="0" w:space="0" w:color="auto"/>
            <w:right w:val="none" w:sz="0" w:space="0" w:color="auto"/>
          </w:divBdr>
        </w:div>
        <w:div w:id="1718314372">
          <w:marLeft w:val="640"/>
          <w:marRight w:val="0"/>
          <w:marTop w:val="0"/>
          <w:marBottom w:val="0"/>
          <w:divBdr>
            <w:top w:val="none" w:sz="0" w:space="0" w:color="auto"/>
            <w:left w:val="none" w:sz="0" w:space="0" w:color="auto"/>
            <w:bottom w:val="none" w:sz="0" w:space="0" w:color="auto"/>
            <w:right w:val="none" w:sz="0" w:space="0" w:color="auto"/>
          </w:divBdr>
        </w:div>
        <w:div w:id="2091466820">
          <w:marLeft w:val="640"/>
          <w:marRight w:val="0"/>
          <w:marTop w:val="0"/>
          <w:marBottom w:val="0"/>
          <w:divBdr>
            <w:top w:val="none" w:sz="0" w:space="0" w:color="auto"/>
            <w:left w:val="none" w:sz="0" w:space="0" w:color="auto"/>
            <w:bottom w:val="none" w:sz="0" w:space="0" w:color="auto"/>
            <w:right w:val="none" w:sz="0" w:space="0" w:color="auto"/>
          </w:divBdr>
        </w:div>
        <w:div w:id="1695230069">
          <w:marLeft w:val="640"/>
          <w:marRight w:val="0"/>
          <w:marTop w:val="0"/>
          <w:marBottom w:val="0"/>
          <w:divBdr>
            <w:top w:val="none" w:sz="0" w:space="0" w:color="auto"/>
            <w:left w:val="none" w:sz="0" w:space="0" w:color="auto"/>
            <w:bottom w:val="none" w:sz="0" w:space="0" w:color="auto"/>
            <w:right w:val="none" w:sz="0" w:space="0" w:color="auto"/>
          </w:divBdr>
        </w:div>
        <w:div w:id="343630385">
          <w:marLeft w:val="640"/>
          <w:marRight w:val="0"/>
          <w:marTop w:val="0"/>
          <w:marBottom w:val="0"/>
          <w:divBdr>
            <w:top w:val="none" w:sz="0" w:space="0" w:color="auto"/>
            <w:left w:val="none" w:sz="0" w:space="0" w:color="auto"/>
            <w:bottom w:val="none" w:sz="0" w:space="0" w:color="auto"/>
            <w:right w:val="none" w:sz="0" w:space="0" w:color="auto"/>
          </w:divBdr>
        </w:div>
        <w:div w:id="1555850085">
          <w:marLeft w:val="640"/>
          <w:marRight w:val="0"/>
          <w:marTop w:val="0"/>
          <w:marBottom w:val="0"/>
          <w:divBdr>
            <w:top w:val="none" w:sz="0" w:space="0" w:color="auto"/>
            <w:left w:val="none" w:sz="0" w:space="0" w:color="auto"/>
            <w:bottom w:val="none" w:sz="0" w:space="0" w:color="auto"/>
            <w:right w:val="none" w:sz="0" w:space="0" w:color="auto"/>
          </w:divBdr>
        </w:div>
        <w:div w:id="1717271838">
          <w:marLeft w:val="640"/>
          <w:marRight w:val="0"/>
          <w:marTop w:val="0"/>
          <w:marBottom w:val="0"/>
          <w:divBdr>
            <w:top w:val="none" w:sz="0" w:space="0" w:color="auto"/>
            <w:left w:val="none" w:sz="0" w:space="0" w:color="auto"/>
            <w:bottom w:val="none" w:sz="0" w:space="0" w:color="auto"/>
            <w:right w:val="none" w:sz="0" w:space="0" w:color="auto"/>
          </w:divBdr>
        </w:div>
        <w:div w:id="106699378">
          <w:marLeft w:val="640"/>
          <w:marRight w:val="0"/>
          <w:marTop w:val="0"/>
          <w:marBottom w:val="0"/>
          <w:divBdr>
            <w:top w:val="none" w:sz="0" w:space="0" w:color="auto"/>
            <w:left w:val="none" w:sz="0" w:space="0" w:color="auto"/>
            <w:bottom w:val="none" w:sz="0" w:space="0" w:color="auto"/>
            <w:right w:val="none" w:sz="0" w:space="0" w:color="auto"/>
          </w:divBdr>
        </w:div>
        <w:div w:id="1501627176">
          <w:marLeft w:val="640"/>
          <w:marRight w:val="0"/>
          <w:marTop w:val="0"/>
          <w:marBottom w:val="0"/>
          <w:divBdr>
            <w:top w:val="none" w:sz="0" w:space="0" w:color="auto"/>
            <w:left w:val="none" w:sz="0" w:space="0" w:color="auto"/>
            <w:bottom w:val="none" w:sz="0" w:space="0" w:color="auto"/>
            <w:right w:val="none" w:sz="0" w:space="0" w:color="auto"/>
          </w:divBdr>
        </w:div>
        <w:div w:id="1230731226">
          <w:marLeft w:val="640"/>
          <w:marRight w:val="0"/>
          <w:marTop w:val="0"/>
          <w:marBottom w:val="0"/>
          <w:divBdr>
            <w:top w:val="none" w:sz="0" w:space="0" w:color="auto"/>
            <w:left w:val="none" w:sz="0" w:space="0" w:color="auto"/>
            <w:bottom w:val="none" w:sz="0" w:space="0" w:color="auto"/>
            <w:right w:val="none" w:sz="0" w:space="0" w:color="auto"/>
          </w:divBdr>
        </w:div>
        <w:div w:id="649939657">
          <w:marLeft w:val="640"/>
          <w:marRight w:val="0"/>
          <w:marTop w:val="0"/>
          <w:marBottom w:val="0"/>
          <w:divBdr>
            <w:top w:val="none" w:sz="0" w:space="0" w:color="auto"/>
            <w:left w:val="none" w:sz="0" w:space="0" w:color="auto"/>
            <w:bottom w:val="none" w:sz="0" w:space="0" w:color="auto"/>
            <w:right w:val="none" w:sz="0" w:space="0" w:color="auto"/>
          </w:divBdr>
        </w:div>
        <w:div w:id="1513639581">
          <w:marLeft w:val="640"/>
          <w:marRight w:val="0"/>
          <w:marTop w:val="0"/>
          <w:marBottom w:val="0"/>
          <w:divBdr>
            <w:top w:val="none" w:sz="0" w:space="0" w:color="auto"/>
            <w:left w:val="none" w:sz="0" w:space="0" w:color="auto"/>
            <w:bottom w:val="none" w:sz="0" w:space="0" w:color="auto"/>
            <w:right w:val="none" w:sz="0" w:space="0" w:color="auto"/>
          </w:divBdr>
        </w:div>
        <w:div w:id="1314799552">
          <w:marLeft w:val="640"/>
          <w:marRight w:val="0"/>
          <w:marTop w:val="0"/>
          <w:marBottom w:val="0"/>
          <w:divBdr>
            <w:top w:val="none" w:sz="0" w:space="0" w:color="auto"/>
            <w:left w:val="none" w:sz="0" w:space="0" w:color="auto"/>
            <w:bottom w:val="none" w:sz="0" w:space="0" w:color="auto"/>
            <w:right w:val="none" w:sz="0" w:space="0" w:color="auto"/>
          </w:divBdr>
        </w:div>
        <w:div w:id="1722095412">
          <w:marLeft w:val="640"/>
          <w:marRight w:val="0"/>
          <w:marTop w:val="0"/>
          <w:marBottom w:val="0"/>
          <w:divBdr>
            <w:top w:val="none" w:sz="0" w:space="0" w:color="auto"/>
            <w:left w:val="none" w:sz="0" w:space="0" w:color="auto"/>
            <w:bottom w:val="none" w:sz="0" w:space="0" w:color="auto"/>
            <w:right w:val="none" w:sz="0" w:space="0" w:color="auto"/>
          </w:divBdr>
        </w:div>
        <w:div w:id="636642703">
          <w:marLeft w:val="640"/>
          <w:marRight w:val="0"/>
          <w:marTop w:val="0"/>
          <w:marBottom w:val="0"/>
          <w:divBdr>
            <w:top w:val="none" w:sz="0" w:space="0" w:color="auto"/>
            <w:left w:val="none" w:sz="0" w:space="0" w:color="auto"/>
            <w:bottom w:val="none" w:sz="0" w:space="0" w:color="auto"/>
            <w:right w:val="none" w:sz="0" w:space="0" w:color="auto"/>
          </w:divBdr>
        </w:div>
        <w:div w:id="589394564">
          <w:marLeft w:val="640"/>
          <w:marRight w:val="0"/>
          <w:marTop w:val="0"/>
          <w:marBottom w:val="0"/>
          <w:divBdr>
            <w:top w:val="none" w:sz="0" w:space="0" w:color="auto"/>
            <w:left w:val="none" w:sz="0" w:space="0" w:color="auto"/>
            <w:bottom w:val="none" w:sz="0" w:space="0" w:color="auto"/>
            <w:right w:val="none" w:sz="0" w:space="0" w:color="auto"/>
          </w:divBdr>
        </w:div>
        <w:div w:id="196939348">
          <w:marLeft w:val="640"/>
          <w:marRight w:val="0"/>
          <w:marTop w:val="0"/>
          <w:marBottom w:val="0"/>
          <w:divBdr>
            <w:top w:val="none" w:sz="0" w:space="0" w:color="auto"/>
            <w:left w:val="none" w:sz="0" w:space="0" w:color="auto"/>
            <w:bottom w:val="none" w:sz="0" w:space="0" w:color="auto"/>
            <w:right w:val="none" w:sz="0" w:space="0" w:color="auto"/>
          </w:divBdr>
        </w:div>
        <w:div w:id="868034770">
          <w:marLeft w:val="640"/>
          <w:marRight w:val="0"/>
          <w:marTop w:val="0"/>
          <w:marBottom w:val="0"/>
          <w:divBdr>
            <w:top w:val="none" w:sz="0" w:space="0" w:color="auto"/>
            <w:left w:val="none" w:sz="0" w:space="0" w:color="auto"/>
            <w:bottom w:val="none" w:sz="0" w:space="0" w:color="auto"/>
            <w:right w:val="none" w:sz="0" w:space="0" w:color="auto"/>
          </w:divBdr>
        </w:div>
        <w:div w:id="626742403">
          <w:marLeft w:val="640"/>
          <w:marRight w:val="0"/>
          <w:marTop w:val="0"/>
          <w:marBottom w:val="0"/>
          <w:divBdr>
            <w:top w:val="none" w:sz="0" w:space="0" w:color="auto"/>
            <w:left w:val="none" w:sz="0" w:space="0" w:color="auto"/>
            <w:bottom w:val="none" w:sz="0" w:space="0" w:color="auto"/>
            <w:right w:val="none" w:sz="0" w:space="0" w:color="auto"/>
          </w:divBdr>
        </w:div>
        <w:div w:id="2063825116">
          <w:marLeft w:val="640"/>
          <w:marRight w:val="0"/>
          <w:marTop w:val="0"/>
          <w:marBottom w:val="0"/>
          <w:divBdr>
            <w:top w:val="none" w:sz="0" w:space="0" w:color="auto"/>
            <w:left w:val="none" w:sz="0" w:space="0" w:color="auto"/>
            <w:bottom w:val="none" w:sz="0" w:space="0" w:color="auto"/>
            <w:right w:val="none" w:sz="0" w:space="0" w:color="auto"/>
          </w:divBdr>
        </w:div>
        <w:div w:id="1130634254">
          <w:marLeft w:val="640"/>
          <w:marRight w:val="0"/>
          <w:marTop w:val="0"/>
          <w:marBottom w:val="0"/>
          <w:divBdr>
            <w:top w:val="none" w:sz="0" w:space="0" w:color="auto"/>
            <w:left w:val="none" w:sz="0" w:space="0" w:color="auto"/>
            <w:bottom w:val="none" w:sz="0" w:space="0" w:color="auto"/>
            <w:right w:val="none" w:sz="0" w:space="0" w:color="auto"/>
          </w:divBdr>
        </w:div>
        <w:div w:id="1002394689">
          <w:marLeft w:val="640"/>
          <w:marRight w:val="0"/>
          <w:marTop w:val="0"/>
          <w:marBottom w:val="0"/>
          <w:divBdr>
            <w:top w:val="none" w:sz="0" w:space="0" w:color="auto"/>
            <w:left w:val="none" w:sz="0" w:space="0" w:color="auto"/>
            <w:bottom w:val="none" w:sz="0" w:space="0" w:color="auto"/>
            <w:right w:val="none" w:sz="0" w:space="0" w:color="auto"/>
          </w:divBdr>
        </w:div>
        <w:div w:id="241720760">
          <w:marLeft w:val="640"/>
          <w:marRight w:val="0"/>
          <w:marTop w:val="0"/>
          <w:marBottom w:val="0"/>
          <w:divBdr>
            <w:top w:val="none" w:sz="0" w:space="0" w:color="auto"/>
            <w:left w:val="none" w:sz="0" w:space="0" w:color="auto"/>
            <w:bottom w:val="none" w:sz="0" w:space="0" w:color="auto"/>
            <w:right w:val="none" w:sz="0" w:space="0" w:color="auto"/>
          </w:divBdr>
        </w:div>
        <w:div w:id="596787907">
          <w:marLeft w:val="640"/>
          <w:marRight w:val="0"/>
          <w:marTop w:val="0"/>
          <w:marBottom w:val="0"/>
          <w:divBdr>
            <w:top w:val="none" w:sz="0" w:space="0" w:color="auto"/>
            <w:left w:val="none" w:sz="0" w:space="0" w:color="auto"/>
            <w:bottom w:val="none" w:sz="0" w:space="0" w:color="auto"/>
            <w:right w:val="none" w:sz="0" w:space="0" w:color="auto"/>
          </w:divBdr>
        </w:div>
        <w:div w:id="510487020">
          <w:marLeft w:val="640"/>
          <w:marRight w:val="0"/>
          <w:marTop w:val="0"/>
          <w:marBottom w:val="0"/>
          <w:divBdr>
            <w:top w:val="none" w:sz="0" w:space="0" w:color="auto"/>
            <w:left w:val="none" w:sz="0" w:space="0" w:color="auto"/>
            <w:bottom w:val="none" w:sz="0" w:space="0" w:color="auto"/>
            <w:right w:val="none" w:sz="0" w:space="0" w:color="auto"/>
          </w:divBdr>
        </w:div>
        <w:div w:id="693731002">
          <w:marLeft w:val="640"/>
          <w:marRight w:val="0"/>
          <w:marTop w:val="0"/>
          <w:marBottom w:val="0"/>
          <w:divBdr>
            <w:top w:val="none" w:sz="0" w:space="0" w:color="auto"/>
            <w:left w:val="none" w:sz="0" w:space="0" w:color="auto"/>
            <w:bottom w:val="none" w:sz="0" w:space="0" w:color="auto"/>
            <w:right w:val="none" w:sz="0" w:space="0" w:color="auto"/>
          </w:divBdr>
        </w:div>
        <w:div w:id="1358430860">
          <w:marLeft w:val="640"/>
          <w:marRight w:val="0"/>
          <w:marTop w:val="0"/>
          <w:marBottom w:val="0"/>
          <w:divBdr>
            <w:top w:val="none" w:sz="0" w:space="0" w:color="auto"/>
            <w:left w:val="none" w:sz="0" w:space="0" w:color="auto"/>
            <w:bottom w:val="none" w:sz="0" w:space="0" w:color="auto"/>
            <w:right w:val="none" w:sz="0" w:space="0" w:color="auto"/>
          </w:divBdr>
        </w:div>
        <w:div w:id="1516457627">
          <w:marLeft w:val="640"/>
          <w:marRight w:val="0"/>
          <w:marTop w:val="0"/>
          <w:marBottom w:val="0"/>
          <w:divBdr>
            <w:top w:val="none" w:sz="0" w:space="0" w:color="auto"/>
            <w:left w:val="none" w:sz="0" w:space="0" w:color="auto"/>
            <w:bottom w:val="none" w:sz="0" w:space="0" w:color="auto"/>
            <w:right w:val="none" w:sz="0" w:space="0" w:color="auto"/>
          </w:divBdr>
        </w:div>
        <w:div w:id="1565799329">
          <w:marLeft w:val="640"/>
          <w:marRight w:val="0"/>
          <w:marTop w:val="0"/>
          <w:marBottom w:val="0"/>
          <w:divBdr>
            <w:top w:val="none" w:sz="0" w:space="0" w:color="auto"/>
            <w:left w:val="none" w:sz="0" w:space="0" w:color="auto"/>
            <w:bottom w:val="none" w:sz="0" w:space="0" w:color="auto"/>
            <w:right w:val="none" w:sz="0" w:space="0" w:color="auto"/>
          </w:divBdr>
        </w:div>
        <w:div w:id="1475223678">
          <w:marLeft w:val="640"/>
          <w:marRight w:val="0"/>
          <w:marTop w:val="0"/>
          <w:marBottom w:val="0"/>
          <w:divBdr>
            <w:top w:val="none" w:sz="0" w:space="0" w:color="auto"/>
            <w:left w:val="none" w:sz="0" w:space="0" w:color="auto"/>
            <w:bottom w:val="none" w:sz="0" w:space="0" w:color="auto"/>
            <w:right w:val="none" w:sz="0" w:space="0" w:color="auto"/>
          </w:divBdr>
        </w:div>
        <w:div w:id="858423022">
          <w:marLeft w:val="640"/>
          <w:marRight w:val="0"/>
          <w:marTop w:val="0"/>
          <w:marBottom w:val="0"/>
          <w:divBdr>
            <w:top w:val="none" w:sz="0" w:space="0" w:color="auto"/>
            <w:left w:val="none" w:sz="0" w:space="0" w:color="auto"/>
            <w:bottom w:val="none" w:sz="0" w:space="0" w:color="auto"/>
            <w:right w:val="none" w:sz="0" w:space="0" w:color="auto"/>
          </w:divBdr>
        </w:div>
        <w:div w:id="1802336803">
          <w:marLeft w:val="640"/>
          <w:marRight w:val="0"/>
          <w:marTop w:val="0"/>
          <w:marBottom w:val="0"/>
          <w:divBdr>
            <w:top w:val="none" w:sz="0" w:space="0" w:color="auto"/>
            <w:left w:val="none" w:sz="0" w:space="0" w:color="auto"/>
            <w:bottom w:val="none" w:sz="0" w:space="0" w:color="auto"/>
            <w:right w:val="none" w:sz="0" w:space="0" w:color="auto"/>
          </w:divBdr>
        </w:div>
        <w:div w:id="552272379">
          <w:marLeft w:val="640"/>
          <w:marRight w:val="0"/>
          <w:marTop w:val="0"/>
          <w:marBottom w:val="0"/>
          <w:divBdr>
            <w:top w:val="none" w:sz="0" w:space="0" w:color="auto"/>
            <w:left w:val="none" w:sz="0" w:space="0" w:color="auto"/>
            <w:bottom w:val="none" w:sz="0" w:space="0" w:color="auto"/>
            <w:right w:val="none" w:sz="0" w:space="0" w:color="auto"/>
          </w:divBdr>
        </w:div>
        <w:div w:id="732967380">
          <w:marLeft w:val="640"/>
          <w:marRight w:val="0"/>
          <w:marTop w:val="0"/>
          <w:marBottom w:val="0"/>
          <w:divBdr>
            <w:top w:val="none" w:sz="0" w:space="0" w:color="auto"/>
            <w:left w:val="none" w:sz="0" w:space="0" w:color="auto"/>
            <w:bottom w:val="none" w:sz="0" w:space="0" w:color="auto"/>
            <w:right w:val="none" w:sz="0" w:space="0" w:color="auto"/>
          </w:divBdr>
        </w:div>
        <w:div w:id="1941986510">
          <w:marLeft w:val="640"/>
          <w:marRight w:val="0"/>
          <w:marTop w:val="0"/>
          <w:marBottom w:val="0"/>
          <w:divBdr>
            <w:top w:val="none" w:sz="0" w:space="0" w:color="auto"/>
            <w:left w:val="none" w:sz="0" w:space="0" w:color="auto"/>
            <w:bottom w:val="none" w:sz="0" w:space="0" w:color="auto"/>
            <w:right w:val="none" w:sz="0" w:space="0" w:color="auto"/>
          </w:divBdr>
        </w:div>
        <w:div w:id="2115516450">
          <w:marLeft w:val="640"/>
          <w:marRight w:val="0"/>
          <w:marTop w:val="0"/>
          <w:marBottom w:val="0"/>
          <w:divBdr>
            <w:top w:val="none" w:sz="0" w:space="0" w:color="auto"/>
            <w:left w:val="none" w:sz="0" w:space="0" w:color="auto"/>
            <w:bottom w:val="none" w:sz="0" w:space="0" w:color="auto"/>
            <w:right w:val="none" w:sz="0" w:space="0" w:color="auto"/>
          </w:divBdr>
        </w:div>
        <w:div w:id="1684167977">
          <w:marLeft w:val="640"/>
          <w:marRight w:val="0"/>
          <w:marTop w:val="0"/>
          <w:marBottom w:val="0"/>
          <w:divBdr>
            <w:top w:val="none" w:sz="0" w:space="0" w:color="auto"/>
            <w:left w:val="none" w:sz="0" w:space="0" w:color="auto"/>
            <w:bottom w:val="none" w:sz="0" w:space="0" w:color="auto"/>
            <w:right w:val="none" w:sz="0" w:space="0" w:color="auto"/>
          </w:divBdr>
        </w:div>
        <w:div w:id="1900751855">
          <w:marLeft w:val="640"/>
          <w:marRight w:val="0"/>
          <w:marTop w:val="0"/>
          <w:marBottom w:val="0"/>
          <w:divBdr>
            <w:top w:val="none" w:sz="0" w:space="0" w:color="auto"/>
            <w:left w:val="none" w:sz="0" w:space="0" w:color="auto"/>
            <w:bottom w:val="none" w:sz="0" w:space="0" w:color="auto"/>
            <w:right w:val="none" w:sz="0" w:space="0" w:color="auto"/>
          </w:divBdr>
        </w:div>
        <w:div w:id="1777671361">
          <w:marLeft w:val="640"/>
          <w:marRight w:val="0"/>
          <w:marTop w:val="0"/>
          <w:marBottom w:val="0"/>
          <w:divBdr>
            <w:top w:val="none" w:sz="0" w:space="0" w:color="auto"/>
            <w:left w:val="none" w:sz="0" w:space="0" w:color="auto"/>
            <w:bottom w:val="none" w:sz="0" w:space="0" w:color="auto"/>
            <w:right w:val="none" w:sz="0" w:space="0" w:color="auto"/>
          </w:divBdr>
        </w:div>
        <w:div w:id="1379401974">
          <w:marLeft w:val="640"/>
          <w:marRight w:val="0"/>
          <w:marTop w:val="0"/>
          <w:marBottom w:val="0"/>
          <w:divBdr>
            <w:top w:val="none" w:sz="0" w:space="0" w:color="auto"/>
            <w:left w:val="none" w:sz="0" w:space="0" w:color="auto"/>
            <w:bottom w:val="none" w:sz="0" w:space="0" w:color="auto"/>
            <w:right w:val="none" w:sz="0" w:space="0" w:color="auto"/>
          </w:divBdr>
        </w:div>
      </w:divsChild>
    </w:div>
    <w:div w:id="1165245939">
      <w:bodyDiv w:val="1"/>
      <w:marLeft w:val="0"/>
      <w:marRight w:val="0"/>
      <w:marTop w:val="0"/>
      <w:marBottom w:val="0"/>
      <w:divBdr>
        <w:top w:val="none" w:sz="0" w:space="0" w:color="auto"/>
        <w:left w:val="none" w:sz="0" w:space="0" w:color="auto"/>
        <w:bottom w:val="none" w:sz="0" w:space="0" w:color="auto"/>
        <w:right w:val="none" w:sz="0" w:space="0" w:color="auto"/>
      </w:divBdr>
    </w:div>
    <w:div w:id="1190139542">
      <w:bodyDiv w:val="1"/>
      <w:marLeft w:val="0"/>
      <w:marRight w:val="0"/>
      <w:marTop w:val="0"/>
      <w:marBottom w:val="0"/>
      <w:divBdr>
        <w:top w:val="none" w:sz="0" w:space="0" w:color="auto"/>
        <w:left w:val="none" w:sz="0" w:space="0" w:color="auto"/>
        <w:bottom w:val="none" w:sz="0" w:space="0" w:color="auto"/>
        <w:right w:val="none" w:sz="0" w:space="0" w:color="auto"/>
      </w:divBdr>
    </w:div>
    <w:div w:id="1197809760">
      <w:bodyDiv w:val="1"/>
      <w:marLeft w:val="0"/>
      <w:marRight w:val="0"/>
      <w:marTop w:val="0"/>
      <w:marBottom w:val="0"/>
      <w:divBdr>
        <w:top w:val="none" w:sz="0" w:space="0" w:color="auto"/>
        <w:left w:val="none" w:sz="0" w:space="0" w:color="auto"/>
        <w:bottom w:val="none" w:sz="0" w:space="0" w:color="auto"/>
        <w:right w:val="none" w:sz="0" w:space="0" w:color="auto"/>
      </w:divBdr>
      <w:divsChild>
        <w:div w:id="107897915">
          <w:marLeft w:val="640"/>
          <w:marRight w:val="0"/>
          <w:marTop w:val="0"/>
          <w:marBottom w:val="0"/>
          <w:divBdr>
            <w:top w:val="none" w:sz="0" w:space="0" w:color="auto"/>
            <w:left w:val="none" w:sz="0" w:space="0" w:color="auto"/>
            <w:bottom w:val="none" w:sz="0" w:space="0" w:color="auto"/>
            <w:right w:val="none" w:sz="0" w:space="0" w:color="auto"/>
          </w:divBdr>
        </w:div>
        <w:div w:id="240600685">
          <w:marLeft w:val="640"/>
          <w:marRight w:val="0"/>
          <w:marTop w:val="0"/>
          <w:marBottom w:val="0"/>
          <w:divBdr>
            <w:top w:val="none" w:sz="0" w:space="0" w:color="auto"/>
            <w:left w:val="none" w:sz="0" w:space="0" w:color="auto"/>
            <w:bottom w:val="none" w:sz="0" w:space="0" w:color="auto"/>
            <w:right w:val="none" w:sz="0" w:space="0" w:color="auto"/>
          </w:divBdr>
        </w:div>
        <w:div w:id="586887985">
          <w:marLeft w:val="640"/>
          <w:marRight w:val="0"/>
          <w:marTop w:val="0"/>
          <w:marBottom w:val="0"/>
          <w:divBdr>
            <w:top w:val="none" w:sz="0" w:space="0" w:color="auto"/>
            <w:left w:val="none" w:sz="0" w:space="0" w:color="auto"/>
            <w:bottom w:val="none" w:sz="0" w:space="0" w:color="auto"/>
            <w:right w:val="none" w:sz="0" w:space="0" w:color="auto"/>
          </w:divBdr>
        </w:div>
        <w:div w:id="783574653">
          <w:marLeft w:val="640"/>
          <w:marRight w:val="0"/>
          <w:marTop w:val="0"/>
          <w:marBottom w:val="0"/>
          <w:divBdr>
            <w:top w:val="none" w:sz="0" w:space="0" w:color="auto"/>
            <w:left w:val="none" w:sz="0" w:space="0" w:color="auto"/>
            <w:bottom w:val="none" w:sz="0" w:space="0" w:color="auto"/>
            <w:right w:val="none" w:sz="0" w:space="0" w:color="auto"/>
          </w:divBdr>
        </w:div>
        <w:div w:id="1519153050">
          <w:marLeft w:val="640"/>
          <w:marRight w:val="0"/>
          <w:marTop w:val="0"/>
          <w:marBottom w:val="0"/>
          <w:divBdr>
            <w:top w:val="none" w:sz="0" w:space="0" w:color="auto"/>
            <w:left w:val="none" w:sz="0" w:space="0" w:color="auto"/>
            <w:bottom w:val="none" w:sz="0" w:space="0" w:color="auto"/>
            <w:right w:val="none" w:sz="0" w:space="0" w:color="auto"/>
          </w:divBdr>
        </w:div>
        <w:div w:id="1201360446">
          <w:marLeft w:val="640"/>
          <w:marRight w:val="0"/>
          <w:marTop w:val="0"/>
          <w:marBottom w:val="0"/>
          <w:divBdr>
            <w:top w:val="none" w:sz="0" w:space="0" w:color="auto"/>
            <w:left w:val="none" w:sz="0" w:space="0" w:color="auto"/>
            <w:bottom w:val="none" w:sz="0" w:space="0" w:color="auto"/>
            <w:right w:val="none" w:sz="0" w:space="0" w:color="auto"/>
          </w:divBdr>
        </w:div>
        <w:div w:id="2011057813">
          <w:marLeft w:val="640"/>
          <w:marRight w:val="0"/>
          <w:marTop w:val="0"/>
          <w:marBottom w:val="0"/>
          <w:divBdr>
            <w:top w:val="none" w:sz="0" w:space="0" w:color="auto"/>
            <w:left w:val="none" w:sz="0" w:space="0" w:color="auto"/>
            <w:bottom w:val="none" w:sz="0" w:space="0" w:color="auto"/>
            <w:right w:val="none" w:sz="0" w:space="0" w:color="auto"/>
          </w:divBdr>
        </w:div>
        <w:div w:id="1012537561">
          <w:marLeft w:val="640"/>
          <w:marRight w:val="0"/>
          <w:marTop w:val="0"/>
          <w:marBottom w:val="0"/>
          <w:divBdr>
            <w:top w:val="none" w:sz="0" w:space="0" w:color="auto"/>
            <w:left w:val="none" w:sz="0" w:space="0" w:color="auto"/>
            <w:bottom w:val="none" w:sz="0" w:space="0" w:color="auto"/>
            <w:right w:val="none" w:sz="0" w:space="0" w:color="auto"/>
          </w:divBdr>
        </w:div>
        <w:div w:id="914627923">
          <w:marLeft w:val="640"/>
          <w:marRight w:val="0"/>
          <w:marTop w:val="0"/>
          <w:marBottom w:val="0"/>
          <w:divBdr>
            <w:top w:val="none" w:sz="0" w:space="0" w:color="auto"/>
            <w:left w:val="none" w:sz="0" w:space="0" w:color="auto"/>
            <w:bottom w:val="none" w:sz="0" w:space="0" w:color="auto"/>
            <w:right w:val="none" w:sz="0" w:space="0" w:color="auto"/>
          </w:divBdr>
        </w:div>
        <w:div w:id="2005087824">
          <w:marLeft w:val="640"/>
          <w:marRight w:val="0"/>
          <w:marTop w:val="0"/>
          <w:marBottom w:val="0"/>
          <w:divBdr>
            <w:top w:val="none" w:sz="0" w:space="0" w:color="auto"/>
            <w:left w:val="none" w:sz="0" w:space="0" w:color="auto"/>
            <w:bottom w:val="none" w:sz="0" w:space="0" w:color="auto"/>
            <w:right w:val="none" w:sz="0" w:space="0" w:color="auto"/>
          </w:divBdr>
        </w:div>
        <w:div w:id="1889605187">
          <w:marLeft w:val="640"/>
          <w:marRight w:val="0"/>
          <w:marTop w:val="0"/>
          <w:marBottom w:val="0"/>
          <w:divBdr>
            <w:top w:val="none" w:sz="0" w:space="0" w:color="auto"/>
            <w:left w:val="none" w:sz="0" w:space="0" w:color="auto"/>
            <w:bottom w:val="none" w:sz="0" w:space="0" w:color="auto"/>
            <w:right w:val="none" w:sz="0" w:space="0" w:color="auto"/>
          </w:divBdr>
        </w:div>
        <w:div w:id="697242186">
          <w:marLeft w:val="640"/>
          <w:marRight w:val="0"/>
          <w:marTop w:val="0"/>
          <w:marBottom w:val="0"/>
          <w:divBdr>
            <w:top w:val="none" w:sz="0" w:space="0" w:color="auto"/>
            <w:left w:val="none" w:sz="0" w:space="0" w:color="auto"/>
            <w:bottom w:val="none" w:sz="0" w:space="0" w:color="auto"/>
            <w:right w:val="none" w:sz="0" w:space="0" w:color="auto"/>
          </w:divBdr>
        </w:div>
        <w:div w:id="1754473606">
          <w:marLeft w:val="640"/>
          <w:marRight w:val="0"/>
          <w:marTop w:val="0"/>
          <w:marBottom w:val="0"/>
          <w:divBdr>
            <w:top w:val="none" w:sz="0" w:space="0" w:color="auto"/>
            <w:left w:val="none" w:sz="0" w:space="0" w:color="auto"/>
            <w:bottom w:val="none" w:sz="0" w:space="0" w:color="auto"/>
            <w:right w:val="none" w:sz="0" w:space="0" w:color="auto"/>
          </w:divBdr>
        </w:div>
        <w:div w:id="1573782140">
          <w:marLeft w:val="640"/>
          <w:marRight w:val="0"/>
          <w:marTop w:val="0"/>
          <w:marBottom w:val="0"/>
          <w:divBdr>
            <w:top w:val="none" w:sz="0" w:space="0" w:color="auto"/>
            <w:left w:val="none" w:sz="0" w:space="0" w:color="auto"/>
            <w:bottom w:val="none" w:sz="0" w:space="0" w:color="auto"/>
            <w:right w:val="none" w:sz="0" w:space="0" w:color="auto"/>
          </w:divBdr>
        </w:div>
        <w:div w:id="1934166653">
          <w:marLeft w:val="640"/>
          <w:marRight w:val="0"/>
          <w:marTop w:val="0"/>
          <w:marBottom w:val="0"/>
          <w:divBdr>
            <w:top w:val="none" w:sz="0" w:space="0" w:color="auto"/>
            <w:left w:val="none" w:sz="0" w:space="0" w:color="auto"/>
            <w:bottom w:val="none" w:sz="0" w:space="0" w:color="auto"/>
            <w:right w:val="none" w:sz="0" w:space="0" w:color="auto"/>
          </w:divBdr>
        </w:div>
        <w:div w:id="1452506228">
          <w:marLeft w:val="640"/>
          <w:marRight w:val="0"/>
          <w:marTop w:val="0"/>
          <w:marBottom w:val="0"/>
          <w:divBdr>
            <w:top w:val="none" w:sz="0" w:space="0" w:color="auto"/>
            <w:left w:val="none" w:sz="0" w:space="0" w:color="auto"/>
            <w:bottom w:val="none" w:sz="0" w:space="0" w:color="auto"/>
            <w:right w:val="none" w:sz="0" w:space="0" w:color="auto"/>
          </w:divBdr>
        </w:div>
        <w:div w:id="1697539751">
          <w:marLeft w:val="640"/>
          <w:marRight w:val="0"/>
          <w:marTop w:val="0"/>
          <w:marBottom w:val="0"/>
          <w:divBdr>
            <w:top w:val="none" w:sz="0" w:space="0" w:color="auto"/>
            <w:left w:val="none" w:sz="0" w:space="0" w:color="auto"/>
            <w:bottom w:val="none" w:sz="0" w:space="0" w:color="auto"/>
            <w:right w:val="none" w:sz="0" w:space="0" w:color="auto"/>
          </w:divBdr>
        </w:div>
        <w:div w:id="1543248775">
          <w:marLeft w:val="640"/>
          <w:marRight w:val="0"/>
          <w:marTop w:val="0"/>
          <w:marBottom w:val="0"/>
          <w:divBdr>
            <w:top w:val="none" w:sz="0" w:space="0" w:color="auto"/>
            <w:left w:val="none" w:sz="0" w:space="0" w:color="auto"/>
            <w:bottom w:val="none" w:sz="0" w:space="0" w:color="auto"/>
            <w:right w:val="none" w:sz="0" w:space="0" w:color="auto"/>
          </w:divBdr>
        </w:div>
        <w:div w:id="1876844320">
          <w:marLeft w:val="640"/>
          <w:marRight w:val="0"/>
          <w:marTop w:val="0"/>
          <w:marBottom w:val="0"/>
          <w:divBdr>
            <w:top w:val="none" w:sz="0" w:space="0" w:color="auto"/>
            <w:left w:val="none" w:sz="0" w:space="0" w:color="auto"/>
            <w:bottom w:val="none" w:sz="0" w:space="0" w:color="auto"/>
            <w:right w:val="none" w:sz="0" w:space="0" w:color="auto"/>
          </w:divBdr>
        </w:div>
        <w:div w:id="596641759">
          <w:marLeft w:val="640"/>
          <w:marRight w:val="0"/>
          <w:marTop w:val="0"/>
          <w:marBottom w:val="0"/>
          <w:divBdr>
            <w:top w:val="none" w:sz="0" w:space="0" w:color="auto"/>
            <w:left w:val="none" w:sz="0" w:space="0" w:color="auto"/>
            <w:bottom w:val="none" w:sz="0" w:space="0" w:color="auto"/>
            <w:right w:val="none" w:sz="0" w:space="0" w:color="auto"/>
          </w:divBdr>
        </w:div>
        <w:div w:id="227082858">
          <w:marLeft w:val="640"/>
          <w:marRight w:val="0"/>
          <w:marTop w:val="0"/>
          <w:marBottom w:val="0"/>
          <w:divBdr>
            <w:top w:val="none" w:sz="0" w:space="0" w:color="auto"/>
            <w:left w:val="none" w:sz="0" w:space="0" w:color="auto"/>
            <w:bottom w:val="none" w:sz="0" w:space="0" w:color="auto"/>
            <w:right w:val="none" w:sz="0" w:space="0" w:color="auto"/>
          </w:divBdr>
        </w:div>
        <w:div w:id="1119028029">
          <w:marLeft w:val="640"/>
          <w:marRight w:val="0"/>
          <w:marTop w:val="0"/>
          <w:marBottom w:val="0"/>
          <w:divBdr>
            <w:top w:val="none" w:sz="0" w:space="0" w:color="auto"/>
            <w:left w:val="none" w:sz="0" w:space="0" w:color="auto"/>
            <w:bottom w:val="none" w:sz="0" w:space="0" w:color="auto"/>
            <w:right w:val="none" w:sz="0" w:space="0" w:color="auto"/>
          </w:divBdr>
        </w:div>
        <w:div w:id="369916363">
          <w:marLeft w:val="640"/>
          <w:marRight w:val="0"/>
          <w:marTop w:val="0"/>
          <w:marBottom w:val="0"/>
          <w:divBdr>
            <w:top w:val="none" w:sz="0" w:space="0" w:color="auto"/>
            <w:left w:val="none" w:sz="0" w:space="0" w:color="auto"/>
            <w:bottom w:val="none" w:sz="0" w:space="0" w:color="auto"/>
            <w:right w:val="none" w:sz="0" w:space="0" w:color="auto"/>
          </w:divBdr>
        </w:div>
        <w:div w:id="1865827790">
          <w:marLeft w:val="640"/>
          <w:marRight w:val="0"/>
          <w:marTop w:val="0"/>
          <w:marBottom w:val="0"/>
          <w:divBdr>
            <w:top w:val="none" w:sz="0" w:space="0" w:color="auto"/>
            <w:left w:val="none" w:sz="0" w:space="0" w:color="auto"/>
            <w:bottom w:val="none" w:sz="0" w:space="0" w:color="auto"/>
            <w:right w:val="none" w:sz="0" w:space="0" w:color="auto"/>
          </w:divBdr>
        </w:div>
        <w:div w:id="1269506723">
          <w:marLeft w:val="640"/>
          <w:marRight w:val="0"/>
          <w:marTop w:val="0"/>
          <w:marBottom w:val="0"/>
          <w:divBdr>
            <w:top w:val="none" w:sz="0" w:space="0" w:color="auto"/>
            <w:left w:val="none" w:sz="0" w:space="0" w:color="auto"/>
            <w:bottom w:val="none" w:sz="0" w:space="0" w:color="auto"/>
            <w:right w:val="none" w:sz="0" w:space="0" w:color="auto"/>
          </w:divBdr>
        </w:div>
        <w:div w:id="1334337138">
          <w:marLeft w:val="640"/>
          <w:marRight w:val="0"/>
          <w:marTop w:val="0"/>
          <w:marBottom w:val="0"/>
          <w:divBdr>
            <w:top w:val="none" w:sz="0" w:space="0" w:color="auto"/>
            <w:left w:val="none" w:sz="0" w:space="0" w:color="auto"/>
            <w:bottom w:val="none" w:sz="0" w:space="0" w:color="auto"/>
            <w:right w:val="none" w:sz="0" w:space="0" w:color="auto"/>
          </w:divBdr>
        </w:div>
        <w:div w:id="2100710631">
          <w:marLeft w:val="640"/>
          <w:marRight w:val="0"/>
          <w:marTop w:val="0"/>
          <w:marBottom w:val="0"/>
          <w:divBdr>
            <w:top w:val="none" w:sz="0" w:space="0" w:color="auto"/>
            <w:left w:val="none" w:sz="0" w:space="0" w:color="auto"/>
            <w:bottom w:val="none" w:sz="0" w:space="0" w:color="auto"/>
            <w:right w:val="none" w:sz="0" w:space="0" w:color="auto"/>
          </w:divBdr>
        </w:div>
        <w:div w:id="385690454">
          <w:marLeft w:val="640"/>
          <w:marRight w:val="0"/>
          <w:marTop w:val="0"/>
          <w:marBottom w:val="0"/>
          <w:divBdr>
            <w:top w:val="none" w:sz="0" w:space="0" w:color="auto"/>
            <w:left w:val="none" w:sz="0" w:space="0" w:color="auto"/>
            <w:bottom w:val="none" w:sz="0" w:space="0" w:color="auto"/>
            <w:right w:val="none" w:sz="0" w:space="0" w:color="auto"/>
          </w:divBdr>
        </w:div>
        <w:div w:id="1813712097">
          <w:marLeft w:val="640"/>
          <w:marRight w:val="0"/>
          <w:marTop w:val="0"/>
          <w:marBottom w:val="0"/>
          <w:divBdr>
            <w:top w:val="none" w:sz="0" w:space="0" w:color="auto"/>
            <w:left w:val="none" w:sz="0" w:space="0" w:color="auto"/>
            <w:bottom w:val="none" w:sz="0" w:space="0" w:color="auto"/>
            <w:right w:val="none" w:sz="0" w:space="0" w:color="auto"/>
          </w:divBdr>
        </w:div>
        <w:div w:id="941914491">
          <w:marLeft w:val="640"/>
          <w:marRight w:val="0"/>
          <w:marTop w:val="0"/>
          <w:marBottom w:val="0"/>
          <w:divBdr>
            <w:top w:val="none" w:sz="0" w:space="0" w:color="auto"/>
            <w:left w:val="none" w:sz="0" w:space="0" w:color="auto"/>
            <w:bottom w:val="none" w:sz="0" w:space="0" w:color="auto"/>
            <w:right w:val="none" w:sz="0" w:space="0" w:color="auto"/>
          </w:divBdr>
        </w:div>
        <w:div w:id="1102260213">
          <w:marLeft w:val="640"/>
          <w:marRight w:val="0"/>
          <w:marTop w:val="0"/>
          <w:marBottom w:val="0"/>
          <w:divBdr>
            <w:top w:val="none" w:sz="0" w:space="0" w:color="auto"/>
            <w:left w:val="none" w:sz="0" w:space="0" w:color="auto"/>
            <w:bottom w:val="none" w:sz="0" w:space="0" w:color="auto"/>
            <w:right w:val="none" w:sz="0" w:space="0" w:color="auto"/>
          </w:divBdr>
        </w:div>
        <w:div w:id="1643346095">
          <w:marLeft w:val="640"/>
          <w:marRight w:val="0"/>
          <w:marTop w:val="0"/>
          <w:marBottom w:val="0"/>
          <w:divBdr>
            <w:top w:val="none" w:sz="0" w:space="0" w:color="auto"/>
            <w:left w:val="none" w:sz="0" w:space="0" w:color="auto"/>
            <w:bottom w:val="none" w:sz="0" w:space="0" w:color="auto"/>
            <w:right w:val="none" w:sz="0" w:space="0" w:color="auto"/>
          </w:divBdr>
        </w:div>
        <w:div w:id="206914871">
          <w:marLeft w:val="640"/>
          <w:marRight w:val="0"/>
          <w:marTop w:val="0"/>
          <w:marBottom w:val="0"/>
          <w:divBdr>
            <w:top w:val="none" w:sz="0" w:space="0" w:color="auto"/>
            <w:left w:val="none" w:sz="0" w:space="0" w:color="auto"/>
            <w:bottom w:val="none" w:sz="0" w:space="0" w:color="auto"/>
            <w:right w:val="none" w:sz="0" w:space="0" w:color="auto"/>
          </w:divBdr>
        </w:div>
        <w:div w:id="1541623948">
          <w:marLeft w:val="640"/>
          <w:marRight w:val="0"/>
          <w:marTop w:val="0"/>
          <w:marBottom w:val="0"/>
          <w:divBdr>
            <w:top w:val="none" w:sz="0" w:space="0" w:color="auto"/>
            <w:left w:val="none" w:sz="0" w:space="0" w:color="auto"/>
            <w:bottom w:val="none" w:sz="0" w:space="0" w:color="auto"/>
            <w:right w:val="none" w:sz="0" w:space="0" w:color="auto"/>
          </w:divBdr>
        </w:div>
        <w:div w:id="311177864">
          <w:marLeft w:val="640"/>
          <w:marRight w:val="0"/>
          <w:marTop w:val="0"/>
          <w:marBottom w:val="0"/>
          <w:divBdr>
            <w:top w:val="none" w:sz="0" w:space="0" w:color="auto"/>
            <w:left w:val="none" w:sz="0" w:space="0" w:color="auto"/>
            <w:bottom w:val="none" w:sz="0" w:space="0" w:color="auto"/>
            <w:right w:val="none" w:sz="0" w:space="0" w:color="auto"/>
          </w:divBdr>
        </w:div>
        <w:div w:id="619845157">
          <w:marLeft w:val="640"/>
          <w:marRight w:val="0"/>
          <w:marTop w:val="0"/>
          <w:marBottom w:val="0"/>
          <w:divBdr>
            <w:top w:val="none" w:sz="0" w:space="0" w:color="auto"/>
            <w:left w:val="none" w:sz="0" w:space="0" w:color="auto"/>
            <w:bottom w:val="none" w:sz="0" w:space="0" w:color="auto"/>
            <w:right w:val="none" w:sz="0" w:space="0" w:color="auto"/>
          </w:divBdr>
        </w:div>
        <w:div w:id="1418477501">
          <w:marLeft w:val="640"/>
          <w:marRight w:val="0"/>
          <w:marTop w:val="0"/>
          <w:marBottom w:val="0"/>
          <w:divBdr>
            <w:top w:val="none" w:sz="0" w:space="0" w:color="auto"/>
            <w:left w:val="none" w:sz="0" w:space="0" w:color="auto"/>
            <w:bottom w:val="none" w:sz="0" w:space="0" w:color="auto"/>
            <w:right w:val="none" w:sz="0" w:space="0" w:color="auto"/>
          </w:divBdr>
        </w:div>
        <w:div w:id="644286271">
          <w:marLeft w:val="640"/>
          <w:marRight w:val="0"/>
          <w:marTop w:val="0"/>
          <w:marBottom w:val="0"/>
          <w:divBdr>
            <w:top w:val="none" w:sz="0" w:space="0" w:color="auto"/>
            <w:left w:val="none" w:sz="0" w:space="0" w:color="auto"/>
            <w:bottom w:val="none" w:sz="0" w:space="0" w:color="auto"/>
            <w:right w:val="none" w:sz="0" w:space="0" w:color="auto"/>
          </w:divBdr>
        </w:div>
        <w:div w:id="237635050">
          <w:marLeft w:val="640"/>
          <w:marRight w:val="0"/>
          <w:marTop w:val="0"/>
          <w:marBottom w:val="0"/>
          <w:divBdr>
            <w:top w:val="none" w:sz="0" w:space="0" w:color="auto"/>
            <w:left w:val="none" w:sz="0" w:space="0" w:color="auto"/>
            <w:bottom w:val="none" w:sz="0" w:space="0" w:color="auto"/>
            <w:right w:val="none" w:sz="0" w:space="0" w:color="auto"/>
          </w:divBdr>
        </w:div>
        <w:div w:id="1758938327">
          <w:marLeft w:val="640"/>
          <w:marRight w:val="0"/>
          <w:marTop w:val="0"/>
          <w:marBottom w:val="0"/>
          <w:divBdr>
            <w:top w:val="none" w:sz="0" w:space="0" w:color="auto"/>
            <w:left w:val="none" w:sz="0" w:space="0" w:color="auto"/>
            <w:bottom w:val="none" w:sz="0" w:space="0" w:color="auto"/>
            <w:right w:val="none" w:sz="0" w:space="0" w:color="auto"/>
          </w:divBdr>
        </w:div>
        <w:div w:id="574634737">
          <w:marLeft w:val="640"/>
          <w:marRight w:val="0"/>
          <w:marTop w:val="0"/>
          <w:marBottom w:val="0"/>
          <w:divBdr>
            <w:top w:val="none" w:sz="0" w:space="0" w:color="auto"/>
            <w:left w:val="none" w:sz="0" w:space="0" w:color="auto"/>
            <w:bottom w:val="none" w:sz="0" w:space="0" w:color="auto"/>
            <w:right w:val="none" w:sz="0" w:space="0" w:color="auto"/>
          </w:divBdr>
        </w:div>
        <w:div w:id="1439790860">
          <w:marLeft w:val="640"/>
          <w:marRight w:val="0"/>
          <w:marTop w:val="0"/>
          <w:marBottom w:val="0"/>
          <w:divBdr>
            <w:top w:val="none" w:sz="0" w:space="0" w:color="auto"/>
            <w:left w:val="none" w:sz="0" w:space="0" w:color="auto"/>
            <w:bottom w:val="none" w:sz="0" w:space="0" w:color="auto"/>
            <w:right w:val="none" w:sz="0" w:space="0" w:color="auto"/>
          </w:divBdr>
        </w:div>
        <w:div w:id="612590192">
          <w:marLeft w:val="640"/>
          <w:marRight w:val="0"/>
          <w:marTop w:val="0"/>
          <w:marBottom w:val="0"/>
          <w:divBdr>
            <w:top w:val="none" w:sz="0" w:space="0" w:color="auto"/>
            <w:left w:val="none" w:sz="0" w:space="0" w:color="auto"/>
            <w:bottom w:val="none" w:sz="0" w:space="0" w:color="auto"/>
            <w:right w:val="none" w:sz="0" w:space="0" w:color="auto"/>
          </w:divBdr>
        </w:div>
        <w:div w:id="80218605">
          <w:marLeft w:val="640"/>
          <w:marRight w:val="0"/>
          <w:marTop w:val="0"/>
          <w:marBottom w:val="0"/>
          <w:divBdr>
            <w:top w:val="none" w:sz="0" w:space="0" w:color="auto"/>
            <w:left w:val="none" w:sz="0" w:space="0" w:color="auto"/>
            <w:bottom w:val="none" w:sz="0" w:space="0" w:color="auto"/>
            <w:right w:val="none" w:sz="0" w:space="0" w:color="auto"/>
          </w:divBdr>
        </w:div>
        <w:div w:id="1862426408">
          <w:marLeft w:val="640"/>
          <w:marRight w:val="0"/>
          <w:marTop w:val="0"/>
          <w:marBottom w:val="0"/>
          <w:divBdr>
            <w:top w:val="none" w:sz="0" w:space="0" w:color="auto"/>
            <w:left w:val="none" w:sz="0" w:space="0" w:color="auto"/>
            <w:bottom w:val="none" w:sz="0" w:space="0" w:color="auto"/>
            <w:right w:val="none" w:sz="0" w:space="0" w:color="auto"/>
          </w:divBdr>
        </w:div>
        <w:div w:id="1515991468">
          <w:marLeft w:val="640"/>
          <w:marRight w:val="0"/>
          <w:marTop w:val="0"/>
          <w:marBottom w:val="0"/>
          <w:divBdr>
            <w:top w:val="none" w:sz="0" w:space="0" w:color="auto"/>
            <w:left w:val="none" w:sz="0" w:space="0" w:color="auto"/>
            <w:bottom w:val="none" w:sz="0" w:space="0" w:color="auto"/>
            <w:right w:val="none" w:sz="0" w:space="0" w:color="auto"/>
          </w:divBdr>
        </w:div>
        <w:div w:id="1398359976">
          <w:marLeft w:val="640"/>
          <w:marRight w:val="0"/>
          <w:marTop w:val="0"/>
          <w:marBottom w:val="0"/>
          <w:divBdr>
            <w:top w:val="none" w:sz="0" w:space="0" w:color="auto"/>
            <w:left w:val="none" w:sz="0" w:space="0" w:color="auto"/>
            <w:bottom w:val="none" w:sz="0" w:space="0" w:color="auto"/>
            <w:right w:val="none" w:sz="0" w:space="0" w:color="auto"/>
          </w:divBdr>
        </w:div>
        <w:div w:id="902836721">
          <w:marLeft w:val="640"/>
          <w:marRight w:val="0"/>
          <w:marTop w:val="0"/>
          <w:marBottom w:val="0"/>
          <w:divBdr>
            <w:top w:val="none" w:sz="0" w:space="0" w:color="auto"/>
            <w:left w:val="none" w:sz="0" w:space="0" w:color="auto"/>
            <w:bottom w:val="none" w:sz="0" w:space="0" w:color="auto"/>
            <w:right w:val="none" w:sz="0" w:space="0" w:color="auto"/>
          </w:divBdr>
        </w:div>
        <w:div w:id="355355554">
          <w:marLeft w:val="640"/>
          <w:marRight w:val="0"/>
          <w:marTop w:val="0"/>
          <w:marBottom w:val="0"/>
          <w:divBdr>
            <w:top w:val="none" w:sz="0" w:space="0" w:color="auto"/>
            <w:left w:val="none" w:sz="0" w:space="0" w:color="auto"/>
            <w:bottom w:val="none" w:sz="0" w:space="0" w:color="auto"/>
            <w:right w:val="none" w:sz="0" w:space="0" w:color="auto"/>
          </w:divBdr>
        </w:div>
        <w:div w:id="430929218">
          <w:marLeft w:val="640"/>
          <w:marRight w:val="0"/>
          <w:marTop w:val="0"/>
          <w:marBottom w:val="0"/>
          <w:divBdr>
            <w:top w:val="none" w:sz="0" w:space="0" w:color="auto"/>
            <w:left w:val="none" w:sz="0" w:space="0" w:color="auto"/>
            <w:bottom w:val="none" w:sz="0" w:space="0" w:color="auto"/>
            <w:right w:val="none" w:sz="0" w:space="0" w:color="auto"/>
          </w:divBdr>
        </w:div>
        <w:div w:id="816768">
          <w:marLeft w:val="640"/>
          <w:marRight w:val="0"/>
          <w:marTop w:val="0"/>
          <w:marBottom w:val="0"/>
          <w:divBdr>
            <w:top w:val="none" w:sz="0" w:space="0" w:color="auto"/>
            <w:left w:val="none" w:sz="0" w:space="0" w:color="auto"/>
            <w:bottom w:val="none" w:sz="0" w:space="0" w:color="auto"/>
            <w:right w:val="none" w:sz="0" w:space="0" w:color="auto"/>
          </w:divBdr>
        </w:div>
        <w:div w:id="1716739551">
          <w:marLeft w:val="640"/>
          <w:marRight w:val="0"/>
          <w:marTop w:val="0"/>
          <w:marBottom w:val="0"/>
          <w:divBdr>
            <w:top w:val="none" w:sz="0" w:space="0" w:color="auto"/>
            <w:left w:val="none" w:sz="0" w:space="0" w:color="auto"/>
            <w:bottom w:val="none" w:sz="0" w:space="0" w:color="auto"/>
            <w:right w:val="none" w:sz="0" w:space="0" w:color="auto"/>
          </w:divBdr>
        </w:div>
        <w:div w:id="1190027274">
          <w:marLeft w:val="640"/>
          <w:marRight w:val="0"/>
          <w:marTop w:val="0"/>
          <w:marBottom w:val="0"/>
          <w:divBdr>
            <w:top w:val="none" w:sz="0" w:space="0" w:color="auto"/>
            <w:left w:val="none" w:sz="0" w:space="0" w:color="auto"/>
            <w:bottom w:val="none" w:sz="0" w:space="0" w:color="auto"/>
            <w:right w:val="none" w:sz="0" w:space="0" w:color="auto"/>
          </w:divBdr>
        </w:div>
        <w:div w:id="162399560">
          <w:marLeft w:val="640"/>
          <w:marRight w:val="0"/>
          <w:marTop w:val="0"/>
          <w:marBottom w:val="0"/>
          <w:divBdr>
            <w:top w:val="none" w:sz="0" w:space="0" w:color="auto"/>
            <w:left w:val="none" w:sz="0" w:space="0" w:color="auto"/>
            <w:bottom w:val="none" w:sz="0" w:space="0" w:color="auto"/>
            <w:right w:val="none" w:sz="0" w:space="0" w:color="auto"/>
          </w:divBdr>
        </w:div>
        <w:div w:id="1550189701">
          <w:marLeft w:val="640"/>
          <w:marRight w:val="0"/>
          <w:marTop w:val="0"/>
          <w:marBottom w:val="0"/>
          <w:divBdr>
            <w:top w:val="none" w:sz="0" w:space="0" w:color="auto"/>
            <w:left w:val="none" w:sz="0" w:space="0" w:color="auto"/>
            <w:bottom w:val="none" w:sz="0" w:space="0" w:color="auto"/>
            <w:right w:val="none" w:sz="0" w:space="0" w:color="auto"/>
          </w:divBdr>
        </w:div>
        <w:div w:id="700326934">
          <w:marLeft w:val="640"/>
          <w:marRight w:val="0"/>
          <w:marTop w:val="0"/>
          <w:marBottom w:val="0"/>
          <w:divBdr>
            <w:top w:val="none" w:sz="0" w:space="0" w:color="auto"/>
            <w:left w:val="none" w:sz="0" w:space="0" w:color="auto"/>
            <w:bottom w:val="none" w:sz="0" w:space="0" w:color="auto"/>
            <w:right w:val="none" w:sz="0" w:space="0" w:color="auto"/>
          </w:divBdr>
        </w:div>
        <w:div w:id="1355577278">
          <w:marLeft w:val="640"/>
          <w:marRight w:val="0"/>
          <w:marTop w:val="0"/>
          <w:marBottom w:val="0"/>
          <w:divBdr>
            <w:top w:val="none" w:sz="0" w:space="0" w:color="auto"/>
            <w:left w:val="none" w:sz="0" w:space="0" w:color="auto"/>
            <w:bottom w:val="none" w:sz="0" w:space="0" w:color="auto"/>
            <w:right w:val="none" w:sz="0" w:space="0" w:color="auto"/>
          </w:divBdr>
        </w:div>
        <w:div w:id="170224473">
          <w:marLeft w:val="640"/>
          <w:marRight w:val="0"/>
          <w:marTop w:val="0"/>
          <w:marBottom w:val="0"/>
          <w:divBdr>
            <w:top w:val="none" w:sz="0" w:space="0" w:color="auto"/>
            <w:left w:val="none" w:sz="0" w:space="0" w:color="auto"/>
            <w:bottom w:val="none" w:sz="0" w:space="0" w:color="auto"/>
            <w:right w:val="none" w:sz="0" w:space="0" w:color="auto"/>
          </w:divBdr>
        </w:div>
        <w:div w:id="925990877">
          <w:marLeft w:val="640"/>
          <w:marRight w:val="0"/>
          <w:marTop w:val="0"/>
          <w:marBottom w:val="0"/>
          <w:divBdr>
            <w:top w:val="none" w:sz="0" w:space="0" w:color="auto"/>
            <w:left w:val="none" w:sz="0" w:space="0" w:color="auto"/>
            <w:bottom w:val="none" w:sz="0" w:space="0" w:color="auto"/>
            <w:right w:val="none" w:sz="0" w:space="0" w:color="auto"/>
          </w:divBdr>
        </w:div>
        <w:div w:id="1482193820">
          <w:marLeft w:val="640"/>
          <w:marRight w:val="0"/>
          <w:marTop w:val="0"/>
          <w:marBottom w:val="0"/>
          <w:divBdr>
            <w:top w:val="none" w:sz="0" w:space="0" w:color="auto"/>
            <w:left w:val="none" w:sz="0" w:space="0" w:color="auto"/>
            <w:bottom w:val="none" w:sz="0" w:space="0" w:color="auto"/>
            <w:right w:val="none" w:sz="0" w:space="0" w:color="auto"/>
          </w:divBdr>
        </w:div>
        <w:div w:id="83500392">
          <w:marLeft w:val="640"/>
          <w:marRight w:val="0"/>
          <w:marTop w:val="0"/>
          <w:marBottom w:val="0"/>
          <w:divBdr>
            <w:top w:val="none" w:sz="0" w:space="0" w:color="auto"/>
            <w:left w:val="none" w:sz="0" w:space="0" w:color="auto"/>
            <w:bottom w:val="none" w:sz="0" w:space="0" w:color="auto"/>
            <w:right w:val="none" w:sz="0" w:space="0" w:color="auto"/>
          </w:divBdr>
        </w:div>
        <w:div w:id="108938015">
          <w:marLeft w:val="640"/>
          <w:marRight w:val="0"/>
          <w:marTop w:val="0"/>
          <w:marBottom w:val="0"/>
          <w:divBdr>
            <w:top w:val="none" w:sz="0" w:space="0" w:color="auto"/>
            <w:left w:val="none" w:sz="0" w:space="0" w:color="auto"/>
            <w:bottom w:val="none" w:sz="0" w:space="0" w:color="auto"/>
            <w:right w:val="none" w:sz="0" w:space="0" w:color="auto"/>
          </w:divBdr>
        </w:div>
        <w:div w:id="424309019">
          <w:marLeft w:val="640"/>
          <w:marRight w:val="0"/>
          <w:marTop w:val="0"/>
          <w:marBottom w:val="0"/>
          <w:divBdr>
            <w:top w:val="none" w:sz="0" w:space="0" w:color="auto"/>
            <w:left w:val="none" w:sz="0" w:space="0" w:color="auto"/>
            <w:bottom w:val="none" w:sz="0" w:space="0" w:color="auto"/>
            <w:right w:val="none" w:sz="0" w:space="0" w:color="auto"/>
          </w:divBdr>
        </w:div>
      </w:divsChild>
    </w:div>
    <w:div w:id="1202866680">
      <w:bodyDiv w:val="1"/>
      <w:marLeft w:val="0"/>
      <w:marRight w:val="0"/>
      <w:marTop w:val="0"/>
      <w:marBottom w:val="0"/>
      <w:divBdr>
        <w:top w:val="none" w:sz="0" w:space="0" w:color="auto"/>
        <w:left w:val="none" w:sz="0" w:space="0" w:color="auto"/>
        <w:bottom w:val="none" w:sz="0" w:space="0" w:color="auto"/>
        <w:right w:val="none" w:sz="0" w:space="0" w:color="auto"/>
      </w:divBdr>
      <w:divsChild>
        <w:div w:id="362704946">
          <w:marLeft w:val="640"/>
          <w:marRight w:val="0"/>
          <w:marTop w:val="0"/>
          <w:marBottom w:val="0"/>
          <w:divBdr>
            <w:top w:val="none" w:sz="0" w:space="0" w:color="auto"/>
            <w:left w:val="none" w:sz="0" w:space="0" w:color="auto"/>
            <w:bottom w:val="none" w:sz="0" w:space="0" w:color="auto"/>
            <w:right w:val="none" w:sz="0" w:space="0" w:color="auto"/>
          </w:divBdr>
        </w:div>
        <w:div w:id="725110207">
          <w:marLeft w:val="640"/>
          <w:marRight w:val="0"/>
          <w:marTop w:val="0"/>
          <w:marBottom w:val="0"/>
          <w:divBdr>
            <w:top w:val="none" w:sz="0" w:space="0" w:color="auto"/>
            <w:left w:val="none" w:sz="0" w:space="0" w:color="auto"/>
            <w:bottom w:val="none" w:sz="0" w:space="0" w:color="auto"/>
            <w:right w:val="none" w:sz="0" w:space="0" w:color="auto"/>
          </w:divBdr>
        </w:div>
        <w:div w:id="884147995">
          <w:marLeft w:val="640"/>
          <w:marRight w:val="0"/>
          <w:marTop w:val="0"/>
          <w:marBottom w:val="0"/>
          <w:divBdr>
            <w:top w:val="none" w:sz="0" w:space="0" w:color="auto"/>
            <w:left w:val="none" w:sz="0" w:space="0" w:color="auto"/>
            <w:bottom w:val="none" w:sz="0" w:space="0" w:color="auto"/>
            <w:right w:val="none" w:sz="0" w:space="0" w:color="auto"/>
          </w:divBdr>
        </w:div>
        <w:div w:id="2036996606">
          <w:marLeft w:val="640"/>
          <w:marRight w:val="0"/>
          <w:marTop w:val="0"/>
          <w:marBottom w:val="0"/>
          <w:divBdr>
            <w:top w:val="none" w:sz="0" w:space="0" w:color="auto"/>
            <w:left w:val="none" w:sz="0" w:space="0" w:color="auto"/>
            <w:bottom w:val="none" w:sz="0" w:space="0" w:color="auto"/>
            <w:right w:val="none" w:sz="0" w:space="0" w:color="auto"/>
          </w:divBdr>
        </w:div>
        <w:div w:id="650333712">
          <w:marLeft w:val="640"/>
          <w:marRight w:val="0"/>
          <w:marTop w:val="0"/>
          <w:marBottom w:val="0"/>
          <w:divBdr>
            <w:top w:val="none" w:sz="0" w:space="0" w:color="auto"/>
            <w:left w:val="none" w:sz="0" w:space="0" w:color="auto"/>
            <w:bottom w:val="none" w:sz="0" w:space="0" w:color="auto"/>
            <w:right w:val="none" w:sz="0" w:space="0" w:color="auto"/>
          </w:divBdr>
        </w:div>
        <w:div w:id="535125757">
          <w:marLeft w:val="640"/>
          <w:marRight w:val="0"/>
          <w:marTop w:val="0"/>
          <w:marBottom w:val="0"/>
          <w:divBdr>
            <w:top w:val="none" w:sz="0" w:space="0" w:color="auto"/>
            <w:left w:val="none" w:sz="0" w:space="0" w:color="auto"/>
            <w:bottom w:val="none" w:sz="0" w:space="0" w:color="auto"/>
            <w:right w:val="none" w:sz="0" w:space="0" w:color="auto"/>
          </w:divBdr>
        </w:div>
        <w:div w:id="343165479">
          <w:marLeft w:val="640"/>
          <w:marRight w:val="0"/>
          <w:marTop w:val="0"/>
          <w:marBottom w:val="0"/>
          <w:divBdr>
            <w:top w:val="none" w:sz="0" w:space="0" w:color="auto"/>
            <w:left w:val="none" w:sz="0" w:space="0" w:color="auto"/>
            <w:bottom w:val="none" w:sz="0" w:space="0" w:color="auto"/>
            <w:right w:val="none" w:sz="0" w:space="0" w:color="auto"/>
          </w:divBdr>
        </w:div>
        <w:div w:id="1725133018">
          <w:marLeft w:val="640"/>
          <w:marRight w:val="0"/>
          <w:marTop w:val="0"/>
          <w:marBottom w:val="0"/>
          <w:divBdr>
            <w:top w:val="none" w:sz="0" w:space="0" w:color="auto"/>
            <w:left w:val="none" w:sz="0" w:space="0" w:color="auto"/>
            <w:bottom w:val="none" w:sz="0" w:space="0" w:color="auto"/>
            <w:right w:val="none" w:sz="0" w:space="0" w:color="auto"/>
          </w:divBdr>
        </w:div>
        <w:div w:id="835925743">
          <w:marLeft w:val="640"/>
          <w:marRight w:val="0"/>
          <w:marTop w:val="0"/>
          <w:marBottom w:val="0"/>
          <w:divBdr>
            <w:top w:val="none" w:sz="0" w:space="0" w:color="auto"/>
            <w:left w:val="none" w:sz="0" w:space="0" w:color="auto"/>
            <w:bottom w:val="none" w:sz="0" w:space="0" w:color="auto"/>
            <w:right w:val="none" w:sz="0" w:space="0" w:color="auto"/>
          </w:divBdr>
        </w:div>
        <w:div w:id="1424376571">
          <w:marLeft w:val="640"/>
          <w:marRight w:val="0"/>
          <w:marTop w:val="0"/>
          <w:marBottom w:val="0"/>
          <w:divBdr>
            <w:top w:val="none" w:sz="0" w:space="0" w:color="auto"/>
            <w:left w:val="none" w:sz="0" w:space="0" w:color="auto"/>
            <w:bottom w:val="none" w:sz="0" w:space="0" w:color="auto"/>
            <w:right w:val="none" w:sz="0" w:space="0" w:color="auto"/>
          </w:divBdr>
        </w:div>
        <w:div w:id="2084058200">
          <w:marLeft w:val="640"/>
          <w:marRight w:val="0"/>
          <w:marTop w:val="0"/>
          <w:marBottom w:val="0"/>
          <w:divBdr>
            <w:top w:val="none" w:sz="0" w:space="0" w:color="auto"/>
            <w:left w:val="none" w:sz="0" w:space="0" w:color="auto"/>
            <w:bottom w:val="none" w:sz="0" w:space="0" w:color="auto"/>
            <w:right w:val="none" w:sz="0" w:space="0" w:color="auto"/>
          </w:divBdr>
        </w:div>
        <w:div w:id="234823090">
          <w:marLeft w:val="640"/>
          <w:marRight w:val="0"/>
          <w:marTop w:val="0"/>
          <w:marBottom w:val="0"/>
          <w:divBdr>
            <w:top w:val="none" w:sz="0" w:space="0" w:color="auto"/>
            <w:left w:val="none" w:sz="0" w:space="0" w:color="auto"/>
            <w:bottom w:val="none" w:sz="0" w:space="0" w:color="auto"/>
            <w:right w:val="none" w:sz="0" w:space="0" w:color="auto"/>
          </w:divBdr>
        </w:div>
        <w:div w:id="2073848129">
          <w:marLeft w:val="640"/>
          <w:marRight w:val="0"/>
          <w:marTop w:val="0"/>
          <w:marBottom w:val="0"/>
          <w:divBdr>
            <w:top w:val="none" w:sz="0" w:space="0" w:color="auto"/>
            <w:left w:val="none" w:sz="0" w:space="0" w:color="auto"/>
            <w:bottom w:val="none" w:sz="0" w:space="0" w:color="auto"/>
            <w:right w:val="none" w:sz="0" w:space="0" w:color="auto"/>
          </w:divBdr>
        </w:div>
        <w:div w:id="2066903690">
          <w:marLeft w:val="640"/>
          <w:marRight w:val="0"/>
          <w:marTop w:val="0"/>
          <w:marBottom w:val="0"/>
          <w:divBdr>
            <w:top w:val="none" w:sz="0" w:space="0" w:color="auto"/>
            <w:left w:val="none" w:sz="0" w:space="0" w:color="auto"/>
            <w:bottom w:val="none" w:sz="0" w:space="0" w:color="auto"/>
            <w:right w:val="none" w:sz="0" w:space="0" w:color="auto"/>
          </w:divBdr>
        </w:div>
        <w:div w:id="268659047">
          <w:marLeft w:val="640"/>
          <w:marRight w:val="0"/>
          <w:marTop w:val="0"/>
          <w:marBottom w:val="0"/>
          <w:divBdr>
            <w:top w:val="none" w:sz="0" w:space="0" w:color="auto"/>
            <w:left w:val="none" w:sz="0" w:space="0" w:color="auto"/>
            <w:bottom w:val="none" w:sz="0" w:space="0" w:color="auto"/>
            <w:right w:val="none" w:sz="0" w:space="0" w:color="auto"/>
          </w:divBdr>
        </w:div>
        <w:div w:id="339965796">
          <w:marLeft w:val="640"/>
          <w:marRight w:val="0"/>
          <w:marTop w:val="0"/>
          <w:marBottom w:val="0"/>
          <w:divBdr>
            <w:top w:val="none" w:sz="0" w:space="0" w:color="auto"/>
            <w:left w:val="none" w:sz="0" w:space="0" w:color="auto"/>
            <w:bottom w:val="none" w:sz="0" w:space="0" w:color="auto"/>
            <w:right w:val="none" w:sz="0" w:space="0" w:color="auto"/>
          </w:divBdr>
        </w:div>
        <w:div w:id="2024237056">
          <w:marLeft w:val="640"/>
          <w:marRight w:val="0"/>
          <w:marTop w:val="0"/>
          <w:marBottom w:val="0"/>
          <w:divBdr>
            <w:top w:val="none" w:sz="0" w:space="0" w:color="auto"/>
            <w:left w:val="none" w:sz="0" w:space="0" w:color="auto"/>
            <w:bottom w:val="none" w:sz="0" w:space="0" w:color="auto"/>
            <w:right w:val="none" w:sz="0" w:space="0" w:color="auto"/>
          </w:divBdr>
        </w:div>
        <w:div w:id="1288588318">
          <w:marLeft w:val="640"/>
          <w:marRight w:val="0"/>
          <w:marTop w:val="0"/>
          <w:marBottom w:val="0"/>
          <w:divBdr>
            <w:top w:val="none" w:sz="0" w:space="0" w:color="auto"/>
            <w:left w:val="none" w:sz="0" w:space="0" w:color="auto"/>
            <w:bottom w:val="none" w:sz="0" w:space="0" w:color="auto"/>
            <w:right w:val="none" w:sz="0" w:space="0" w:color="auto"/>
          </w:divBdr>
        </w:div>
        <w:div w:id="1519545958">
          <w:marLeft w:val="640"/>
          <w:marRight w:val="0"/>
          <w:marTop w:val="0"/>
          <w:marBottom w:val="0"/>
          <w:divBdr>
            <w:top w:val="none" w:sz="0" w:space="0" w:color="auto"/>
            <w:left w:val="none" w:sz="0" w:space="0" w:color="auto"/>
            <w:bottom w:val="none" w:sz="0" w:space="0" w:color="auto"/>
            <w:right w:val="none" w:sz="0" w:space="0" w:color="auto"/>
          </w:divBdr>
        </w:div>
        <w:div w:id="1308196774">
          <w:marLeft w:val="640"/>
          <w:marRight w:val="0"/>
          <w:marTop w:val="0"/>
          <w:marBottom w:val="0"/>
          <w:divBdr>
            <w:top w:val="none" w:sz="0" w:space="0" w:color="auto"/>
            <w:left w:val="none" w:sz="0" w:space="0" w:color="auto"/>
            <w:bottom w:val="none" w:sz="0" w:space="0" w:color="auto"/>
            <w:right w:val="none" w:sz="0" w:space="0" w:color="auto"/>
          </w:divBdr>
        </w:div>
        <w:div w:id="2000227642">
          <w:marLeft w:val="640"/>
          <w:marRight w:val="0"/>
          <w:marTop w:val="0"/>
          <w:marBottom w:val="0"/>
          <w:divBdr>
            <w:top w:val="none" w:sz="0" w:space="0" w:color="auto"/>
            <w:left w:val="none" w:sz="0" w:space="0" w:color="auto"/>
            <w:bottom w:val="none" w:sz="0" w:space="0" w:color="auto"/>
            <w:right w:val="none" w:sz="0" w:space="0" w:color="auto"/>
          </w:divBdr>
        </w:div>
        <w:div w:id="20783343">
          <w:marLeft w:val="640"/>
          <w:marRight w:val="0"/>
          <w:marTop w:val="0"/>
          <w:marBottom w:val="0"/>
          <w:divBdr>
            <w:top w:val="none" w:sz="0" w:space="0" w:color="auto"/>
            <w:left w:val="none" w:sz="0" w:space="0" w:color="auto"/>
            <w:bottom w:val="none" w:sz="0" w:space="0" w:color="auto"/>
            <w:right w:val="none" w:sz="0" w:space="0" w:color="auto"/>
          </w:divBdr>
        </w:div>
        <w:div w:id="926423717">
          <w:marLeft w:val="640"/>
          <w:marRight w:val="0"/>
          <w:marTop w:val="0"/>
          <w:marBottom w:val="0"/>
          <w:divBdr>
            <w:top w:val="none" w:sz="0" w:space="0" w:color="auto"/>
            <w:left w:val="none" w:sz="0" w:space="0" w:color="auto"/>
            <w:bottom w:val="none" w:sz="0" w:space="0" w:color="auto"/>
            <w:right w:val="none" w:sz="0" w:space="0" w:color="auto"/>
          </w:divBdr>
        </w:div>
        <w:div w:id="432170112">
          <w:marLeft w:val="640"/>
          <w:marRight w:val="0"/>
          <w:marTop w:val="0"/>
          <w:marBottom w:val="0"/>
          <w:divBdr>
            <w:top w:val="none" w:sz="0" w:space="0" w:color="auto"/>
            <w:left w:val="none" w:sz="0" w:space="0" w:color="auto"/>
            <w:bottom w:val="none" w:sz="0" w:space="0" w:color="auto"/>
            <w:right w:val="none" w:sz="0" w:space="0" w:color="auto"/>
          </w:divBdr>
        </w:div>
        <w:div w:id="1156607758">
          <w:marLeft w:val="640"/>
          <w:marRight w:val="0"/>
          <w:marTop w:val="0"/>
          <w:marBottom w:val="0"/>
          <w:divBdr>
            <w:top w:val="none" w:sz="0" w:space="0" w:color="auto"/>
            <w:left w:val="none" w:sz="0" w:space="0" w:color="auto"/>
            <w:bottom w:val="none" w:sz="0" w:space="0" w:color="auto"/>
            <w:right w:val="none" w:sz="0" w:space="0" w:color="auto"/>
          </w:divBdr>
        </w:div>
        <w:div w:id="1360087663">
          <w:marLeft w:val="640"/>
          <w:marRight w:val="0"/>
          <w:marTop w:val="0"/>
          <w:marBottom w:val="0"/>
          <w:divBdr>
            <w:top w:val="none" w:sz="0" w:space="0" w:color="auto"/>
            <w:left w:val="none" w:sz="0" w:space="0" w:color="auto"/>
            <w:bottom w:val="none" w:sz="0" w:space="0" w:color="auto"/>
            <w:right w:val="none" w:sz="0" w:space="0" w:color="auto"/>
          </w:divBdr>
        </w:div>
        <w:div w:id="1273787381">
          <w:marLeft w:val="640"/>
          <w:marRight w:val="0"/>
          <w:marTop w:val="0"/>
          <w:marBottom w:val="0"/>
          <w:divBdr>
            <w:top w:val="none" w:sz="0" w:space="0" w:color="auto"/>
            <w:left w:val="none" w:sz="0" w:space="0" w:color="auto"/>
            <w:bottom w:val="none" w:sz="0" w:space="0" w:color="auto"/>
            <w:right w:val="none" w:sz="0" w:space="0" w:color="auto"/>
          </w:divBdr>
        </w:div>
        <w:div w:id="1903249261">
          <w:marLeft w:val="640"/>
          <w:marRight w:val="0"/>
          <w:marTop w:val="0"/>
          <w:marBottom w:val="0"/>
          <w:divBdr>
            <w:top w:val="none" w:sz="0" w:space="0" w:color="auto"/>
            <w:left w:val="none" w:sz="0" w:space="0" w:color="auto"/>
            <w:bottom w:val="none" w:sz="0" w:space="0" w:color="auto"/>
            <w:right w:val="none" w:sz="0" w:space="0" w:color="auto"/>
          </w:divBdr>
        </w:div>
        <w:div w:id="2126851474">
          <w:marLeft w:val="640"/>
          <w:marRight w:val="0"/>
          <w:marTop w:val="0"/>
          <w:marBottom w:val="0"/>
          <w:divBdr>
            <w:top w:val="none" w:sz="0" w:space="0" w:color="auto"/>
            <w:left w:val="none" w:sz="0" w:space="0" w:color="auto"/>
            <w:bottom w:val="none" w:sz="0" w:space="0" w:color="auto"/>
            <w:right w:val="none" w:sz="0" w:space="0" w:color="auto"/>
          </w:divBdr>
        </w:div>
        <w:div w:id="1142427388">
          <w:marLeft w:val="640"/>
          <w:marRight w:val="0"/>
          <w:marTop w:val="0"/>
          <w:marBottom w:val="0"/>
          <w:divBdr>
            <w:top w:val="none" w:sz="0" w:space="0" w:color="auto"/>
            <w:left w:val="none" w:sz="0" w:space="0" w:color="auto"/>
            <w:bottom w:val="none" w:sz="0" w:space="0" w:color="auto"/>
            <w:right w:val="none" w:sz="0" w:space="0" w:color="auto"/>
          </w:divBdr>
        </w:div>
        <w:div w:id="1877303641">
          <w:marLeft w:val="640"/>
          <w:marRight w:val="0"/>
          <w:marTop w:val="0"/>
          <w:marBottom w:val="0"/>
          <w:divBdr>
            <w:top w:val="none" w:sz="0" w:space="0" w:color="auto"/>
            <w:left w:val="none" w:sz="0" w:space="0" w:color="auto"/>
            <w:bottom w:val="none" w:sz="0" w:space="0" w:color="auto"/>
            <w:right w:val="none" w:sz="0" w:space="0" w:color="auto"/>
          </w:divBdr>
        </w:div>
        <w:div w:id="123622633">
          <w:marLeft w:val="640"/>
          <w:marRight w:val="0"/>
          <w:marTop w:val="0"/>
          <w:marBottom w:val="0"/>
          <w:divBdr>
            <w:top w:val="none" w:sz="0" w:space="0" w:color="auto"/>
            <w:left w:val="none" w:sz="0" w:space="0" w:color="auto"/>
            <w:bottom w:val="none" w:sz="0" w:space="0" w:color="auto"/>
            <w:right w:val="none" w:sz="0" w:space="0" w:color="auto"/>
          </w:divBdr>
        </w:div>
        <w:div w:id="1597471233">
          <w:marLeft w:val="640"/>
          <w:marRight w:val="0"/>
          <w:marTop w:val="0"/>
          <w:marBottom w:val="0"/>
          <w:divBdr>
            <w:top w:val="none" w:sz="0" w:space="0" w:color="auto"/>
            <w:left w:val="none" w:sz="0" w:space="0" w:color="auto"/>
            <w:bottom w:val="none" w:sz="0" w:space="0" w:color="auto"/>
            <w:right w:val="none" w:sz="0" w:space="0" w:color="auto"/>
          </w:divBdr>
        </w:div>
        <w:div w:id="149760665">
          <w:marLeft w:val="640"/>
          <w:marRight w:val="0"/>
          <w:marTop w:val="0"/>
          <w:marBottom w:val="0"/>
          <w:divBdr>
            <w:top w:val="none" w:sz="0" w:space="0" w:color="auto"/>
            <w:left w:val="none" w:sz="0" w:space="0" w:color="auto"/>
            <w:bottom w:val="none" w:sz="0" w:space="0" w:color="auto"/>
            <w:right w:val="none" w:sz="0" w:space="0" w:color="auto"/>
          </w:divBdr>
        </w:div>
        <w:div w:id="843594583">
          <w:marLeft w:val="640"/>
          <w:marRight w:val="0"/>
          <w:marTop w:val="0"/>
          <w:marBottom w:val="0"/>
          <w:divBdr>
            <w:top w:val="none" w:sz="0" w:space="0" w:color="auto"/>
            <w:left w:val="none" w:sz="0" w:space="0" w:color="auto"/>
            <w:bottom w:val="none" w:sz="0" w:space="0" w:color="auto"/>
            <w:right w:val="none" w:sz="0" w:space="0" w:color="auto"/>
          </w:divBdr>
        </w:div>
        <w:div w:id="287006909">
          <w:marLeft w:val="640"/>
          <w:marRight w:val="0"/>
          <w:marTop w:val="0"/>
          <w:marBottom w:val="0"/>
          <w:divBdr>
            <w:top w:val="none" w:sz="0" w:space="0" w:color="auto"/>
            <w:left w:val="none" w:sz="0" w:space="0" w:color="auto"/>
            <w:bottom w:val="none" w:sz="0" w:space="0" w:color="auto"/>
            <w:right w:val="none" w:sz="0" w:space="0" w:color="auto"/>
          </w:divBdr>
        </w:div>
        <w:div w:id="265575306">
          <w:marLeft w:val="640"/>
          <w:marRight w:val="0"/>
          <w:marTop w:val="0"/>
          <w:marBottom w:val="0"/>
          <w:divBdr>
            <w:top w:val="none" w:sz="0" w:space="0" w:color="auto"/>
            <w:left w:val="none" w:sz="0" w:space="0" w:color="auto"/>
            <w:bottom w:val="none" w:sz="0" w:space="0" w:color="auto"/>
            <w:right w:val="none" w:sz="0" w:space="0" w:color="auto"/>
          </w:divBdr>
        </w:div>
        <w:div w:id="838884467">
          <w:marLeft w:val="640"/>
          <w:marRight w:val="0"/>
          <w:marTop w:val="0"/>
          <w:marBottom w:val="0"/>
          <w:divBdr>
            <w:top w:val="none" w:sz="0" w:space="0" w:color="auto"/>
            <w:left w:val="none" w:sz="0" w:space="0" w:color="auto"/>
            <w:bottom w:val="none" w:sz="0" w:space="0" w:color="auto"/>
            <w:right w:val="none" w:sz="0" w:space="0" w:color="auto"/>
          </w:divBdr>
        </w:div>
        <w:div w:id="1047531909">
          <w:marLeft w:val="640"/>
          <w:marRight w:val="0"/>
          <w:marTop w:val="0"/>
          <w:marBottom w:val="0"/>
          <w:divBdr>
            <w:top w:val="none" w:sz="0" w:space="0" w:color="auto"/>
            <w:left w:val="none" w:sz="0" w:space="0" w:color="auto"/>
            <w:bottom w:val="none" w:sz="0" w:space="0" w:color="auto"/>
            <w:right w:val="none" w:sz="0" w:space="0" w:color="auto"/>
          </w:divBdr>
        </w:div>
        <w:div w:id="1277558957">
          <w:marLeft w:val="640"/>
          <w:marRight w:val="0"/>
          <w:marTop w:val="0"/>
          <w:marBottom w:val="0"/>
          <w:divBdr>
            <w:top w:val="none" w:sz="0" w:space="0" w:color="auto"/>
            <w:left w:val="none" w:sz="0" w:space="0" w:color="auto"/>
            <w:bottom w:val="none" w:sz="0" w:space="0" w:color="auto"/>
            <w:right w:val="none" w:sz="0" w:space="0" w:color="auto"/>
          </w:divBdr>
        </w:div>
        <w:div w:id="368720611">
          <w:marLeft w:val="640"/>
          <w:marRight w:val="0"/>
          <w:marTop w:val="0"/>
          <w:marBottom w:val="0"/>
          <w:divBdr>
            <w:top w:val="none" w:sz="0" w:space="0" w:color="auto"/>
            <w:left w:val="none" w:sz="0" w:space="0" w:color="auto"/>
            <w:bottom w:val="none" w:sz="0" w:space="0" w:color="auto"/>
            <w:right w:val="none" w:sz="0" w:space="0" w:color="auto"/>
          </w:divBdr>
        </w:div>
        <w:div w:id="1799912699">
          <w:marLeft w:val="640"/>
          <w:marRight w:val="0"/>
          <w:marTop w:val="0"/>
          <w:marBottom w:val="0"/>
          <w:divBdr>
            <w:top w:val="none" w:sz="0" w:space="0" w:color="auto"/>
            <w:left w:val="none" w:sz="0" w:space="0" w:color="auto"/>
            <w:bottom w:val="none" w:sz="0" w:space="0" w:color="auto"/>
            <w:right w:val="none" w:sz="0" w:space="0" w:color="auto"/>
          </w:divBdr>
        </w:div>
        <w:div w:id="811681478">
          <w:marLeft w:val="640"/>
          <w:marRight w:val="0"/>
          <w:marTop w:val="0"/>
          <w:marBottom w:val="0"/>
          <w:divBdr>
            <w:top w:val="none" w:sz="0" w:space="0" w:color="auto"/>
            <w:left w:val="none" w:sz="0" w:space="0" w:color="auto"/>
            <w:bottom w:val="none" w:sz="0" w:space="0" w:color="auto"/>
            <w:right w:val="none" w:sz="0" w:space="0" w:color="auto"/>
          </w:divBdr>
        </w:div>
        <w:div w:id="1483885395">
          <w:marLeft w:val="640"/>
          <w:marRight w:val="0"/>
          <w:marTop w:val="0"/>
          <w:marBottom w:val="0"/>
          <w:divBdr>
            <w:top w:val="none" w:sz="0" w:space="0" w:color="auto"/>
            <w:left w:val="none" w:sz="0" w:space="0" w:color="auto"/>
            <w:bottom w:val="none" w:sz="0" w:space="0" w:color="auto"/>
            <w:right w:val="none" w:sz="0" w:space="0" w:color="auto"/>
          </w:divBdr>
        </w:div>
        <w:div w:id="1852137925">
          <w:marLeft w:val="640"/>
          <w:marRight w:val="0"/>
          <w:marTop w:val="0"/>
          <w:marBottom w:val="0"/>
          <w:divBdr>
            <w:top w:val="none" w:sz="0" w:space="0" w:color="auto"/>
            <w:left w:val="none" w:sz="0" w:space="0" w:color="auto"/>
            <w:bottom w:val="none" w:sz="0" w:space="0" w:color="auto"/>
            <w:right w:val="none" w:sz="0" w:space="0" w:color="auto"/>
          </w:divBdr>
        </w:div>
        <w:div w:id="1491826474">
          <w:marLeft w:val="640"/>
          <w:marRight w:val="0"/>
          <w:marTop w:val="0"/>
          <w:marBottom w:val="0"/>
          <w:divBdr>
            <w:top w:val="none" w:sz="0" w:space="0" w:color="auto"/>
            <w:left w:val="none" w:sz="0" w:space="0" w:color="auto"/>
            <w:bottom w:val="none" w:sz="0" w:space="0" w:color="auto"/>
            <w:right w:val="none" w:sz="0" w:space="0" w:color="auto"/>
          </w:divBdr>
        </w:div>
        <w:div w:id="931473627">
          <w:marLeft w:val="640"/>
          <w:marRight w:val="0"/>
          <w:marTop w:val="0"/>
          <w:marBottom w:val="0"/>
          <w:divBdr>
            <w:top w:val="none" w:sz="0" w:space="0" w:color="auto"/>
            <w:left w:val="none" w:sz="0" w:space="0" w:color="auto"/>
            <w:bottom w:val="none" w:sz="0" w:space="0" w:color="auto"/>
            <w:right w:val="none" w:sz="0" w:space="0" w:color="auto"/>
          </w:divBdr>
        </w:div>
        <w:div w:id="1124664692">
          <w:marLeft w:val="640"/>
          <w:marRight w:val="0"/>
          <w:marTop w:val="0"/>
          <w:marBottom w:val="0"/>
          <w:divBdr>
            <w:top w:val="none" w:sz="0" w:space="0" w:color="auto"/>
            <w:left w:val="none" w:sz="0" w:space="0" w:color="auto"/>
            <w:bottom w:val="none" w:sz="0" w:space="0" w:color="auto"/>
            <w:right w:val="none" w:sz="0" w:space="0" w:color="auto"/>
          </w:divBdr>
        </w:div>
        <w:div w:id="780540269">
          <w:marLeft w:val="640"/>
          <w:marRight w:val="0"/>
          <w:marTop w:val="0"/>
          <w:marBottom w:val="0"/>
          <w:divBdr>
            <w:top w:val="none" w:sz="0" w:space="0" w:color="auto"/>
            <w:left w:val="none" w:sz="0" w:space="0" w:color="auto"/>
            <w:bottom w:val="none" w:sz="0" w:space="0" w:color="auto"/>
            <w:right w:val="none" w:sz="0" w:space="0" w:color="auto"/>
          </w:divBdr>
        </w:div>
        <w:div w:id="1717965090">
          <w:marLeft w:val="640"/>
          <w:marRight w:val="0"/>
          <w:marTop w:val="0"/>
          <w:marBottom w:val="0"/>
          <w:divBdr>
            <w:top w:val="none" w:sz="0" w:space="0" w:color="auto"/>
            <w:left w:val="none" w:sz="0" w:space="0" w:color="auto"/>
            <w:bottom w:val="none" w:sz="0" w:space="0" w:color="auto"/>
            <w:right w:val="none" w:sz="0" w:space="0" w:color="auto"/>
          </w:divBdr>
        </w:div>
        <w:div w:id="1238127138">
          <w:marLeft w:val="640"/>
          <w:marRight w:val="0"/>
          <w:marTop w:val="0"/>
          <w:marBottom w:val="0"/>
          <w:divBdr>
            <w:top w:val="none" w:sz="0" w:space="0" w:color="auto"/>
            <w:left w:val="none" w:sz="0" w:space="0" w:color="auto"/>
            <w:bottom w:val="none" w:sz="0" w:space="0" w:color="auto"/>
            <w:right w:val="none" w:sz="0" w:space="0" w:color="auto"/>
          </w:divBdr>
        </w:div>
        <w:div w:id="198665199">
          <w:marLeft w:val="640"/>
          <w:marRight w:val="0"/>
          <w:marTop w:val="0"/>
          <w:marBottom w:val="0"/>
          <w:divBdr>
            <w:top w:val="none" w:sz="0" w:space="0" w:color="auto"/>
            <w:left w:val="none" w:sz="0" w:space="0" w:color="auto"/>
            <w:bottom w:val="none" w:sz="0" w:space="0" w:color="auto"/>
            <w:right w:val="none" w:sz="0" w:space="0" w:color="auto"/>
          </w:divBdr>
        </w:div>
        <w:div w:id="1799487665">
          <w:marLeft w:val="640"/>
          <w:marRight w:val="0"/>
          <w:marTop w:val="0"/>
          <w:marBottom w:val="0"/>
          <w:divBdr>
            <w:top w:val="none" w:sz="0" w:space="0" w:color="auto"/>
            <w:left w:val="none" w:sz="0" w:space="0" w:color="auto"/>
            <w:bottom w:val="none" w:sz="0" w:space="0" w:color="auto"/>
            <w:right w:val="none" w:sz="0" w:space="0" w:color="auto"/>
          </w:divBdr>
        </w:div>
        <w:div w:id="73012620">
          <w:marLeft w:val="640"/>
          <w:marRight w:val="0"/>
          <w:marTop w:val="0"/>
          <w:marBottom w:val="0"/>
          <w:divBdr>
            <w:top w:val="none" w:sz="0" w:space="0" w:color="auto"/>
            <w:left w:val="none" w:sz="0" w:space="0" w:color="auto"/>
            <w:bottom w:val="none" w:sz="0" w:space="0" w:color="auto"/>
            <w:right w:val="none" w:sz="0" w:space="0" w:color="auto"/>
          </w:divBdr>
        </w:div>
        <w:div w:id="1287736854">
          <w:marLeft w:val="640"/>
          <w:marRight w:val="0"/>
          <w:marTop w:val="0"/>
          <w:marBottom w:val="0"/>
          <w:divBdr>
            <w:top w:val="none" w:sz="0" w:space="0" w:color="auto"/>
            <w:left w:val="none" w:sz="0" w:space="0" w:color="auto"/>
            <w:bottom w:val="none" w:sz="0" w:space="0" w:color="auto"/>
            <w:right w:val="none" w:sz="0" w:space="0" w:color="auto"/>
          </w:divBdr>
        </w:div>
        <w:div w:id="357702950">
          <w:marLeft w:val="640"/>
          <w:marRight w:val="0"/>
          <w:marTop w:val="0"/>
          <w:marBottom w:val="0"/>
          <w:divBdr>
            <w:top w:val="none" w:sz="0" w:space="0" w:color="auto"/>
            <w:left w:val="none" w:sz="0" w:space="0" w:color="auto"/>
            <w:bottom w:val="none" w:sz="0" w:space="0" w:color="auto"/>
            <w:right w:val="none" w:sz="0" w:space="0" w:color="auto"/>
          </w:divBdr>
        </w:div>
        <w:div w:id="1119031341">
          <w:marLeft w:val="640"/>
          <w:marRight w:val="0"/>
          <w:marTop w:val="0"/>
          <w:marBottom w:val="0"/>
          <w:divBdr>
            <w:top w:val="none" w:sz="0" w:space="0" w:color="auto"/>
            <w:left w:val="none" w:sz="0" w:space="0" w:color="auto"/>
            <w:bottom w:val="none" w:sz="0" w:space="0" w:color="auto"/>
            <w:right w:val="none" w:sz="0" w:space="0" w:color="auto"/>
          </w:divBdr>
        </w:div>
        <w:div w:id="2079744528">
          <w:marLeft w:val="640"/>
          <w:marRight w:val="0"/>
          <w:marTop w:val="0"/>
          <w:marBottom w:val="0"/>
          <w:divBdr>
            <w:top w:val="none" w:sz="0" w:space="0" w:color="auto"/>
            <w:left w:val="none" w:sz="0" w:space="0" w:color="auto"/>
            <w:bottom w:val="none" w:sz="0" w:space="0" w:color="auto"/>
            <w:right w:val="none" w:sz="0" w:space="0" w:color="auto"/>
          </w:divBdr>
        </w:div>
        <w:div w:id="492142108">
          <w:marLeft w:val="640"/>
          <w:marRight w:val="0"/>
          <w:marTop w:val="0"/>
          <w:marBottom w:val="0"/>
          <w:divBdr>
            <w:top w:val="none" w:sz="0" w:space="0" w:color="auto"/>
            <w:left w:val="none" w:sz="0" w:space="0" w:color="auto"/>
            <w:bottom w:val="none" w:sz="0" w:space="0" w:color="auto"/>
            <w:right w:val="none" w:sz="0" w:space="0" w:color="auto"/>
          </w:divBdr>
        </w:div>
        <w:div w:id="1608729224">
          <w:marLeft w:val="640"/>
          <w:marRight w:val="0"/>
          <w:marTop w:val="0"/>
          <w:marBottom w:val="0"/>
          <w:divBdr>
            <w:top w:val="none" w:sz="0" w:space="0" w:color="auto"/>
            <w:left w:val="none" w:sz="0" w:space="0" w:color="auto"/>
            <w:bottom w:val="none" w:sz="0" w:space="0" w:color="auto"/>
            <w:right w:val="none" w:sz="0" w:space="0" w:color="auto"/>
          </w:divBdr>
        </w:div>
        <w:div w:id="669143612">
          <w:marLeft w:val="640"/>
          <w:marRight w:val="0"/>
          <w:marTop w:val="0"/>
          <w:marBottom w:val="0"/>
          <w:divBdr>
            <w:top w:val="none" w:sz="0" w:space="0" w:color="auto"/>
            <w:left w:val="none" w:sz="0" w:space="0" w:color="auto"/>
            <w:bottom w:val="none" w:sz="0" w:space="0" w:color="auto"/>
            <w:right w:val="none" w:sz="0" w:space="0" w:color="auto"/>
          </w:divBdr>
        </w:div>
        <w:div w:id="353581635">
          <w:marLeft w:val="640"/>
          <w:marRight w:val="0"/>
          <w:marTop w:val="0"/>
          <w:marBottom w:val="0"/>
          <w:divBdr>
            <w:top w:val="none" w:sz="0" w:space="0" w:color="auto"/>
            <w:left w:val="none" w:sz="0" w:space="0" w:color="auto"/>
            <w:bottom w:val="none" w:sz="0" w:space="0" w:color="auto"/>
            <w:right w:val="none" w:sz="0" w:space="0" w:color="auto"/>
          </w:divBdr>
        </w:div>
        <w:div w:id="1673145196">
          <w:marLeft w:val="640"/>
          <w:marRight w:val="0"/>
          <w:marTop w:val="0"/>
          <w:marBottom w:val="0"/>
          <w:divBdr>
            <w:top w:val="none" w:sz="0" w:space="0" w:color="auto"/>
            <w:left w:val="none" w:sz="0" w:space="0" w:color="auto"/>
            <w:bottom w:val="none" w:sz="0" w:space="0" w:color="auto"/>
            <w:right w:val="none" w:sz="0" w:space="0" w:color="auto"/>
          </w:divBdr>
        </w:div>
        <w:div w:id="328556111">
          <w:marLeft w:val="640"/>
          <w:marRight w:val="0"/>
          <w:marTop w:val="0"/>
          <w:marBottom w:val="0"/>
          <w:divBdr>
            <w:top w:val="none" w:sz="0" w:space="0" w:color="auto"/>
            <w:left w:val="none" w:sz="0" w:space="0" w:color="auto"/>
            <w:bottom w:val="none" w:sz="0" w:space="0" w:color="auto"/>
            <w:right w:val="none" w:sz="0" w:space="0" w:color="auto"/>
          </w:divBdr>
        </w:div>
      </w:divsChild>
    </w:div>
    <w:div w:id="1209099803">
      <w:bodyDiv w:val="1"/>
      <w:marLeft w:val="0"/>
      <w:marRight w:val="0"/>
      <w:marTop w:val="0"/>
      <w:marBottom w:val="0"/>
      <w:divBdr>
        <w:top w:val="none" w:sz="0" w:space="0" w:color="auto"/>
        <w:left w:val="none" w:sz="0" w:space="0" w:color="auto"/>
        <w:bottom w:val="none" w:sz="0" w:space="0" w:color="auto"/>
        <w:right w:val="none" w:sz="0" w:space="0" w:color="auto"/>
      </w:divBdr>
      <w:divsChild>
        <w:div w:id="1170874031">
          <w:marLeft w:val="640"/>
          <w:marRight w:val="0"/>
          <w:marTop w:val="0"/>
          <w:marBottom w:val="0"/>
          <w:divBdr>
            <w:top w:val="none" w:sz="0" w:space="0" w:color="auto"/>
            <w:left w:val="none" w:sz="0" w:space="0" w:color="auto"/>
            <w:bottom w:val="none" w:sz="0" w:space="0" w:color="auto"/>
            <w:right w:val="none" w:sz="0" w:space="0" w:color="auto"/>
          </w:divBdr>
        </w:div>
        <w:div w:id="11760567">
          <w:marLeft w:val="640"/>
          <w:marRight w:val="0"/>
          <w:marTop w:val="0"/>
          <w:marBottom w:val="0"/>
          <w:divBdr>
            <w:top w:val="none" w:sz="0" w:space="0" w:color="auto"/>
            <w:left w:val="none" w:sz="0" w:space="0" w:color="auto"/>
            <w:bottom w:val="none" w:sz="0" w:space="0" w:color="auto"/>
            <w:right w:val="none" w:sz="0" w:space="0" w:color="auto"/>
          </w:divBdr>
        </w:div>
        <w:div w:id="1712261111">
          <w:marLeft w:val="640"/>
          <w:marRight w:val="0"/>
          <w:marTop w:val="0"/>
          <w:marBottom w:val="0"/>
          <w:divBdr>
            <w:top w:val="none" w:sz="0" w:space="0" w:color="auto"/>
            <w:left w:val="none" w:sz="0" w:space="0" w:color="auto"/>
            <w:bottom w:val="none" w:sz="0" w:space="0" w:color="auto"/>
            <w:right w:val="none" w:sz="0" w:space="0" w:color="auto"/>
          </w:divBdr>
        </w:div>
        <w:div w:id="1957172990">
          <w:marLeft w:val="640"/>
          <w:marRight w:val="0"/>
          <w:marTop w:val="0"/>
          <w:marBottom w:val="0"/>
          <w:divBdr>
            <w:top w:val="none" w:sz="0" w:space="0" w:color="auto"/>
            <w:left w:val="none" w:sz="0" w:space="0" w:color="auto"/>
            <w:bottom w:val="none" w:sz="0" w:space="0" w:color="auto"/>
            <w:right w:val="none" w:sz="0" w:space="0" w:color="auto"/>
          </w:divBdr>
        </w:div>
        <w:div w:id="1056506989">
          <w:marLeft w:val="640"/>
          <w:marRight w:val="0"/>
          <w:marTop w:val="0"/>
          <w:marBottom w:val="0"/>
          <w:divBdr>
            <w:top w:val="none" w:sz="0" w:space="0" w:color="auto"/>
            <w:left w:val="none" w:sz="0" w:space="0" w:color="auto"/>
            <w:bottom w:val="none" w:sz="0" w:space="0" w:color="auto"/>
            <w:right w:val="none" w:sz="0" w:space="0" w:color="auto"/>
          </w:divBdr>
        </w:div>
        <w:div w:id="349185404">
          <w:marLeft w:val="640"/>
          <w:marRight w:val="0"/>
          <w:marTop w:val="0"/>
          <w:marBottom w:val="0"/>
          <w:divBdr>
            <w:top w:val="none" w:sz="0" w:space="0" w:color="auto"/>
            <w:left w:val="none" w:sz="0" w:space="0" w:color="auto"/>
            <w:bottom w:val="none" w:sz="0" w:space="0" w:color="auto"/>
            <w:right w:val="none" w:sz="0" w:space="0" w:color="auto"/>
          </w:divBdr>
        </w:div>
        <w:div w:id="1816137791">
          <w:marLeft w:val="640"/>
          <w:marRight w:val="0"/>
          <w:marTop w:val="0"/>
          <w:marBottom w:val="0"/>
          <w:divBdr>
            <w:top w:val="none" w:sz="0" w:space="0" w:color="auto"/>
            <w:left w:val="none" w:sz="0" w:space="0" w:color="auto"/>
            <w:bottom w:val="none" w:sz="0" w:space="0" w:color="auto"/>
            <w:right w:val="none" w:sz="0" w:space="0" w:color="auto"/>
          </w:divBdr>
        </w:div>
        <w:div w:id="2053964973">
          <w:marLeft w:val="640"/>
          <w:marRight w:val="0"/>
          <w:marTop w:val="0"/>
          <w:marBottom w:val="0"/>
          <w:divBdr>
            <w:top w:val="none" w:sz="0" w:space="0" w:color="auto"/>
            <w:left w:val="none" w:sz="0" w:space="0" w:color="auto"/>
            <w:bottom w:val="none" w:sz="0" w:space="0" w:color="auto"/>
            <w:right w:val="none" w:sz="0" w:space="0" w:color="auto"/>
          </w:divBdr>
        </w:div>
        <w:div w:id="2119179822">
          <w:marLeft w:val="640"/>
          <w:marRight w:val="0"/>
          <w:marTop w:val="0"/>
          <w:marBottom w:val="0"/>
          <w:divBdr>
            <w:top w:val="none" w:sz="0" w:space="0" w:color="auto"/>
            <w:left w:val="none" w:sz="0" w:space="0" w:color="auto"/>
            <w:bottom w:val="none" w:sz="0" w:space="0" w:color="auto"/>
            <w:right w:val="none" w:sz="0" w:space="0" w:color="auto"/>
          </w:divBdr>
        </w:div>
        <w:div w:id="678654353">
          <w:marLeft w:val="640"/>
          <w:marRight w:val="0"/>
          <w:marTop w:val="0"/>
          <w:marBottom w:val="0"/>
          <w:divBdr>
            <w:top w:val="none" w:sz="0" w:space="0" w:color="auto"/>
            <w:left w:val="none" w:sz="0" w:space="0" w:color="auto"/>
            <w:bottom w:val="none" w:sz="0" w:space="0" w:color="auto"/>
            <w:right w:val="none" w:sz="0" w:space="0" w:color="auto"/>
          </w:divBdr>
        </w:div>
        <w:div w:id="274558018">
          <w:marLeft w:val="640"/>
          <w:marRight w:val="0"/>
          <w:marTop w:val="0"/>
          <w:marBottom w:val="0"/>
          <w:divBdr>
            <w:top w:val="none" w:sz="0" w:space="0" w:color="auto"/>
            <w:left w:val="none" w:sz="0" w:space="0" w:color="auto"/>
            <w:bottom w:val="none" w:sz="0" w:space="0" w:color="auto"/>
            <w:right w:val="none" w:sz="0" w:space="0" w:color="auto"/>
          </w:divBdr>
        </w:div>
        <w:div w:id="149755690">
          <w:marLeft w:val="640"/>
          <w:marRight w:val="0"/>
          <w:marTop w:val="0"/>
          <w:marBottom w:val="0"/>
          <w:divBdr>
            <w:top w:val="none" w:sz="0" w:space="0" w:color="auto"/>
            <w:left w:val="none" w:sz="0" w:space="0" w:color="auto"/>
            <w:bottom w:val="none" w:sz="0" w:space="0" w:color="auto"/>
            <w:right w:val="none" w:sz="0" w:space="0" w:color="auto"/>
          </w:divBdr>
        </w:div>
        <w:div w:id="477189318">
          <w:marLeft w:val="640"/>
          <w:marRight w:val="0"/>
          <w:marTop w:val="0"/>
          <w:marBottom w:val="0"/>
          <w:divBdr>
            <w:top w:val="none" w:sz="0" w:space="0" w:color="auto"/>
            <w:left w:val="none" w:sz="0" w:space="0" w:color="auto"/>
            <w:bottom w:val="none" w:sz="0" w:space="0" w:color="auto"/>
            <w:right w:val="none" w:sz="0" w:space="0" w:color="auto"/>
          </w:divBdr>
        </w:div>
        <w:div w:id="1473214949">
          <w:marLeft w:val="640"/>
          <w:marRight w:val="0"/>
          <w:marTop w:val="0"/>
          <w:marBottom w:val="0"/>
          <w:divBdr>
            <w:top w:val="none" w:sz="0" w:space="0" w:color="auto"/>
            <w:left w:val="none" w:sz="0" w:space="0" w:color="auto"/>
            <w:bottom w:val="none" w:sz="0" w:space="0" w:color="auto"/>
            <w:right w:val="none" w:sz="0" w:space="0" w:color="auto"/>
          </w:divBdr>
        </w:div>
        <w:div w:id="1455637483">
          <w:marLeft w:val="640"/>
          <w:marRight w:val="0"/>
          <w:marTop w:val="0"/>
          <w:marBottom w:val="0"/>
          <w:divBdr>
            <w:top w:val="none" w:sz="0" w:space="0" w:color="auto"/>
            <w:left w:val="none" w:sz="0" w:space="0" w:color="auto"/>
            <w:bottom w:val="none" w:sz="0" w:space="0" w:color="auto"/>
            <w:right w:val="none" w:sz="0" w:space="0" w:color="auto"/>
          </w:divBdr>
        </w:div>
        <w:div w:id="1318074746">
          <w:marLeft w:val="640"/>
          <w:marRight w:val="0"/>
          <w:marTop w:val="0"/>
          <w:marBottom w:val="0"/>
          <w:divBdr>
            <w:top w:val="none" w:sz="0" w:space="0" w:color="auto"/>
            <w:left w:val="none" w:sz="0" w:space="0" w:color="auto"/>
            <w:bottom w:val="none" w:sz="0" w:space="0" w:color="auto"/>
            <w:right w:val="none" w:sz="0" w:space="0" w:color="auto"/>
          </w:divBdr>
        </w:div>
        <w:div w:id="1872496664">
          <w:marLeft w:val="640"/>
          <w:marRight w:val="0"/>
          <w:marTop w:val="0"/>
          <w:marBottom w:val="0"/>
          <w:divBdr>
            <w:top w:val="none" w:sz="0" w:space="0" w:color="auto"/>
            <w:left w:val="none" w:sz="0" w:space="0" w:color="auto"/>
            <w:bottom w:val="none" w:sz="0" w:space="0" w:color="auto"/>
            <w:right w:val="none" w:sz="0" w:space="0" w:color="auto"/>
          </w:divBdr>
        </w:div>
        <w:div w:id="1671985106">
          <w:marLeft w:val="640"/>
          <w:marRight w:val="0"/>
          <w:marTop w:val="0"/>
          <w:marBottom w:val="0"/>
          <w:divBdr>
            <w:top w:val="none" w:sz="0" w:space="0" w:color="auto"/>
            <w:left w:val="none" w:sz="0" w:space="0" w:color="auto"/>
            <w:bottom w:val="none" w:sz="0" w:space="0" w:color="auto"/>
            <w:right w:val="none" w:sz="0" w:space="0" w:color="auto"/>
          </w:divBdr>
        </w:div>
        <w:div w:id="2105571182">
          <w:marLeft w:val="640"/>
          <w:marRight w:val="0"/>
          <w:marTop w:val="0"/>
          <w:marBottom w:val="0"/>
          <w:divBdr>
            <w:top w:val="none" w:sz="0" w:space="0" w:color="auto"/>
            <w:left w:val="none" w:sz="0" w:space="0" w:color="auto"/>
            <w:bottom w:val="none" w:sz="0" w:space="0" w:color="auto"/>
            <w:right w:val="none" w:sz="0" w:space="0" w:color="auto"/>
          </w:divBdr>
        </w:div>
        <w:div w:id="968782581">
          <w:marLeft w:val="640"/>
          <w:marRight w:val="0"/>
          <w:marTop w:val="0"/>
          <w:marBottom w:val="0"/>
          <w:divBdr>
            <w:top w:val="none" w:sz="0" w:space="0" w:color="auto"/>
            <w:left w:val="none" w:sz="0" w:space="0" w:color="auto"/>
            <w:bottom w:val="none" w:sz="0" w:space="0" w:color="auto"/>
            <w:right w:val="none" w:sz="0" w:space="0" w:color="auto"/>
          </w:divBdr>
        </w:div>
        <w:div w:id="1156335778">
          <w:marLeft w:val="640"/>
          <w:marRight w:val="0"/>
          <w:marTop w:val="0"/>
          <w:marBottom w:val="0"/>
          <w:divBdr>
            <w:top w:val="none" w:sz="0" w:space="0" w:color="auto"/>
            <w:left w:val="none" w:sz="0" w:space="0" w:color="auto"/>
            <w:bottom w:val="none" w:sz="0" w:space="0" w:color="auto"/>
            <w:right w:val="none" w:sz="0" w:space="0" w:color="auto"/>
          </w:divBdr>
        </w:div>
        <w:div w:id="1868828855">
          <w:marLeft w:val="640"/>
          <w:marRight w:val="0"/>
          <w:marTop w:val="0"/>
          <w:marBottom w:val="0"/>
          <w:divBdr>
            <w:top w:val="none" w:sz="0" w:space="0" w:color="auto"/>
            <w:left w:val="none" w:sz="0" w:space="0" w:color="auto"/>
            <w:bottom w:val="none" w:sz="0" w:space="0" w:color="auto"/>
            <w:right w:val="none" w:sz="0" w:space="0" w:color="auto"/>
          </w:divBdr>
        </w:div>
        <w:div w:id="2001691170">
          <w:marLeft w:val="640"/>
          <w:marRight w:val="0"/>
          <w:marTop w:val="0"/>
          <w:marBottom w:val="0"/>
          <w:divBdr>
            <w:top w:val="none" w:sz="0" w:space="0" w:color="auto"/>
            <w:left w:val="none" w:sz="0" w:space="0" w:color="auto"/>
            <w:bottom w:val="none" w:sz="0" w:space="0" w:color="auto"/>
            <w:right w:val="none" w:sz="0" w:space="0" w:color="auto"/>
          </w:divBdr>
        </w:div>
        <w:div w:id="2005549198">
          <w:marLeft w:val="640"/>
          <w:marRight w:val="0"/>
          <w:marTop w:val="0"/>
          <w:marBottom w:val="0"/>
          <w:divBdr>
            <w:top w:val="none" w:sz="0" w:space="0" w:color="auto"/>
            <w:left w:val="none" w:sz="0" w:space="0" w:color="auto"/>
            <w:bottom w:val="none" w:sz="0" w:space="0" w:color="auto"/>
            <w:right w:val="none" w:sz="0" w:space="0" w:color="auto"/>
          </w:divBdr>
        </w:div>
        <w:div w:id="1677489076">
          <w:marLeft w:val="640"/>
          <w:marRight w:val="0"/>
          <w:marTop w:val="0"/>
          <w:marBottom w:val="0"/>
          <w:divBdr>
            <w:top w:val="none" w:sz="0" w:space="0" w:color="auto"/>
            <w:left w:val="none" w:sz="0" w:space="0" w:color="auto"/>
            <w:bottom w:val="none" w:sz="0" w:space="0" w:color="auto"/>
            <w:right w:val="none" w:sz="0" w:space="0" w:color="auto"/>
          </w:divBdr>
        </w:div>
        <w:div w:id="197357861">
          <w:marLeft w:val="640"/>
          <w:marRight w:val="0"/>
          <w:marTop w:val="0"/>
          <w:marBottom w:val="0"/>
          <w:divBdr>
            <w:top w:val="none" w:sz="0" w:space="0" w:color="auto"/>
            <w:left w:val="none" w:sz="0" w:space="0" w:color="auto"/>
            <w:bottom w:val="none" w:sz="0" w:space="0" w:color="auto"/>
            <w:right w:val="none" w:sz="0" w:space="0" w:color="auto"/>
          </w:divBdr>
        </w:div>
        <w:div w:id="1831360475">
          <w:marLeft w:val="640"/>
          <w:marRight w:val="0"/>
          <w:marTop w:val="0"/>
          <w:marBottom w:val="0"/>
          <w:divBdr>
            <w:top w:val="none" w:sz="0" w:space="0" w:color="auto"/>
            <w:left w:val="none" w:sz="0" w:space="0" w:color="auto"/>
            <w:bottom w:val="none" w:sz="0" w:space="0" w:color="auto"/>
            <w:right w:val="none" w:sz="0" w:space="0" w:color="auto"/>
          </w:divBdr>
        </w:div>
        <w:div w:id="1293829882">
          <w:marLeft w:val="640"/>
          <w:marRight w:val="0"/>
          <w:marTop w:val="0"/>
          <w:marBottom w:val="0"/>
          <w:divBdr>
            <w:top w:val="none" w:sz="0" w:space="0" w:color="auto"/>
            <w:left w:val="none" w:sz="0" w:space="0" w:color="auto"/>
            <w:bottom w:val="none" w:sz="0" w:space="0" w:color="auto"/>
            <w:right w:val="none" w:sz="0" w:space="0" w:color="auto"/>
          </w:divBdr>
        </w:div>
        <w:div w:id="1602445397">
          <w:marLeft w:val="640"/>
          <w:marRight w:val="0"/>
          <w:marTop w:val="0"/>
          <w:marBottom w:val="0"/>
          <w:divBdr>
            <w:top w:val="none" w:sz="0" w:space="0" w:color="auto"/>
            <w:left w:val="none" w:sz="0" w:space="0" w:color="auto"/>
            <w:bottom w:val="none" w:sz="0" w:space="0" w:color="auto"/>
            <w:right w:val="none" w:sz="0" w:space="0" w:color="auto"/>
          </w:divBdr>
        </w:div>
        <w:div w:id="1585455070">
          <w:marLeft w:val="640"/>
          <w:marRight w:val="0"/>
          <w:marTop w:val="0"/>
          <w:marBottom w:val="0"/>
          <w:divBdr>
            <w:top w:val="none" w:sz="0" w:space="0" w:color="auto"/>
            <w:left w:val="none" w:sz="0" w:space="0" w:color="auto"/>
            <w:bottom w:val="none" w:sz="0" w:space="0" w:color="auto"/>
            <w:right w:val="none" w:sz="0" w:space="0" w:color="auto"/>
          </w:divBdr>
        </w:div>
        <w:div w:id="945160379">
          <w:marLeft w:val="640"/>
          <w:marRight w:val="0"/>
          <w:marTop w:val="0"/>
          <w:marBottom w:val="0"/>
          <w:divBdr>
            <w:top w:val="none" w:sz="0" w:space="0" w:color="auto"/>
            <w:left w:val="none" w:sz="0" w:space="0" w:color="auto"/>
            <w:bottom w:val="none" w:sz="0" w:space="0" w:color="auto"/>
            <w:right w:val="none" w:sz="0" w:space="0" w:color="auto"/>
          </w:divBdr>
        </w:div>
        <w:div w:id="1931083925">
          <w:marLeft w:val="640"/>
          <w:marRight w:val="0"/>
          <w:marTop w:val="0"/>
          <w:marBottom w:val="0"/>
          <w:divBdr>
            <w:top w:val="none" w:sz="0" w:space="0" w:color="auto"/>
            <w:left w:val="none" w:sz="0" w:space="0" w:color="auto"/>
            <w:bottom w:val="none" w:sz="0" w:space="0" w:color="auto"/>
            <w:right w:val="none" w:sz="0" w:space="0" w:color="auto"/>
          </w:divBdr>
        </w:div>
        <w:div w:id="343366607">
          <w:marLeft w:val="640"/>
          <w:marRight w:val="0"/>
          <w:marTop w:val="0"/>
          <w:marBottom w:val="0"/>
          <w:divBdr>
            <w:top w:val="none" w:sz="0" w:space="0" w:color="auto"/>
            <w:left w:val="none" w:sz="0" w:space="0" w:color="auto"/>
            <w:bottom w:val="none" w:sz="0" w:space="0" w:color="auto"/>
            <w:right w:val="none" w:sz="0" w:space="0" w:color="auto"/>
          </w:divBdr>
        </w:div>
        <w:div w:id="650520349">
          <w:marLeft w:val="640"/>
          <w:marRight w:val="0"/>
          <w:marTop w:val="0"/>
          <w:marBottom w:val="0"/>
          <w:divBdr>
            <w:top w:val="none" w:sz="0" w:space="0" w:color="auto"/>
            <w:left w:val="none" w:sz="0" w:space="0" w:color="auto"/>
            <w:bottom w:val="none" w:sz="0" w:space="0" w:color="auto"/>
            <w:right w:val="none" w:sz="0" w:space="0" w:color="auto"/>
          </w:divBdr>
        </w:div>
        <w:div w:id="146439388">
          <w:marLeft w:val="640"/>
          <w:marRight w:val="0"/>
          <w:marTop w:val="0"/>
          <w:marBottom w:val="0"/>
          <w:divBdr>
            <w:top w:val="none" w:sz="0" w:space="0" w:color="auto"/>
            <w:left w:val="none" w:sz="0" w:space="0" w:color="auto"/>
            <w:bottom w:val="none" w:sz="0" w:space="0" w:color="auto"/>
            <w:right w:val="none" w:sz="0" w:space="0" w:color="auto"/>
          </w:divBdr>
        </w:div>
        <w:div w:id="1045326790">
          <w:marLeft w:val="640"/>
          <w:marRight w:val="0"/>
          <w:marTop w:val="0"/>
          <w:marBottom w:val="0"/>
          <w:divBdr>
            <w:top w:val="none" w:sz="0" w:space="0" w:color="auto"/>
            <w:left w:val="none" w:sz="0" w:space="0" w:color="auto"/>
            <w:bottom w:val="none" w:sz="0" w:space="0" w:color="auto"/>
            <w:right w:val="none" w:sz="0" w:space="0" w:color="auto"/>
          </w:divBdr>
        </w:div>
        <w:div w:id="1829589465">
          <w:marLeft w:val="640"/>
          <w:marRight w:val="0"/>
          <w:marTop w:val="0"/>
          <w:marBottom w:val="0"/>
          <w:divBdr>
            <w:top w:val="none" w:sz="0" w:space="0" w:color="auto"/>
            <w:left w:val="none" w:sz="0" w:space="0" w:color="auto"/>
            <w:bottom w:val="none" w:sz="0" w:space="0" w:color="auto"/>
            <w:right w:val="none" w:sz="0" w:space="0" w:color="auto"/>
          </w:divBdr>
        </w:div>
        <w:div w:id="1906646243">
          <w:marLeft w:val="640"/>
          <w:marRight w:val="0"/>
          <w:marTop w:val="0"/>
          <w:marBottom w:val="0"/>
          <w:divBdr>
            <w:top w:val="none" w:sz="0" w:space="0" w:color="auto"/>
            <w:left w:val="none" w:sz="0" w:space="0" w:color="auto"/>
            <w:bottom w:val="none" w:sz="0" w:space="0" w:color="auto"/>
            <w:right w:val="none" w:sz="0" w:space="0" w:color="auto"/>
          </w:divBdr>
        </w:div>
        <w:div w:id="1862933949">
          <w:marLeft w:val="640"/>
          <w:marRight w:val="0"/>
          <w:marTop w:val="0"/>
          <w:marBottom w:val="0"/>
          <w:divBdr>
            <w:top w:val="none" w:sz="0" w:space="0" w:color="auto"/>
            <w:left w:val="none" w:sz="0" w:space="0" w:color="auto"/>
            <w:bottom w:val="none" w:sz="0" w:space="0" w:color="auto"/>
            <w:right w:val="none" w:sz="0" w:space="0" w:color="auto"/>
          </w:divBdr>
        </w:div>
        <w:div w:id="1922643372">
          <w:marLeft w:val="640"/>
          <w:marRight w:val="0"/>
          <w:marTop w:val="0"/>
          <w:marBottom w:val="0"/>
          <w:divBdr>
            <w:top w:val="none" w:sz="0" w:space="0" w:color="auto"/>
            <w:left w:val="none" w:sz="0" w:space="0" w:color="auto"/>
            <w:bottom w:val="none" w:sz="0" w:space="0" w:color="auto"/>
            <w:right w:val="none" w:sz="0" w:space="0" w:color="auto"/>
          </w:divBdr>
        </w:div>
        <w:div w:id="1272780706">
          <w:marLeft w:val="640"/>
          <w:marRight w:val="0"/>
          <w:marTop w:val="0"/>
          <w:marBottom w:val="0"/>
          <w:divBdr>
            <w:top w:val="none" w:sz="0" w:space="0" w:color="auto"/>
            <w:left w:val="none" w:sz="0" w:space="0" w:color="auto"/>
            <w:bottom w:val="none" w:sz="0" w:space="0" w:color="auto"/>
            <w:right w:val="none" w:sz="0" w:space="0" w:color="auto"/>
          </w:divBdr>
        </w:div>
        <w:div w:id="790322911">
          <w:marLeft w:val="640"/>
          <w:marRight w:val="0"/>
          <w:marTop w:val="0"/>
          <w:marBottom w:val="0"/>
          <w:divBdr>
            <w:top w:val="none" w:sz="0" w:space="0" w:color="auto"/>
            <w:left w:val="none" w:sz="0" w:space="0" w:color="auto"/>
            <w:bottom w:val="none" w:sz="0" w:space="0" w:color="auto"/>
            <w:right w:val="none" w:sz="0" w:space="0" w:color="auto"/>
          </w:divBdr>
        </w:div>
        <w:div w:id="883517236">
          <w:marLeft w:val="640"/>
          <w:marRight w:val="0"/>
          <w:marTop w:val="0"/>
          <w:marBottom w:val="0"/>
          <w:divBdr>
            <w:top w:val="none" w:sz="0" w:space="0" w:color="auto"/>
            <w:left w:val="none" w:sz="0" w:space="0" w:color="auto"/>
            <w:bottom w:val="none" w:sz="0" w:space="0" w:color="auto"/>
            <w:right w:val="none" w:sz="0" w:space="0" w:color="auto"/>
          </w:divBdr>
        </w:div>
        <w:div w:id="2072387350">
          <w:marLeft w:val="640"/>
          <w:marRight w:val="0"/>
          <w:marTop w:val="0"/>
          <w:marBottom w:val="0"/>
          <w:divBdr>
            <w:top w:val="none" w:sz="0" w:space="0" w:color="auto"/>
            <w:left w:val="none" w:sz="0" w:space="0" w:color="auto"/>
            <w:bottom w:val="none" w:sz="0" w:space="0" w:color="auto"/>
            <w:right w:val="none" w:sz="0" w:space="0" w:color="auto"/>
          </w:divBdr>
        </w:div>
        <w:div w:id="1244801314">
          <w:marLeft w:val="640"/>
          <w:marRight w:val="0"/>
          <w:marTop w:val="0"/>
          <w:marBottom w:val="0"/>
          <w:divBdr>
            <w:top w:val="none" w:sz="0" w:space="0" w:color="auto"/>
            <w:left w:val="none" w:sz="0" w:space="0" w:color="auto"/>
            <w:bottom w:val="none" w:sz="0" w:space="0" w:color="auto"/>
            <w:right w:val="none" w:sz="0" w:space="0" w:color="auto"/>
          </w:divBdr>
        </w:div>
        <w:div w:id="1045368088">
          <w:marLeft w:val="640"/>
          <w:marRight w:val="0"/>
          <w:marTop w:val="0"/>
          <w:marBottom w:val="0"/>
          <w:divBdr>
            <w:top w:val="none" w:sz="0" w:space="0" w:color="auto"/>
            <w:left w:val="none" w:sz="0" w:space="0" w:color="auto"/>
            <w:bottom w:val="none" w:sz="0" w:space="0" w:color="auto"/>
            <w:right w:val="none" w:sz="0" w:space="0" w:color="auto"/>
          </w:divBdr>
        </w:div>
        <w:div w:id="2088113499">
          <w:marLeft w:val="640"/>
          <w:marRight w:val="0"/>
          <w:marTop w:val="0"/>
          <w:marBottom w:val="0"/>
          <w:divBdr>
            <w:top w:val="none" w:sz="0" w:space="0" w:color="auto"/>
            <w:left w:val="none" w:sz="0" w:space="0" w:color="auto"/>
            <w:bottom w:val="none" w:sz="0" w:space="0" w:color="auto"/>
            <w:right w:val="none" w:sz="0" w:space="0" w:color="auto"/>
          </w:divBdr>
        </w:div>
        <w:div w:id="2100327635">
          <w:marLeft w:val="640"/>
          <w:marRight w:val="0"/>
          <w:marTop w:val="0"/>
          <w:marBottom w:val="0"/>
          <w:divBdr>
            <w:top w:val="none" w:sz="0" w:space="0" w:color="auto"/>
            <w:left w:val="none" w:sz="0" w:space="0" w:color="auto"/>
            <w:bottom w:val="none" w:sz="0" w:space="0" w:color="auto"/>
            <w:right w:val="none" w:sz="0" w:space="0" w:color="auto"/>
          </w:divBdr>
        </w:div>
        <w:div w:id="1693148168">
          <w:marLeft w:val="640"/>
          <w:marRight w:val="0"/>
          <w:marTop w:val="0"/>
          <w:marBottom w:val="0"/>
          <w:divBdr>
            <w:top w:val="none" w:sz="0" w:space="0" w:color="auto"/>
            <w:left w:val="none" w:sz="0" w:space="0" w:color="auto"/>
            <w:bottom w:val="none" w:sz="0" w:space="0" w:color="auto"/>
            <w:right w:val="none" w:sz="0" w:space="0" w:color="auto"/>
          </w:divBdr>
        </w:div>
        <w:div w:id="172493796">
          <w:marLeft w:val="640"/>
          <w:marRight w:val="0"/>
          <w:marTop w:val="0"/>
          <w:marBottom w:val="0"/>
          <w:divBdr>
            <w:top w:val="none" w:sz="0" w:space="0" w:color="auto"/>
            <w:left w:val="none" w:sz="0" w:space="0" w:color="auto"/>
            <w:bottom w:val="none" w:sz="0" w:space="0" w:color="auto"/>
            <w:right w:val="none" w:sz="0" w:space="0" w:color="auto"/>
          </w:divBdr>
        </w:div>
        <w:div w:id="1875800971">
          <w:marLeft w:val="640"/>
          <w:marRight w:val="0"/>
          <w:marTop w:val="0"/>
          <w:marBottom w:val="0"/>
          <w:divBdr>
            <w:top w:val="none" w:sz="0" w:space="0" w:color="auto"/>
            <w:left w:val="none" w:sz="0" w:space="0" w:color="auto"/>
            <w:bottom w:val="none" w:sz="0" w:space="0" w:color="auto"/>
            <w:right w:val="none" w:sz="0" w:space="0" w:color="auto"/>
          </w:divBdr>
        </w:div>
        <w:div w:id="1369526916">
          <w:marLeft w:val="640"/>
          <w:marRight w:val="0"/>
          <w:marTop w:val="0"/>
          <w:marBottom w:val="0"/>
          <w:divBdr>
            <w:top w:val="none" w:sz="0" w:space="0" w:color="auto"/>
            <w:left w:val="none" w:sz="0" w:space="0" w:color="auto"/>
            <w:bottom w:val="none" w:sz="0" w:space="0" w:color="auto"/>
            <w:right w:val="none" w:sz="0" w:space="0" w:color="auto"/>
          </w:divBdr>
        </w:div>
        <w:div w:id="2003239405">
          <w:marLeft w:val="640"/>
          <w:marRight w:val="0"/>
          <w:marTop w:val="0"/>
          <w:marBottom w:val="0"/>
          <w:divBdr>
            <w:top w:val="none" w:sz="0" w:space="0" w:color="auto"/>
            <w:left w:val="none" w:sz="0" w:space="0" w:color="auto"/>
            <w:bottom w:val="none" w:sz="0" w:space="0" w:color="auto"/>
            <w:right w:val="none" w:sz="0" w:space="0" w:color="auto"/>
          </w:divBdr>
        </w:div>
        <w:div w:id="77752032">
          <w:marLeft w:val="640"/>
          <w:marRight w:val="0"/>
          <w:marTop w:val="0"/>
          <w:marBottom w:val="0"/>
          <w:divBdr>
            <w:top w:val="none" w:sz="0" w:space="0" w:color="auto"/>
            <w:left w:val="none" w:sz="0" w:space="0" w:color="auto"/>
            <w:bottom w:val="none" w:sz="0" w:space="0" w:color="auto"/>
            <w:right w:val="none" w:sz="0" w:space="0" w:color="auto"/>
          </w:divBdr>
        </w:div>
      </w:divsChild>
    </w:div>
    <w:div w:id="1231233309">
      <w:bodyDiv w:val="1"/>
      <w:marLeft w:val="0"/>
      <w:marRight w:val="0"/>
      <w:marTop w:val="0"/>
      <w:marBottom w:val="0"/>
      <w:divBdr>
        <w:top w:val="none" w:sz="0" w:space="0" w:color="auto"/>
        <w:left w:val="none" w:sz="0" w:space="0" w:color="auto"/>
        <w:bottom w:val="none" w:sz="0" w:space="0" w:color="auto"/>
        <w:right w:val="none" w:sz="0" w:space="0" w:color="auto"/>
      </w:divBdr>
      <w:divsChild>
        <w:div w:id="1494030872">
          <w:marLeft w:val="640"/>
          <w:marRight w:val="0"/>
          <w:marTop w:val="0"/>
          <w:marBottom w:val="0"/>
          <w:divBdr>
            <w:top w:val="none" w:sz="0" w:space="0" w:color="auto"/>
            <w:left w:val="none" w:sz="0" w:space="0" w:color="auto"/>
            <w:bottom w:val="none" w:sz="0" w:space="0" w:color="auto"/>
            <w:right w:val="none" w:sz="0" w:space="0" w:color="auto"/>
          </w:divBdr>
        </w:div>
        <w:div w:id="1050230646">
          <w:marLeft w:val="640"/>
          <w:marRight w:val="0"/>
          <w:marTop w:val="0"/>
          <w:marBottom w:val="0"/>
          <w:divBdr>
            <w:top w:val="none" w:sz="0" w:space="0" w:color="auto"/>
            <w:left w:val="none" w:sz="0" w:space="0" w:color="auto"/>
            <w:bottom w:val="none" w:sz="0" w:space="0" w:color="auto"/>
            <w:right w:val="none" w:sz="0" w:space="0" w:color="auto"/>
          </w:divBdr>
        </w:div>
        <w:div w:id="793056894">
          <w:marLeft w:val="640"/>
          <w:marRight w:val="0"/>
          <w:marTop w:val="0"/>
          <w:marBottom w:val="0"/>
          <w:divBdr>
            <w:top w:val="none" w:sz="0" w:space="0" w:color="auto"/>
            <w:left w:val="none" w:sz="0" w:space="0" w:color="auto"/>
            <w:bottom w:val="none" w:sz="0" w:space="0" w:color="auto"/>
            <w:right w:val="none" w:sz="0" w:space="0" w:color="auto"/>
          </w:divBdr>
        </w:div>
        <w:div w:id="1492216314">
          <w:marLeft w:val="640"/>
          <w:marRight w:val="0"/>
          <w:marTop w:val="0"/>
          <w:marBottom w:val="0"/>
          <w:divBdr>
            <w:top w:val="none" w:sz="0" w:space="0" w:color="auto"/>
            <w:left w:val="none" w:sz="0" w:space="0" w:color="auto"/>
            <w:bottom w:val="none" w:sz="0" w:space="0" w:color="auto"/>
            <w:right w:val="none" w:sz="0" w:space="0" w:color="auto"/>
          </w:divBdr>
        </w:div>
        <w:div w:id="166287789">
          <w:marLeft w:val="640"/>
          <w:marRight w:val="0"/>
          <w:marTop w:val="0"/>
          <w:marBottom w:val="0"/>
          <w:divBdr>
            <w:top w:val="none" w:sz="0" w:space="0" w:color="auto"/>
            <w:left w:val="none" w:sz="0" w:space="0" w:color="auto"/>
            <w:bottom w:val="none" w:sz="0" w:space="0" w:color="auto"/>
            <w:right w:val="none" w:sz="0" w:space="0" w:color="auto"/>
          </w:divBdr>
        </w:div>
        <w:div w:id="1329360499">
          <w:marLeft w:val="640"/>
          <w:marRight w:val="0"/>
          <w:marTop w:val="0"/>
          <w:marBottom w:val="0"/>
          <w:divBdr>
            <w:top w:val="none" w:sz="0" w:space="0" w:color="auto"/>
            <w:left w:val="none" w:sz="0" w:space="0" w:color="auto"/>
            <w:bottom w:val="none" w:sz="0" w:space="0" w:color="auto"/>
            <w:right w:val="none" w:sz="0" w:space="0" w:color="auto"/>
          </w:divBdr>
        </w:div>
        <w:div w:id="432163773">
          <w:marLeft w:val="640"/>
          <w:marRight w:val="0"/>
          <w:marTop w:val="0"/>
          <w:marBottom w:val="0"/>
          <w:divBdr>
            <w:top w:val="none" w:sz="0" w:space="0" w:color="auto"/>
            <w:left w:val="none" w:sz="0" w:space="0" w:color="auto"/>
            <w:bottom w:val="none" w:sz="0" w:space="0" w:color="auto"/>
            <w:right w:val="none" w:sz="0" w:space="0" w:color="auto"/>
          </w:divBdr>
        </w:div>
        <w:div w:id="635374334">
          <w:marLeft w:val="640"/>
          <w:marRight w:val="0"/>
          <w:marTop w:val="0"/>
          <w:marBottom w:val="0"/>
          <w:divBdr>
            <w:top w:val="none" w:sz="0" w:space="0" w:color="auto"/>
            <w:left w:val="none" w:sz="0" w:space="0" w:color="auto"/>
            <w:bottom w:val="none" w:sz="0" w:space="0" w:color="auto"/>
            <w:right w:val="none" w:sz="0" w:space="0" w:color="auto"/>
          </w:divBdr>
        </w:div>
        <w:div w:id="696858687">
          <w:marLeft w:val="640"/>
          <w:marRight w:val="0"/>
          <w:marTop w:val="0"/>
          <w:marBottom w:val="0"/>
          <w:divBdr>
            <w:top w:val="none" w:sz="0" w:space="0" w:color="auto"/>
            <w:left w:val="none" w:sz="0" w:space="0" w:color="auto"/>
            <w:bottom w:val="none" w:sz="0" w:space="0" w:color="auto"/>
            <w:right w:val="none" w:sz="0" w:space="0" w:color="auto"/>
          </w:divBdr>
        </w:div>
        <w:div w:id="884679241">
          <w:marLeft w:val="640"/>
          <w:marRight w:val="0"/>
          <w:marTop w:val="0"/>
          <w:marBottom w:val="0"/>
          <w:divBdr>
            <w:top w:val="none" w:sz="0" w:space="0" w:color="auto"/>
            <w:left w:val="none" w:sz="0" w:space="0" w:color="auto"/>
            <w:bottom w:val="none" w:sz="0" w:space="0" w:color="auto"/>
            <w:right w:val="none" w:sz="0" w:space="0" w:color="auto"/>
          </w:divBdr>
        </w:div>
        <w:div w:id="1419212227">
          <w:marLeft w:val="640"/>
          <w:marRight w:val="0"/>
          <w:marTop w:val="0"/>
          <w:marBottom w:val="0"/>
          <w:divBdr>
            <w:top w:val="none" w:sz="0" w:space="0" w:color="auto"/>
            <w:left w:val="none" w:sz="0" w:space="0" w:color="auto"/>
            <w:bottom w:val="none" w:sz="0" w:space="0" w:color="auto"/>
            <w:right w:val="none" w:sz="0" w:space="0" w:color="auto"/>
          </w:divBdr>
        </w:div>
        <w:div w:id="978613723">
          <w:marLeft w:val="640"/>
          <w:marRight w:val="0"/>
          <w:marTop w:val="0"/>
          <w:marBottom w:val="0"/>
          <w:divBdr>
            <w:top w:val="none" w:sz="0" w:space="0" w:color="auto"/>
            <w:left w:val="none" w:sz="0" w:space="0" w:color="auto"/>
            <w:bottom w:val="none" w:sz="0" w:space="0" w:color="auto"/>
            <w:right w:val="none" w:sz="0" w:space="0" w:color="auto"/>
          </w:divBdr>
        </w:div>
        <w:div w:id="1506897144">
          <w:marLeft w:val="640"/>
          <w:marRight w:val="0"/>
          <w:marTop w:val="0"/>
          <w:marBottom w:val="0"/>
          <w:divBdr>
            <w:top w:val="none" w:sz="0" w:space="0" w:color="auto"/>
            <w:left w:val="none" w:sz="0" w:space="0" w:color="auto"/>
            <w:bottom w:val="none" w:sz="0" w:space="0" w:color="auto"/>
            <w:right w:val="none" w:sz="0" w:space="0" w:color="auto"/>
          </w:divBdr>
        </w:div>
        <w:div w:id="1750690533">
          <w:marLeft w:val="640"/>
          <w:marRight w:val="0"/>
          <w:marTop w:val="0"/>
          <w:marBottom w:val="0"/>
          <w:divBdr>
            <w:top w:val="none" w:sz="0" w:space="0" w:color="auto"/>
            <w:left w:val="none" w:sz="0" w:space="0" w:color="auto"/>
            <w:bottom w:val="none" w:sz="0" w:space="0" w:color="auto"/>
            <w:right w:val="none" w:sz="0" w:space="0" w:color="auto"/>
          </w:divBdr>
        </w:div>
        <w:div w:id="1979189858">
          <w:marLeft w:val="640"/>
          <w:marRight w:val="0"/>
          <w:marTop w:val="0"/>
          <w:marBottom w:val="0"/>
          <w:divBdr>
            <w:top w:val="none" w:sz="0" w:space="0" w:color="auto"/>
            <w:left w:val="none" w:sz="0" w:space="0" w:color="auto"/>
            <w:bottom w:val="none" w:sz="0" w:space="0" w:color="auto"/>
            <w:right w:val="none" w:sz="0" w:space="0" w:color="auto"/>
          </w:divBdr>
        </w:div>
        <w:div w:id="735973385">
          <w:marLeft w:val="640"/>
          <w:marRight w:val="0"/>
          <w:marTop w:val="0"/>
          <w:marBottom w:val="0"/>
          <w:divBdr>
            <w:top w:val="none" w:sz="0" w:space="0" w:color="auto"/>
            <w:left w:val="none" w:sz="0" w:space="0" w:color="auto"/>
            <w:bottom w:val="none" w:sz="0" w:space="0" w:color="auto"/>
            <w:right w:val="none" w:sz="0" w:space="0" w:color="auto"/>
          </w:divBdr>
        </w:div>
        <w:div w:id="49379014">
          <w:marLeft w:val="640"/>
          <w:marRight w:val="0"/>
          <w:marTop w:val="0"/>
          <w:marBottom w:val="0"/>
          <w:divBdr>
            <w:top w:val="none" w:sz="0" w:space="0" w:color="auto"/>
            <w:left w:val="none" w:sz="0" w:space="0" w:color="auto"/>
            <w:bottom w:val="none" w:sz="0" w:space="0" w:color="auto"/>
            <w:right w:val="none" w:sz="0" w:space="0" w:color="auto"/>
          </w:divBdr>
        </w:div>
        <w:div w:id="2039044908">
          <w:marLeft w:val="640"/>
          <w:marRight w:val="0"/>
          <w:marTop w:val="0"/>
          <w:marBottom w:val="0"/>
          <w:divBdr>
            <w:top w:val="none" w:sz="0" w:space="0" w:color="auto"/>
            <w:left w:val="none" w:sz="0" w:space="0" w:color="auto"/>
            <w:bottom w:val="none" w:sz="0" w:space="0" w:color="auto"/>
            <w:right w:val="none" w:sz="0" w:space="0" w:color="auto"/>
          </w:divBdr>
        </w:div>
        <w:div w:id="806974023">
          <w:marLeft w:val="640"/>
          <w:marRight w:val="0"/>
          <w:marTop w:val="0"/>
          <w:marBottom w:val="0"/>
          <w:divBdr>
            <w:top w:val="none" w:sz="0" w:space="0" w:color="auto"/>
            <w:left w:val="none" w:sz="0" w:space="0" w:color="auto"/>
            <w:bottom w:val="none" w:sz="0" w:space="0" w:color="auto"/>
            <w:right w:val="none" w:sz="0" w:space="0" w:color="auto"/>
          </w:divBdr>
        </w:div>
        <w:div w:id="845747167">
          <w:marLeft w:val="640"/>
          <w:marRight w:val="0"/>
          <w:marTop w:val="0"/>
          <w:marBottom w:val="0"/>
          <w:divBdr>
            <w:top w:val="none" w:sz="0" w:space="0" w:color="auto"/>
            <w:left w:val="none" w:sz="0" w:space="0" w:color="auto"/>
            <w:bottom w:val="none" w:sz="0" w:space="0" w:color="auto"/>
            <w:right w:val="none" w:sz="0" w:space="0" w:color="auto"/>
          </w:divBdr>
        </w:div>
        <w:div w:id="501744823">
          <w:marLeft w:val="640"/>
          <w:marRight w:val="0"/>
          <w:marTop w:val="0"/>
          <w:marBottom w:val="0"/>
          <w:divBdr>
            <w:top w:val="none" w:sz="0" w:space="0" w:color="auto"/>
            <w:left w:val="none" w:sz="0" w:space="0" w:color="auto"/>
            <w:bottom w:val="none" w:sz="0" w:space="0" w:color="auto"/>
            <w:right w:val="none" w:sz="0" w:space="0" w:color="auto"/>
          </w:divBdr>
        </w:div>
        <w:div w:id="1274940864">
          <w:marLeft w:val="640"/>
          <w:marRight w:val="0"/>
          <w:marTop w:val="0"/>
          <w:marBottom w:val="0"/>
          <w:divBdr>
            <w:top w:val="none" w:sz="0" w:space="0" w:color="auto"/>
            <w:left w:val="none" w:sz="0" w:space="0" w:color="auto"/>
            <w:bottom w:val="none" w:sz="0" w:space="0" w:color="auto"/>
            <w:right w:val="none" w:sz="0" w:space="0" w:color="auto"/>
          </w:divBdr>
        </w:div>
        <w:div w:id="1991521110">
          <w:marLeft w:val="640"/>
          <w:marRight w:val="0"/>
          <w:marTop w:val="0"/>
          <w:marBottom w:val="0"/>
          <w:divBdr>
            <w:top w:val="none" w:sz="0" w:space="0" w:color="auto"/>
            <w:left w:val="none" w:sz="0" w:space="0" w:color="auto"/>
            <w:bottom w:val="none" w:sz="0" w:space="0" w:color="auto"/>
            <w:right w:val="none" w:sz="0" w:space="0" w:color="auto"/>
          </w:divBdr>
        </w:div>
        <w:div w:id="1389262507">
          <w:marLeft w:val="640"/>
          <w:marRight w:val="0"/>
          <w:marTop w:val="0"/>
          <w:marBottom w:val="0"/>
          <w:divBdr>
            <w:top w:val="none" w:sz="0" w:space="0" w:color="auto"/>
            <w:left w:val="none" w:sz="0" w:space="0" w:color="auto"/>
            <w:bottom w:val="none" w:sz="0" w:space="0" w:color="auto"/>
            <w:right w:val="none" w:sz="0" w:space="0" w:color="auto"/>
          </w:divBdr>
        </w:div>
        <w:div w:id="228660504">
          <w:marLeft w:val="640"/>
          <w:marRight w:val="0"/>
          <w:marTop w:val="0"/>
          <w:marBottom w:val="0"/>
          <w:divBdr>
            <w:top w:val="none" w:sz="0" w:space="0" w:color="auto"/>
            <w:left w:val="none" w:sz="0" w:space="0" w:color="auto"/>
            <w:bottom w:val="none" w:sz="0" w:space="0" w:color="auto"/>
            <w:right w:val="none" w:sz="0" w:space="0" w:color="auto"/>
          </w:divBdr>
        </w:div>
        <w:div w:id="1820805333">
          <w:marLeft w:val="640"/>
          <w:marRight w:val="0"/>
          <w:marTop w:val="0"/>
          <w:marBottom w:val="0"/>
          <w:divBdr>
            <w:top w:val="none" w:sz="0" w:space="0" w:color="auto"/>
            <w:left w:val="none" w:sz="0" w:space="0" w:color="auto"/>
            <w:bottom w:val="none" w:sz="0" w:space="0" w:color="auto"/>
            <w:right w:val="none" w:sz="0" w:space="0" w:color="auto"/>
          </w:divBdr>
        </w:div>
        <w:div w:id="1650014945">
          <w:marLeft w:val="640"/>
          <w:marRight w:val="0"/>
          <w:marTop w:val="0"/>
          <w:marBottom w:val="0"/>
          <w:divBdr>
            <w:top w:val="none" w:sz="0" w:space="0" w:color="auto"/>
            <w:left w:val="none" w:sz="0" w:space="0" w:color="auto"/>
            <w:bottom w:val="none" w:sz="0" w:space="0" w:color="auto"/>
            <w:right w:val="none" w:sz="0" w:space="0" w:color="auto"/>
          </w:divBdr>
        </w:div>
        <w:div w:id="402485127">
          <w:marLeft w:val="640"/>
          <w:marRight w:val="0"/>
          <w:marTop w:val="0"/>
          <w:marBottom w:val="0"/>
          <w:divBdr>
            <w:top w:val="none" w:sz="0" w:space="0" w:color="auto"/>
            <w:left w:val="none" w:sz="0" w:space="0" w:color="auto"/>
            <w:bottom w:val="none" w:sz="0" w:space="0" w:color="auto"/>
            <w:right w:val="none" w:sz="0" w:space="0" w:color="auto"/>
          </w:divBdr>
        </w:div>
        <w:div w:id="1354261512">
          <w:marLeft w:val="640"/>
          <w:marRight w:val="0"/>
          <w:marTop w:val="0"/>
          <w:marBottom w:val="0"/>
          <w:divBdr>
            <w:top w:val="none" w:sz="0" w:space="0" w:color="auto"/>
            <w:left w:val="none" w:sz="0" w:space="0" w:color="auto"/>
            <w:bottom w:val="none" w:sz="0" w:space="0" w:color="auto"/>
            <w:right w:val="none" w:sz="0" w:space="0" w:color="auto"/>
          </w:divBdr>
        </w:div>
        <w:div w:id="1860973572">
          <w:marLeft w:val="640"/>
          <w:marRight w:val="0"/>
          <w:marTop w:val="0"/>
          <w:marBottom w:val="0"/>
          <w:divBdr>
            <w:top w:val="none" w:sz="0" w:space="0" w:color="auto"/>
            <w:left w:val="none" w:sz="0" w:space="0" w:color="auto"/>
            <w:bottom w:val="none" w:sz="0" w:space="0" w:color="auto"/>
            <w:right w:val="none" w:sz="0" w:space="0" w:color="auto"/>
          </w:divBdr>
        </w:div>
        <w:div w:id="1511680563">
          <w:marLeft w:val="640"/>
          <w:marRight w:val="0"/>
          <w:marTop w:val="0"/>
          <w:marBottom w:val="0"/>
          <w:divBdr>
            <w:top w:val="none" w:sz="0" w:space="0" w:color="auto"/>
            <w:left w:val="none" w:sz="0" w:space="0" w:color="auto"/>
            <w:bottom w:val="none" w:sz="0" w:space="0" w:color="auto"/>
            <w:right w:val="none" w:sz="0" w:space="0" w:color="auto"/>
          </w:divBdr>
        </w:div>
        <w:div w:id="1071539476">
          <w:marLeft w:val="640"/>
          <w:marRight w:val="0"/>
          <w:marTop w:val="0"/>
          <w:marBottom w:val="0"/>
          <w:divBdr>
            <w:top w:val="none" w:sz="0" w:space="0" w:color="auto"/>
            <w:left w:val="none" w:sz="0" w:space="0" w:color="auto"/>
            <w:bottom w:val="none" w:sz="0" w:space="0" w:color="auto"/>
            <w:right w:val="none" w:sz="0" w:space="0" w:color="auto"/>
          </w:divBdr>
        </w:div>
        <w:div w:id="1772703759">
          <w:marLeft w:val="640"/>
          <w:marRight w:val="0"/>
          <w:marTop w:val="0"/>
          <w:marBottom w:val="0"/>
          <w:divBdr>
            <w:top w:val="none" w:sz="0" w:space="0" w:color="auto"/>
            <w:left w:val="none" w:sz="0" w:space="0" w:color="auto"/>
            <w:bottom w:val="none" w:sz="0" w:space="0" w:color="auto"/>
            <w:right w:val="none" w:sz="0" w:space="0" w:color="auto"/>
          </w:divBdr>
        </w:div>
        <w:div w:id="586813031">
          <w:marLeft w:val="640"/>
          <w:marRight w:val="0"/>
          <w:marTop w:val="0"/>
          <w:marBottom w:val="0"/>
          <w:divBdr>
            <w:top w:val="none" w:sz="0" w:space="0" w:color="auto"/>
            <w:left w:val="none" w:sz="0" w:space="0" w:color="auto"/>
            <w:bottom w:val="none" w:sz="0" w:space="0" w:color="auto"/>
            <w:right w:val="none" w:sz="0" w:space="0" w:color="auto"/>
          </w:divBdr>
        </w:div>
        <w:div w:id="1277835219">
          <w:marLeft w:val="640"/>
          <w:marRight w:val="0"/>
          <w:marTop w:val="0"/>
          <w:marBottom w:val="0"/>
          <w:divBdr>
            <w:top w:val="none" w:sz="0" w:space="0" w:color="auto"/>
            <w:left w:val="none" w:sz="0" w:space="0" w:color="auto"/>
            <w:bottom w:val="none" w:sz="0" w:space="0" w:color="auto"/>
            <w:right w:val="none" w:sz="0" w:space="0" w:color="auto"/>
          </w:divBdr>
        </w:div>
        <w:div w:id="1348214594">
          <w:marLeft w:val="640"/>
          <w:marRight w:val="0"/>
          <w:marTop w:val="0"/>
          <w:marBottom w:val="0"/>
          <w:divBdr>
            <w:top w:val="none" w:sz="0" w:space="0" w:color="auto"/>
            <w:left w:val="none" w:sz="0" w:space="0" w:color="auto"/>
            <w:bottom w:val="none" w:sz="0" w:space="0" w:color="auto"/>
            <w:right w:val="none" w:sz="0" w:space="0" w:color="auto"/>
          </w:divBdr>
        </w:div>
        <w:div w:id="1555658947">
          <w:marLeft w:val="640"/>
          <w:marRight w:val="0"/>
          <w:marTop w:val="0"/>
          <w:marBottom w:val="0"/>
          <w:divBdr>
            <w:top w:val="none" w:sz="0" w:space="0" w:color="auto"/>
            <w:left w:val="none" w:sz="0" w:space="0" w:color="auto"/>
            <w:bottom w:val="none" w:sz="0" w:space="0" w:color="auto"/>
            <w:right w:val="none" w:sz="0" w:space="0" w:color="auto"/>
          </w:divBdr>
        </w:div>
        <w:div w:id="1991472302">
          <w:marLeft w:val="640"/>
          <w:marRight w:val="0"/>
          <w:marTop w:val="0"/>
          <w:marBottom w:val="0"/>
          <w:divBdr>
            <w:top w:val="none" w:sz="0" w:space="0" w:color="auto"/>
            <w:left w:val="none" w:sz="0" w:space="0" w:color="auto"/>
            <w:bottom w:val="none" w:sz="0" w:space="0" w:color="auto"/>
            <w:right w:val="none" w:sz="0" w:space="0" w:color="auto"/>
          </w:divBdr>
        </w:div>
        <w:div w:id="134222144">
          <w:marLeft w:val="640"/>
          <w:marRight w:val="0"/>
          <w:marTop w:val="0"/>
          <w:marBottom w:val="0"/>
          <w:divBdr>
            <w:top w:val="none" w:sz="0" w:space="0" w:color="auto"/>
            <w:left w:val="none" w:sz="0" w:space="0" w:color="auto"/>
            <w:bottom w:val="none" w:sz="0" w:space="0" w:color="auto"/>
            <w:right w:val="none" w:sz="0" w:space="0" w:color="auto"/>
          </w:divBdr>
        </w:div>
        <w:div w:id="1483038986">
          <w:marLeft w:val="640"/>
          <w:marRight w:val="0"/>
          <w:marTop w:val="0"/>
          <w:marBottom w:val="0"/>
          <w:divBdr>
            <w:top w:val="none" w:sz="0" w:space="0" w:color="auto"/>
            <w:left w:val="none" w:sz="0" w:space="0" w:color="auto"/>
            <w:bottom w:val="none" w:sz="0" w:space="0" w:color="auto"/>
            <w:right w:val="none" w:sz="0" w:space="0" w:color="auto"/>
          </w:divBdr>
        </w:div>
        <w:div w:id="2087530753">
          <w:marLeft w:val="640"/>
          <w:marRight w:val="0"/>
          <w:marTop w:val="0"/>
          <w:marBottom w:val="0"/>
          <w:divBdr>
            <w:top w:val="none" w:sz="0" w:space="0" w:color="auto"/>
            <w:left w:val="none" w:sz="0" w:space="0" w:color="auto"/>
            <w:bottom w:val="none" w:sz="0" w:space="0" w:color="auto"/>
            <w:right w:val="none" w:sz="0" w:space="0" w:color="auto"/>
          </w:divBdr>
        </w:div>
        <w:div w:id="2038696031">
          <w:marLeft w:val="640"/>
          <w:marRight w:val="0"/>
          <w:marTop w:val="0"/>
          <w:marBottom w:val="0"/>
          <w:divBdr>
            <w:top w:val="none" w:sz="0" w:space="0" w:color="auto"/>
            <w:left w:val="none" w:sz="0" w:space="0" w:color="auto"/>
            <w:bottom w:val="none" w:sz="0" w:space="0" w:color="auto"/>
            <w:right w:val="none" w:sz="0" w:space="0" w:color="auto"/>
          </w:divBdr>
        </w:div>
        <w:div w:id="2002613857">
          <w:marLeft w:val="640"/>
          <w:marRight w:val="0"/>
          <w:marTop w:val="0"/>
          <w:marBottom w:val="0"/>
          <w:divBdr>
            <w:top w:val="none" w:sz="0" w:space="0" w:color="auto"/>
            <w:left w:val="none" w:sz="0" w:space="0" w:color="auto"/>
            <w:bottom w:val="none" w:sz="0" w:space="0" w:color="auto"/>
            <w:right w:val="none" w:sz="0" w:space="0" w:color="auto"/>
          </w:divBdr>
        </w:div>
        <w:div w:id="406459149">
          <w:marLeft w:val="640"/>
          <w:marRight w:val="0"/>
          <w:marTop w:val="0"/>
          <w:marBottom w:val="0"/>
          <w:divBdr>
            <w:top w:val="none" w:sz="0" w:space="0" w:color="auto"/>
            <w:left w:val="none" w:sz="0" w:space="0" w:color="auto"/>
            <w:bottom w:val="none" w:sz="0" w:space="0" w:color="auto"/>
            <w:right w:val="none" w:sz="0" w:space="0" w:color="auto"/>
          </w:divBdr>
        </w:div>
        <w:div w:id="335617122">
          <w:marLeft w:val="640"/>
          <w:marRight w:val="0"/>
          <w:marTop w:val="0"/>
          <w:marBottom w:val="0"/>
          <w:divBdr>
            <w:top w:val="none" w:sz="0" w:space="0" w:color="auto"/>
            <w:left w:val="none" w:sz="0" w:space="0" w:color="auto"/>
            <w:bottom w:val="none" w:sz="0" w:space="0" w:color="auto"/>
            <w:right w:val="none" w:sz="0" w:space="0" w:color="auto"/>
          </w:divBdr>
        </w:div>
        <w:div w:id="1840539115">
          <w:marLeft w:val="640"/>
          <w:marRight w:val="0"/>
          <w:marTop w:val="0"/>
          <w:marBottom w:val="0"/>
          <w:divBdr>
            <w:top w:val="none" w:sz="0" w:space="0" w:color="auto"/>
            <w:left w:val="none" w:sz="0" w:space="0" w:color="auto"/>
            <w:bottom w:val="none" w:sz="0" w:space="0" w:color="auto"/>
            <w:right w:val="none" w:sz="0" w:space="0" w:color="auto"/>
          </w:divBdr>
        </w:div>
        <w:div w:id="712968863">
          <w:marLeft w:val="640"/>
          <w:marRight w:val="0"/>
          <w:marTop w:val="0"/>
          <w:marBottom w:val="0"/>
          <w:divBdr>
            <w:top w:val="none" w:sz="0" w:space="0" w:color="auto"/>
            <w:left w:val="none" w:sz="0" w:space="0" w:color="auto"/>
            <w:bottom w:val="none" w:sz="0" w:space="0" w:color="auto"/>
            <w:right w:val="none" w:sz="0" w:space="0" w:color="auto"/>
          </w:divBdr>
        </w:div>
        <w:div w:id="17171554">
          <w:marLeft w:val="640"/>
          <w:marRight w:val="0"/>
          <w:marTop w:val="0"/>
          <w:marBottom w:val="0"/>
          <w:divBdr>
            <w:top w:val="none" w:sz="0" w:space="0" w:color="auto"/>
            <w:left w:val="none" w:sz="0" w:space="0" w:color="auto"/>
            <w:bottom w:val="none" w:sz="0" w:space="0" w:color="auto"/>
            <w:right w:val="none" w:sz="0" w:space="0" w:color="auto"/>
          </w:divBdr>
        </w:div>
        <w:div w:id="1737391405">
          <w:marLeft w:val="640"/>
          <w:marRight w:val="0"/>
          <w:marTop w:val="0"/>
          <w:marBottom w:val="0"/>
          <w:divBdr>
            <w:top w:val="none" w:sz="0" w:space="0" w:color="auto"/>
            <w:left w:val="none" w:sz="0" w:space="0" w:color="auto"/>
            <w:bottom w:val="none" w:sz="0" w:space="0" w:color="auto"/>
            <w:right w:val="none" w:sz="0" w:space="0" w:color="auto"/>
          </w:divBdr>
        </w:div>
        <w:div w:id="865024534">
          <w:marLeft w:val="640"/>
          <w:marRight w:val="0"/>
          <w:marTop w:val="0"/>
          <w:marBottom w:val="0"/>
          <w:divBdr>
            <w:top w:val="none" w:sz="0" w:space="0" w:color="auto"/>
            <w:left w:val="none" w:sz="0" w:space="0" w:color="auto"/>
            <w:bottom w:val="none" w:sz="0" w:space="0" w:color="auto"/>
            <w:right w:val="none" w:sz="0" w:space="0" w:color="auto"/>
          </w:divBdr>
        </w:div>
        <w:div w:id="1078748657">
          <w:marLeft w:val="640"/>
          <w:marRight w:val="0"/>
          <w:marTop w:val="0"/>
          <w:marBottom w:val="0"/>
          <w:divBdr>
            <w:top w:val="none" w:sz="0" w:space="0" w:color="auto"/>
            <w:left w:val="none" w:sz="0" w:space="0" w:color="auto"/>
            <w:bottom w:val="none" w:sz="0" w:space="0" w:color="auto"/>
            <w:right w:val="none" w:sz="0" w:space="0" w:color="auto"/>
          </w:divBdr>
        </w:div>
        <w:div w:id="1068118020">
          <w:marLeft w:val="640"/>
          <w:marRight w:val="0"/>
          <w:marTop w:val="0"/>
          <w:marBottom w:val="0"/>
          <w:divBdr>
            <w:top w:val="none" w:sz="0" w:space="0" w:color="auto"/>
            <w:left w:val="none" w:sz="0" w:space="0" w:color="auto"/>
            <w:bottom w:val="none" w:sz="0" w:space="0" w:color="auto"/>
            <w:right w:val="none" w:sz="0" w:space="0" w:color="auto"/>
          </w:divBdr>
        </w:div>
        <w:div w:id="596982151">
          <w:marLeft w:val="640"/>
          <w:marRight w:val="0"/>
          <w:marTop w:val="0"/>
          <w:marBottom w:val="0"/>
          <w:divBdr>
            <w:top w:val="none" w:sz="0" w:space="0" w:color="auto"/>
            <w:left w:val="none" w:sz="0" w:space="0" w:color="auto"/>
            <w:bottom w:val="none" w:sz="0" w:space="0" w:color="auto"/>
            <w:right w:val="none" w:sz="0" w:space="0" w:color="auto"/>
          </w:divBdr>
        </w:div>
        <w:div w:id="255944219">
          <w:marLeft w:val="640"/>
          <w:marRight w:val="0"/>
          <w:marTop w:val="0"/>
          <w:marBottom w:val="0"/>
          <w:divBdr>
            <w:top w:val="none" w:sz="0" w:space="0" w:color="auto"/>
            <w:left w:val="none" w:sz="0" w:space="0" w:color="auto"/>
            <w:bottom w:val="none" w:sz="0" w:space="0" w:color="auto"/>
            <w:right w:val="none" w:sz="0" w:space="0" w:color="auto"/>
          </w:divBdr>
        </w:div>
        <w:div w:id="405031194">
          <w:marLeft w:val="640"/>
          <w:marRight w:val="0"/>
          <w:marTop w:val="0"/>
          <w:marBottom w:val="0"/>
          <w:divBdr>
            <w:top w:val="none" w:sz="0" w:space="0" w:color="auto"/>
            <w:left w:val="none" w:sz="0" w:space="0" w:color="auto"/>
            <w:bottom w:val="none" w:sz="0" w:space="0" w:color="auto"/>
            <w:right w:val="none" w:sz="0" w:space="0" w:color="auto"/>
          </w:divBdr>
        </w:div>
        <w:div w:id="1675960481">
          <w:marLeft w:val="640"/>
          <w:marRight w:val="0"/>
          <w:marTop w:val="0"/>
          <w:marBottom w:val="0"/>
          <w:divBdr>
            <w:top w:val="none" w:sz="0" w:space="0" w:color="auto"/>
            <w:left w:val="none" w:sz="0" w:space="0" w:color="auto"/>
            <w:bottom w:val="none" w:sz="0" w:space="0" w:color="auto"/>
            <w:right w:val="none" w:sz="0" w:space="0" w:color="auto"/>
          </w:divBdr>
        </w:div>
        <w:div w:id="243608444">
          <w:marLeft w:val="640"/>
          <w:marRight w:val="0"/>
          <w:marTop w:val="0"/>
          <w:marBottom w:val="0"/>
          <w:divBdr>
            <w:top w:val="none" w:sz="0" w:space="0" w:color="auto"/>
            <w:left w:val="none" w:sz="0" w:space="0" w:color="auto"/>
            <w:bottom w:val="none" w:sz="0" w:space="0" w:color="auto"/>
            <w:right w:val="none" w:sz="0" w:space="0" w:color="auto"/>
          </w:divBdr>
        </w:div>
        <w:div w:id="1927886254">
          <w:marLeft w:val="640"/>
          <w:marRight w:val="0"/>
          <w:marTop w:val="0"/>
          <w:marBottom w:val="0"/>
          <w:divBdr>
            <w:top w:val="none" w:sz="0" w:space="0" w:color="auto"/>
            <w:left w:val="none" w:sz="0" w:space="0" w:color="auto"/>
            <w:bottom w:val="none" w:sz="0" w:space="0" w:color="auto"/>
            <w:right w:val="none" w:sz="0" w:space="0" w:color="auto"/>
          </w:divBdr>
        </w:div>
        <w:div w:id="112939582">
          <w:marLeft w:val="640"/>
          <w:marRight w:val="0"/>
          <w:marTop w:val="0"/>
          <w:marBottom w:val="0"/>
          <w:divBdr>
            <w:top w:val="none" w:sz="0" w:space="0" w:color="auto"/>
            <w:left w:val="none" w:sz="0" w:space="0" w:color="auto"/>
            <w:bottom w:val="none" w:sz="0" w:space="0" w:color="auto"/>
            <w:right w:val="none" w:sz="0" w:space="0" w:color="auto"/>
          </w:divBdr>
        </w:div>
        <w:div w:id="1824927504">
          <w:marLeft w:val="640"/>
          <w:marRight w:val="0"/>
          <w:marTop w:val="0"/>
          <w:marBottom w:val="0"/>
          <w:divBdr>
            <w:top w:val="none" w:sz="0" w:space="0" w:color="auto"/>
            <w:left w:val="none" w:sz="0" w:space="0" w:color="auto"/>
            <w:bottom w:val="none" w:sz="0" w:space="0" w:color="auto"/>
            <w:right w:val="none" w:sz="0" w:space="0" w:color="auto"/>
          </w:divBdr>
        </w:div>
        <w:div w:id="958487498">
          <w:marLeft w:val="640"/>
          <w:marRight w:val="0"/>
          <w:marTop w:val="0"/>
          <w:marBottom w:val="0"/>
          <w:divBdr>
            <w:top w:val="none" w:sz="0" w:space="0" w:color="auto"/>
            <w:left w:val="none" w:sz="0" w:space="0" w:color="auto"/>
            <w:bottom w:val="none" w:sz="0" w:space="0" w:color="auto"/>
            <w:right w:val="none" w:sz="0" w:space="0" w:color="auto"/>
          </w:divBdr>
        </w:div>
        <w:div w:id="735130554">
          <w:marLeft w:val="640"/>
          <w:marRight w:val="0"/>
          <w:marTop w:val="0"/>
          <w:marBottom w:val="0"/>
          <w:divBdr>
            <w:top w:val="none" w:sz="0" w:space="0" w:color="auto"/>
            <w:left w:val="none" w:sz="0" w:space="0" w:color="auto"/>
            <w:bottom w:val="none" w:sz="0" w:space="0" w:color="auto"/>
            <w:right w:val="none" w:sz="0" w:space="0" w:color="auto"/>
          </w:divBdr>
        </w:div>
      </w:divsChild>
    </w:div>
    <w:div w:id="1244342550">
      <w:bodyDiv w:val="1"/>
      <w:marLeft w:val="0"/>
      <w:marRight w:val="0"/>
      <w:marTop w:val="0"/>
      <w:marBottom w:val="0"/>
      <w:divBdr>
        <w:top w:val="none" w:sz="0" w:space="0" w:color="auto"/>
        <w:left w:val="none" w:sz="0" w:space="0" w:color="auto"/>
        <w:bottom w:val="none" w:sz="0" w:space="0" w:color="auto"/>
        <w:right w:val="none" w:sz="0" w:space="0" w:color="auto"/>
      </w:divBdr>
      <w:divsChild>
        <w:div w:id="1020165626">
          <w:marLeft w:val="640"/>
          <w:marRight w:val="0"/>
          <w:marTop w:val="0"/>
          <w:marBottom w:val="0"/>
          <w:divBdr>
            <w:top w:val="none" w:sz="0" w:space="0" w:color="auto"/>
            <w:left w:val="none" w:sz="0" w:space="0" w:color="auto"/>
            <w:bottom w:val="none" w:sz="0" w:space="0" w:color="auto"/>
            <w:right w:val="none" w:sz="0" w:space="0" w:color="auto"/>
          </w:divBdr>
        </w:div>
        <w:div w:id="1435830935">
          <w:marLeft w:val="640"/>
          <w:marRight w:val="0"/>
          <w:marTop w:val="0"/>
          <w:marBottom w:val="0"/>
          <w:divBdr>
            <w:top w:val="none" w:sz="0" w:space="0" w:color="auto"/>
            <w:left w:val="none" w:sz="0" w:space="0" w:color="auto"/>
            <w:bottom w:val="none" w:sz="0" w:space="0" w:color="auto"/>
            <w:right w:val="none" w:sz="0" w:space="0" w:color="auto"/>
          </w:divBdr>
        </w:div>
        <w:div w:id="496648431">
          <w:marLeft w:val="640"/>
          <w:marRight w:val="0"/>
          <w:marTop w:val="0"/>
          <w:marBottom w:val="0"/>
          <w:divBdr>
            <w:top w:val="none" w:sz="0" w:space="0" w:color="auto"/>
            <w:left w:val="none" w:sz="0" w:space="0" w:color="auto"/>
            <w:bottom w:val="none" w:sz="0" w:space="0" w:color="auto"/>
            <w:right w:val="none" w:sz="0" w:space="0" w:color="auto"/>
          </w:divBdr>
        </w:div>
        <w:div w:id="1376464437">
          <w:marLeft w:val="640"/>
          <w:marRight w:val="0"/>
          <w:marTop w:val="0"/>
          <w:marBottom w:val="0"/>
          <w:divBdr>
            <w:top w:val="none" w:sz="0" w:space="0" w:color="auto"/>
            <w:left w:val="none" w:sz="0" w:space="0" w:color="auto"/>
            <w:bottom w:val="none" w:sz="0" w:space="0" w:color="auto"/>
            <w:right w:val="none" w:sz="0" w:space="0" w:color="auto"/>
          </w:divBdr>
        </w:div>
        <w:div w:id="426848018">
          <w:marLeft w:val="640"/>
          <w:marRight w:val="0"/>
          <w:marTop w:val="0"/>
          <w:marBottom w:val="0"/>
          <w:divBdr>
            <w:top w:val="none" w:sz="0" w:space="0" w:color="auto"/>
            <w:left w:val="none" w:sz="0" w:space="0" w:color="auto"/>
            <w:bottom w:val="none" w:sz="0" w:space="0" w:color="auto"/>
            <w:right w:val="none" w:sz="0" w:space="0" w:color="auto"/>
          </w:divBdr>
        </w:div>
        <w:div w:id="816531836">
          <w:marLeft w:val="640"/>
          <w:marRight w:val="0"/>
          <w:marTop w:val="0"/>
          <w:marBottom w:val="0"/>
          <w:divBdr>
            <w:top w:val="none" w:sz="0" w:space="0" w:color="auto"/>
            <w:left w:val="none" w:sz="0" w:space="0" w:color="auto"/>
            <w:bottom w:val="none" w:sz="0" w:space="0" w:color="auto"/>
            <w:right w:val="none" w:sz="0" w:space="0" w:color="auto"/>
          </w:divBdr>
        </w:div>
        <w:div w:id="1811434418">
          <w:marLeft w:val="640"/>
          <w:marRight w:val="0"/>
          <w:marTop w:val="0"/>
          <w:marBottom w:val="0"/>
          <w:divBdr>
            <w:top w:val="none" w:sz="0" w:space="0" w:color="auto"/>
            <w:left w:val="none" w:sz="0" w:space="0" w:color="auto"/>
            <w:bottom w:val="none" w:sz="0" w:space="0" w:color="auto"/>
            <w:right w:val="none" w:sz="0" w:space="0" w:color="auto"/>
          </w:divBdr>
        </w:div>
        <w:div w:id="1968780963">
          <w:marLeft w:val="640"/>
          <w:marRight w:val="0"/>
          <w:marTop w:val="0"/>
          <w:marBottom w:val="0"/>
          <w:divBdr>
            <w:top w:val="none" w:sz="0" w:space="0" w:color="auto"/>
            <w:left w:val="none" w:sz="0" w:space="0" w:color="auto"/>
            <w:bottom w:val="none" w:sz="0" w:space="0" w:color="auto"/>
            <w:right w:val="none" w:sz="0" w:space="0" w:color="auto"/>
          </w:divBdr>
        </w:div>
        <w:div w:id="165829441">
          <w:marLeft w:val="640"/>
          <w:marRight w:val="0"/>
          <w:marTop w:val="0"/>
          <w:marBottom w:val="0"/>
          <w:divBdr>
            <w:top w:val="none" w:sz="0" w:space="0" w:color="auto"/>
            <w:left w:val="none" w:sz="0" w:space="0" w:color="auto"/>
            <w:bottom w:val="none" w:sz="0" w:space="0" w:color="auto"/>
            <w:right w:val="none" w:sz="0" w:space="0" w:color="auto"/>
          </w:divBdr>
        </w:div>
        <w:div w:id="1491093339">
          <w:marLeft w:val="640"/>
          <w:marRight w:val="0"/>
          <w:marTop w:val="0"/>
          <w:marBottom w:val="0"/>
          <w:divBdr>
            <w:top w:val="none" w:sz="0" w:space="0" w:color="auto"/>
            <w:left w:val="none" w:sz="0" w:space="0" w:color="auto"/>
            <w:bottom w:val="none" w:sz="0" w:space="0" w:color="auto"/>
            <w:right w:val="none" w:sz="0" w:space="0" w:color="auto"/>
          </w:divBdr>
        </w:div>
        <w:div w:id="1581711813">
          <w:marLeft w:val="640"/>
          <w:marRight w:val="0"/>
          <w:marTop w:val="0"/>
          <w:marBottom w:val="0"/>
          <w:divBdr>
            <w:top w:val="none" w:sz="0" w:space="0" w:color="auto"/>
            <w:left w:val="none" w:sz="0" w:space="0" w:color="auto"/>
            <w:bottom w:val="none" w:sz="0" w:space="0" w:color="auto"/>
            <w:right w:val="none" w:sz="0" w:space="0" w:color="auto"/>
          </w:divBdr>
        </w:div>
        <w:div w:id="1717699294">
          <w:marLeft w:val="640"/>
          <w:marRight w:val="0"/>
          <w:marTop w:val="0"/>
          <w:marBottom w:val="0"/>
          <w:divBdr>
            <w:top w:val="none" w:sz="0" w:space="0" w:color="auto"/>
            <w:left w:val="none" w:sz="0" w:space="0" w:color="auto"/>
            <w:bottom w:val="none" w:sz="0" w:space="0" w:color="auto"/>
            <w:right w:val="none" w:sz="0" w:space="0" w:color="auto"/>
          </w:divBdr>
        </w:div>
        <w:div w:id="529879655">
          <w:marLeft w:val="640"/>
          <w:marRight w:val="0"/>
          <w:marTop w:val="0"/>
          <w:marBottom w:val="0"/>
          <w:divBdr>
            <w:top w:val="none" w:sz="0" w:space="0" w:color="auto"/>
            <w:left w:val="none" w:sz="0" w:space="0" w:color="auto"/>
            <w:bottom w:val="none" w:sz="0" w:space="0" w:color="auto"/>
            <w:right w:val="none" w:sz="0" w:space="0" w:color="auto"/>
          </w:divBdr>
        </w:div>
        <w:div w:id="1079985769">
          <w:marLeft w:val="640"/>
          <w:marRight w:val="0"/>
          <w:marTop w:val="0"/>
          <w:marBottom w:val="0"/>
          <w:divBdr>
            <w:top w:val="none" w:sz="0" w:space="0" w:color="auto"/>
            <w:left w:val="none" w:sz="0" w:space="0" w:color="auto"/>
            <w:bottom w:val="none" w:sz="0" w:space="0" w:color="auto"/>
            <w:right w:val="none" w:sz="0" w:space="0" w:color="auto"/>
          </w:divBdr>
        </w:div>
        <w:div w:id="854349194">
          <w:marLeft w:val="640"/>
          <w:marRight w:val="0"/>
          <w:marTop w:val="0"/>
          <w:marBottom w:val="0"/>
          <w:divBdr>
            <w:top w:val="none" w:sz="0" w:space="0" w:color="auto"/>
            <w:left w:val="none" w:sz="0" w:space="0" w:color="auto"/>
            <w:bottom w:val="none" w:sz="0" w:space="0" w:color="auto"/>
            <w:right w:val="none" w:sz="0" w:space="0" w:color="auto"/>
          </w:divBdr>
        </w:div>
        <w:div w:id="254217327">
          <w:marLeft w:val="640"/>
          <w:marRight w:val="0"/>
          <w:marTop w:val="0"/>
          <w:marBottom w:val="0"/>
          <w:divBdr>
            <w:top w:val="none" w:sz="0" w:space="0" w:color="auto"/>
            <w:left w:val="none" w:sz="0" w:space="0" w:color="auto"/>
            <w:bottom w:val="none" w:sz="0" w:space="0" w:color="auto"/>
            <w:right w:val="none" w:sz="0" w:space="0" w:color="auto"/>
          </w:divBdr>
        </w:div>
        <w:div w:id="740523124">
          <w:marLeft w:val="640"/>
          <w:marRight w:val="0"/>
          <w:marTop w:val="0"/>
          <w:marBottom w:val="0"/>
          <w:divBdr>
            <w:top w:val="none" w:sz="0" w:space="0" w:color="auto"/>
            <w:left w:val="none" w:sz="0" w:space="0" w:color="auto"/>
            <w:bottom w:val="none" w:sz="0" w:space="0" w:color="auto"/>
            <w:right w:val="none" w:sz="0" w:space="0" w:color="auto"/>
          </w:divBdr>
        </w:div>
        <w:div w:id="354499382">
          <w:marLeft w:val="640"/>
          <w:marRight w:val="0"/>
          <w:marTop w:val="0"/>
          <w:marBottom w:val="0"/>
          <w:divBdr>
            <w:top w:val="none" w:sz="0" w:space="0" w:color="auto"/>
            <w:left w:val="none" w:sz="0" w:space="0" w:color="auto"/>
            <w:bottom w:val="none" w:sz="0" w:space="0" w:color="auto"/>
            <w:right w:val="none" w:sz="0" w:space="0" w:color="auto"/>
          </w:divBdr>
        </w:div>
        <w:div w:id="1904749457">
          <w:marLeft w:val="640"/>
          <w:marRight w:val="0"/>
          <w:marTop w:val="0"/>
          <w:marBottom w:val="0"/>
          <w:divBdr>
            <w:top w:val="none" w:sz="0" w:space="0" w:color="auto"/>
            <w:left w:val="none" w:sz="0" w:space="0" w:color="auto"/>
            <w:bottom w:val="none" w:sz="0" w:space="0" w:color="auto"/>
            <w:right w:val="none" w:sz="0" w:space="0" w:color="auto"/>
          </w:divBdr>
        </w:div>
        <w:div w:id="650327175">
          <w:marLeft w:val="640"/>
          <w:marRight w:val="0"/>
          <w:marTop w:val="0"/>
          <w:marBottom w:val="0"/>
          <w:divBdr>
            <w:top w:val="none" w:sz="0" w:space="0" w:color="auto"/>
            <w:left w:val="none" w:sz="0" w:space="0" w:color="auto"/>
            <w:bottom w:val="none" w:sz="0" w:space="0" w:color="auto"/>
            <w:right w:val="none" w:sz="0" w:space="0" w:color="auto"/>
          </w:divBdr>
        </w:div>
        <w:div w:id="1800562092">
          <w:marLeft w:val="640"/>
          <w:marRight w:val="0"/>
          <w:marTop w:val="0"/>
          <w:marBottom w:val="0"/>
          <w:divBdr>
            <w:top w:val="none" w:sz="0" w:space="0" w:color="auto"/>
            <w:left w:val="none" w:sz="0" w:space="0" w:color="auto"/>
            <w:bottom w:val="none" w:sz="0" w:space="0" w:color="auto"/>
            <w:right w:val="none" w:sz="0" w:space="0" w:color="auto"/>
          </w:divBdr>
        </w:div>
        <w:div w:id="671026400">
          <w:marLeft w:val="640"/>
          <w:marRight w:val="0"/>
          <w:marTop w:val="0"/>
          <w:marBottom w:val="0"/>
          <w:divBdr>
            <w:top w:val="none" w:sz="0" w:space="0" w:color="auto"/>
            <w:left w:val="none" w:sz="0" w:space="0" w:color="auto"/>
            <w:bottom w:val="none" w:sz="0" w:space="0" w:color="auto"/>
            <w:right w:val="none" w:sz="0" w:space="0" w:color="auto"/>
          </w:divBdr>
        </w:div>
        <w:div w:id="251790253">
          <w:marLeft w:val="640"/>
          <w:marRight w:val="0"/>
          <w:marTop w:val="0"/>
          <w:marBottom w:val="0"/>
          <w:divBdr>
            <w:top w:val="none" w:sz="0" w:space="0" w:color="auto"/>
            <w:left w:val="none" w:sz="0" w:space="0" w:color="auto"/>
            <w:bottom w:val="none" w:sz="0" w:space="0" w:color="auto"/>
            <w:right w:val="none" w:sz="0" w:space="0" w:color="auto"/>
          </w:divBdr>
        </w:div>
        <w:div w:id="2066222722">
          <w:marLeft w:val="640"/>
          <w:marRight w:val="0"/>
          <w:marTop w:val="0"/>
          <w:marBottom w:val="0"/>
          <w:divBdr>
            <w:top w:val="none" w:sz="0" w:space="0" w:color="auto"/>
            <w:left w:val="none" w:sz="0" w:space="0" w:color="auto"/>
            <w:bottom w:val="none" w:sz="0" w:space="0" w:color="auto"/>
            <w:right w:val="none" w:sz="0" w:space="0" w:color="auto"/>
          </w:divBdr>
        </w:div>
        <w:div w:id="1356930977">
          <w:marLeft w:val="640"/>
          <w:marRight w:val="0"/>
          <w:marTop w:val="0"/>
          <w:marBottom w:val="0"/>
          <w:divBdr>
            <w:top w:val="none" w:sz="0" w:space="0" w:color="auto"/>
            <w:left w:val="none" w:sz="0" w:space="0" w:color="auto"/>
            <w:bottom w:val="none" w:sz="0" w:space="0" w:color="auto"/>
            <w:right w:val="none" w:sz="0" w:space="0" w:color="auto"/>
          </w:divBdr>
        </w:div>
        <w:div w:id="1212768502">
          <w:marLeft w:val="640"/>
          <w:marRight w:val="0"/>
          <w:marTop w:val="0"/>
          <w:marBottom w:val="0"/>
          <w:divBdr>
            <w:top w:val="none" w:sz="0" w:space="0" w:color="auto"/>
            <w:left w:val="none" w:sz="0" w:space="0" w:color="auto"/>
            <w:bottom w:val="none" w:sz="0" w:space="0" w:color="auto"/>
            <w:right w:val="none" w:sz="0" w:space="0" w:color="auto"/>
          </w:divBdr>
        </w:div>
        <w:div w:id="1991131224">
          <w:marLeft w:val="640"/>
          <w:marRight w:val="0"/>
          <w:marTop w:val="0"/>
          <w:marBottom w:val="0"/>
          <w:divBdr>
            <w:top w:val="none" w:sz="0" w:space="0" w:color="auto"/>
            <w:left w:val="none" w:sz="0" w:space="0" w:color="auto"/>
            <w:bottom w:val="none" w:sz="0" w:space="0" w:color="auto"/>
            <w:right w:val="none" w:sz="0" w:space="0" w:color="auto"/>
          </w:divBdr>
        </w:div>
        <w:div w:id="1274677771">
          <w:marLeft w:val="640"/>
          <w:marRight w:val="0"/>
          <w:marTop w:val="0"/>
          <w:marBottom w:val="0"/>
          <w:divBdr>
            <w:top w:val="none" w:sz="0" w:space="0" w:color="auto"/>
            <w:left w:val="none" w:sz="0" w:space="0" w:color="auto"/>
            <w:bottom w:val="none" w:sz="0" w:space="0" w:color="auto"/>
            <w:right w:val="none" w:sz="0" w:space="0" w:color="auto"/>
          </w:divBdr>
        </w:div>
        <w:div w:id="1323512012">
          <w:marLeft w:val="640"/>
          <w:marRight w:val="0"/>
          <w:marTop w:val="0"/>
          <w:marBottom w:val="0"/>
          <w:divBdr>
            <w:top w:val="none" w:sz="0" w:space="0" w:color="auto"/>
            <w:left w:val="none" w:sz="0" w:space="0" w:color="auto"/>
            <w:bottom w:val="none" w:sz="0" w:space="0" w:color="auto"/>
            <w:right w:val="none" w:sz="0" w:space="0" w:color="auto"/>
          </w:divBdr>
        </w:div>
        <w:div w:id="1331442247">
          <w:marLeft w:val="640"/>
          <w:marRight w:val="0"/>
          <w:marTop w:val="0"/>
          <w:marBottom w:val="0"/>
          <w:divBdr>
            <w:top w:val="none" w:sz="0" w:space="0" w:color="auto"/>
            <w:left w:val="none" w:sz="0" w:space="0" w:color="auto"/>
            <w:bottom w:val="none" w:sz="0" w:space="0" w:color="auto"/>
            <w:right w:val="none" w:sz="0" w:space="0" w:color="auto"/>
          </w:divBdr>
        </w:div>
        <w:div w:id="588076214">
          <w:marLeft w:val="640"/>
          <w:marRight w:val="0"/>
          <w:marTop w:val="0"/>
          <w:marBottom w:val="0"/>
          <w:divBdr>
            <w:top w:val="none" w:sz="0" w:space="0" w:color="auto"/>
            <w:left w:val="none" w:sz="0" w:space="0" w:color="auto"/>
            <w:bottom w:val="none" w:sz="0" w:space="0" w:color="auto"/>
            <w:right w:val="none" w:sz="0" w:space="0" w:color="auto"/>
          </w:divBdr>
        </w:div>
        <w:div w:id="1577284616">
          <w:marLeft w:val="640"/>
          <w:marRight w:val="0"/>
          <w:marTop w:val="0"/>
          <w:marBottom w:val="0"/>
          <w:divBdr>
            <w:top w:val="none" w:sz="0" w:space="0" w:color="auto"/>
            <w:left w:val="none" w:sz="0" w:space="0" w:color="auto"/>
            <w:bottom w:val="none" w:sz="0" w:space="0" w:color="auto"/>
            <w:right w:val="none" w:sz="0" w:space="0" w:color="auto"/>
          </w:divBdr>
        </w:div>
        <w:div w:id="305596353">
          <w:marLeft w:val="640"/>
          <w:marRight w:val="0"/>
          <w:marTop w:val="0"/>
          <w:marBottom w:val="0"/>
          <w:divBdr>
            <w:top w:val="none" w:sz="0" w:space="0" w:color="auto"/>
            <w:left w:val="none" w:sz="0" w:space="0" w:color="auto"/>
            <w:bottom w:val="none" w:sz="0" w:space="0" w:color="auto"/>
            <w:right w:val="none" w:sz="0" w:space="0" w:color="auto"/>
          </w:divBdr>
        </w:div>
        <w:div w:id="1352336090">
          <w:marLeft w:val="640"/>
          <w:marRight w:val="0"/>
          <w:marTop w:val="0"/>
          <w:marBottom w:val="0"/>
          <w:divBdr>
            <w:top w:val="none" w:sz="0" w:space="0" w:color="auto"/>
            <w:left w:val="none" w:sz="0" w:space="0" w:color="auto"/>
            <w:bottom w:val="none" w:sz="0" w:space="0" w:color="auto"/>
            <w:right w:val="none" w:sz="0" w:space="0" w:color="auto"/>
          </w:divBdr>
        </w:div>
        <w:div w:id="618953293">
          <w:marLeft w:val="640"/>
          <w:marRight w:val="0"/>
          <w:marTop w:val="0"/>
          <w:marBottom w:val="0"/>
          <w:divBdr>
            <w:top w:val="none" w:sz="0" w:space="0" w:color="auto"/>
            <w:left w:val="none" w:sz="0" w:space="0" w:color="auto"/>
            <w:bottom w:val="none" w:sz="0" w:space="0" w:color="auto"/>
            <w:right w:val="none" w:sz="0" w:space="0" w:color="auto"/>
          </w:divBdr>
        </w:div>
        <w:div w:id="599066547">
          <w:marLeft w:val="640"/>
          <w:marRight w:val="0"/>
          <w:marTop w:val="0"/>
          <w:marBottom w:val="0"/>
          <w:divBdr>
            <w:top w:val="none" w:sz="0" w:space="0" w:color="auto"/>
            <w:left w:val="none" w:sz="0" w:space="0" w:color="auto"/>
            <w:bottom w:val="none" w:sz="0" w:space="0" w:color="auto"/>
            <w:right w:val="none" w:sz="0" w:space="0" w:color="auto"/>
          </w:divBdr>
        </w:div>
        <w:div w:id="1657103043">
          <w:marLeft w:val="640"/>
          <w:marRight w:val="0"/>
          <w:marTop w:val="0"/>
          <w:marBottom w:val="0"/>
          <w:divBdr>
            <w:top w:val="none" w:sz="0" w:space="0" w:color="auto"/>
            <w:left w:val="none" w:sz="0" w:space="0" w:color="auto"/>
            <w:bottom w:val="none" w:sz="0" w:space="0" w:color="auto"/>
            <w:right w:val="none" w:sz="0" w:space="0" w:color="auto"/>
          </w:divBdr>
        </w:div>
        <w:div w:id="1769157119">
          <w:marLeft w:val="640"/>
          <w:marRight w:val="0"/>
          <w:marTop w:val="0"/>
          <w:marBottom w:val="0"/>
          <w:divBdr>
            <w:top w:val="none" w:sz="0" w:space="0" w:color="auto"/>
            <w:left w:val="none" w:sz="0" w:space="0" w:color="auto"/>
            <w:bottom w:val="none" w:sz="0" w:space="0" w:color="auto"/>
            <w:right w:val="none" w:sz="0" w:space="0" w:color="auto"/>
          </w:divBdr>
        </w:div>
        <w:div w:id="24063548">
          <w:marLeft w:val="640"/>
          <w:marRight w:val="0"/>
          <w:marTop w:val="0"/>
          <w:marBottom w:val="0"/>
          <w:divBdr>
            <w:top w:val="none" w:sz="0" w:space="0" w:color="auto"/>
            <w:left w:val="none" w:sz="0" w:space="0" w:color="auto"/>
            <w:bottom w:val="none" w:sz="0" w:space="0" w:color="auto"/>
            <w:right w:val="none" w:sz="0" w:space="0" w:color="auto"/>
          </w:divBdr>
        </w:div>
        <w:div w:id="170991432">
          <w:marLeft w:val="640"/>
          <w:marRight w:val="0"/>
          <w:marTop w:val="0"/>
          <w:marBottom w:val="0"/>
          <w:divBdr>
            <w:top w:val="none" w:sz="0" w:space="0" w:color="auto"/>
            <w:left w:val="none" w:sz="0" w:space="0" w:color="auto"/>
            <w:bottom w:val="none" w:sz="0" w:space="0" w:color="auto"/>
            <w:right w:val="none" w:sz="0" w:space="0" w:color="auto"/>
          </w:divBdr>
        </w:div>
      </w:divsChild>
    </w:div>
    <w:div w:id="1253195932">
      <w:bodyDiv w:val="1"/>
      <w:marLeft w:val="0"/>
      <w:marRight w:val="0"/>
      <w:marTop w:val="0"/>
      <w:marBottom w:val="0"/>
      <w:divBdr>
        <w:top w:val="none" w:sz="0" w:space="0" w:color="auto"/>
        <w:left w:val="none" w:sz="0" w:space="0" w:color="auto"/>
        <w:bottom w:val="none" w:sz="0" w:space="0" w:color="auto"/>
        <w:right w:val="none" w:sz="0" w:space="0" w:color="auto"/>
      </w:divBdr>
    </w:div>
    <w:div w:id="1267731743">
      <w:bodyDiv w:val="1"/>
      <w:marLeft w:val="0"/>
      <w:marRight w:val="0"/>
      <w:marTop w:val="0"/>
      <w:marBottom w:val="0"/>
      <w:divBdr>
        <w:top w:val="none" w:sz="0" w:space="0" w:color="auto"/>
        <w:left w:val="none" w:sz="0" w:space="0" w:color="auto"/>
        <w:bottom w:val="none" w:sz="0" w:space="0" w:color="auto"/>
        <w:right w:val="none" w:sz="0" w:space="0" w:color="auto"/>
      </w:divBdr>
      <w:divsChild>
        <w:div w:id="925043405">
          <w:marLeft w:val="640"/>
          <w:marRight w:val="0"/>
          <w:marTop w:val="0"/>
          <w:marBottom w:val="0"/>
          <w:divBdr>
            <w:top w:val="none" w:sz="0" w:space="0" w:color="auto"/>
            <w:left w:val="none" w:sz="0" w:space="0" w:color="auto"/>
            <w:bottom w:val="none" w:sz="0" w:space="0" w:color="auto"/>
            <w:right w:val="none" w:sz="0" w:space="0" w:color="auto"/>
          </w:divBdr>
        </w:div>
        <w:div w:id="1433432208">
          <w:marLeft w:val="640"/>
          <w:marRight w:val="0"/>
          <w:marTop w:val="0"/>
          <w:marBottom w:val="0"/>
          <w:divBdr>
            <w:top w:val="none" w:sz="0" w:space="0" w:color="auto"/>
            <w:left w:val="none" w:sz="0" w:space="0" w:color="auto"/>
            <w:bottom w:val="none" w:sz="0" w:space="0" w:color="auto"/>
            <w:right w:val="none" w:sz="0" w:space="0" w:color="auto"/>
          </w:divBdr>
        </w:div>
        <w:div w:id="397090705">
          <w:marLeft w:val="640"/>
          <w:marRight w:val="0"/>
          <w:marTop w:val="0"/>
          <w:marBottom w:val="0"/>
          <w:divBdr>
            <w:top w:val="none" w:sz="0" w:space="0" w:color="auto"/>
            <w:left w:val="none" w:sz="0" w:space="0" w:color="auto"/>
            <w:bottom w:val="none" w:sz="0" w:space="0" w:color="auto"/>
            <w:right w:val="none" w:sz="0" w:space="0" w:color="auto"/>
          </w:divBdr>
        </w:div>
        <w:div w:id="1976717588">
          <w:marLeft w:val="640"/>
          <w:marRight w:val="0"/>
          <w:marTop w:val="0"/>
          <w:marBottom w:val="0"/>
          <w:divBdr>
            <w:top w:val="none" w:sz="0" w:space="0" w:color="auto"/>
            <w:left w:val="none" w:sz="0" w:space="0" w:color="auto"/>
            <w:bottom w:val="none" w:sz="0" w:space="0" w:color="auto"/>
            <w:right w:val="none" w:sz="0" w:space="0" w:color="auto"/>
          </w:divBdr>
        </w:div>
        <w:div w:id="892234950">
          <w:marLeft w:val="640"/>
          <w:marRight w:val="0"/>
          <w:marTop w:val="0"/>
          <w:marBottom w:val="0"/>
          <w:divBdr>
            <w:top w:val="none" w:sz="0" w:space="0" w:color="auto"/>
            <w:left w:val="none" w:sz="0" w:space="0" w:color="auto"/>
            <w:bottom w:val="none" w:sz="0" w:space="0" w:color="auto"/>
            <w:right w:val="none" w:sz="0" w:space="0" w:color="auto"/>
          </w:divBdr>
        </w:div>
        <w:div w:id="467742820">
          <w:marLeft w:val="640"/>
          <w:marRight w:val="0"/>
          <w:marTop w:val="0"/>
          <w:marBottom w:val="0"/>
          <w:divBdr>
            <w:top w:val="none" w:sz="0" w:space="0" w:color="auto"/>
            <w:left w:val="none" w:sz="0" w:space="0" w:color="auto"/>
            <w:bottom w:val="none" w:sz="0" w:space="0" w:color="auto"/>
            <w:right w:val="none" w:sz="0" w:space="0" w:color="auto"/>
          </w:divBdr>
        </w:div>
        <w:div w:id="2022583133">
          <w:marLeft w:val="640"/>
          <w:marRight w:val="0"/>
          <w:marTop w:val="0"/>
          <w:marBottom w:val="0"/>
          <w:divBdr>
            <w:top w:val="none" w:sz="0" w:space="0" w:color="auto"/>
            <w:left w:val="none" w:sz="0" w:space="0" w:color="auto"/>
            <w:bottom w:val="none" w:sz="0" w:space="0" w:color="auto"/>
            <w:right w:val="none" w:sz="0" w:space="0" w:color="auto"/>
          </w:divBdr>
        </w:div>
        <w:div w:id="1263106408">
          <w:marLeft w:val="640"/>
          <w:marRight w:val="0"/>
          <w:marTop w:val="0"/>
          <w:marBottom w:val="0"/>
          <w:divBdr>
            <w:top w:val="none" w:sz="0" w:space="0" w:color="auto"/>
            <w:left w:val="none" w:sz="0" w:space="0" w:color="auto"/>
            <w:bottom w:val="none" w:sz="0" w:space="0" w:color="auto"/>
            <w:right w:val="none" w:sz="0" w:space="0" w:color="auto"/>
          </w:divBdr>
        </w:div>
        <w:div w:id="216477258">
          <w:marLeft w:val="640"/>
          <w:marRight w:val="0"/>
          <w:marTop w:val="0"/>
          <w:marBottom w:val="0"/>
          <w:divBdr>
            <w:top w:val="none" w:sz="0" w:space="0" w:color="auto"/>
            <w:left w:val="none" w:sz="0" w:space="0" w:color="auto"/>
            <w:bottom w:val="none" w:sz="0" w:space="0" w:color="auto"/>
            <w:right w:val="none" w:sz="0" w:space="0" w:color="auto"/>
          </w:divBdr>
        </w:div>
        <w:div w:id="532235485">
          <w:marLeft w:val="640"/>
          <w:marRight w:val="0"/>
          <w:marTop w:val="0"/>
          <w:marBottom w:val="0"/>
          <w:divBdr>
            <w:top w:val="none" w:sz="0" w:space="0" w:color="auto"/>
            <w:left w:val="none" w:sz="0" w:space="0" w:color="auto"/>
            <w:bottom w:val="none" w:sz="0" w:space="0" w:color="auto"/>
            <w:right w:val="none" w:sz="0" w:space="0" w:color="auto"/>
          </w:divBdr>
        </w:div>
        <w:div w:id="276718384">
          <w:marLeft w:val="640"/>
          <w:marRight w:val="0"/>
          <w:marTop w:val="0"/>
          <w:marBottom w:val="0"/>
          <w:divBdr>
            <w:top w:val="none" w:sz="0" w:space="0" w:color="auto"/>
            <w:left w:val="none" w:sz="0" w:space="0" w:color="auto"/>
            <w:bottom w:val="none" w:sz="0" w:space="0" w:color="auto"/>
            <w:right w:val="none" w:sz="0" w:space="0" w:color="auto"/>
          </w:divBdr>
        </w:div>
        <w:div w:id="1685748429">
          <w:marLeft w:val="640"/>
          <w:marRight w:val="0"/>
          <w:marTop w:val="0"/>
          <w:marBottom w:val="0"/>
          <w:divBdr>
            <w:top w:val="none" w:sz="0" w:space="0" w:color="auto"/>
            <w:left w:val="none" w:sz="0" w:space="0" w:color="auto"/>
            <w:bottom w:val="none" w:sz="0" w:space="0" w:color="auto"/>
            <w:right w:val="none" w:sz="0" w:space="0" w:color="auto"/>
          </w:divBdr>
        </w:div>
        <w:div w:id="1763065460">
          <w:marLeft w:val="640"/>
          <w:marRight w:val="0"/>
          <w:marTop w:val="0"/>
          <w:marBottom w:val="0"/>
          <w:divBdr>
            <w:top w:val="none" w:sz="0" w:space="0" w:color="auto"/>
            <w:left w:val="none" w:sz="0" w:space="0" w:color="auto"/>
            <w:bottom w:val="none" w:sz="0" w:space="0" w:color="auto"/>
            <w:right w:val="none" w:sz="0" w:space="0" w:color="auto"/>
          </w:divBdr>
        </w:div>
        <w:div w:id="375587016">
          <w:marLeft w:val="640"/>
          <w:marRight w:val="0"/>
          <w:marTop w:val="0"/>
          <w:marBottom w:val="0"/>
          <w:divBdr>
            <w:top w:val="none" w:sz="0" w:space="0" w:color="auto"/>
            <w:left w:val="none" w:sz="0" w:space="0" w:color="auto"/>
            <w:bottom w:val="none" w:sz="0" w:space="0" w:color="auto"/>
            <w:right w:val="none" w:sz="0" w:space="0" w:color="auto"/>
          </w:divBdr>
        </w:div>
        <w:div w:id="2103136530">
          <w:marLeft w:val="640"/>
          <w:marRight w:val="0"/>
          <w:marTop w:val="0"/>
          <w:marBottom w:val="0"/>
          <w:divBdr>
            <w:top w:val="none" w:sz="0" w:space="0" w:color="auto"/>
            <w:left w:val="none" w:sz="0" w:space="0" w:color="auto"/>
            <w:bottom w:val="none" w:sz="0" w:space="0" w:color="auto"/>
            <w:right w:val="none" w:sz="0" w:space="0" w:color="auto"/>
          </w:divBdr>
        </w:div>
        <w:div w:id="93327906">
          <w:marLeft w:val="640"/>
          <w:marRight w:val="0"/>
          <w:marTop w:val="0"/>
          <w:marBottom w:val="0"/>
          <w:divBdr>
            <w:top w:val="none" w:sz="0" w:space="0" w:color="auto"/>
            <w:left w:val="none" w:sz="0" w:space="0" w:color="auto"/>
            <w:bottom w:val="none" w:sz="0" w:space="0" w:color="auto"/>
            <w:right w:val="none" w:sz="0" w:space="0" w:color="auto"/>
          </w:divBdr>
        </w:div>
        <w:div w:id="1766606969">
          <w:marLeft w:val="640"/>
          <w:marRight w:val="0"/>
          <w:marTop w:val="0"/>
          <w:marBottom w:val="0"/>
          <w:divBdr>
            <w:top w:val="none" w:sz="0" w:space="0" w:color="auto"/>
            <w:left w:val="none" w:sz="0" w:space="0" w:color="auto"/>
            <w:bottom w:val="none" w:sz="0" w:space="0" w:color="auto"/>
            <w:right w:val="none" w:sz="0" w:space="0" w:color="auto"/>
          </w:divBdr>
        </w:div>
        <w:div w:id="263264732">
          <w:marLeft w:val="640"/>
          <w:marRight w:val="0"/>
          <w:marTop w:val="0"/>
          <w:marBottom w:val="0"/>
          <w:divBdr>
            <w:top w:val="none" w:sz="0" w:space="0" w:color="auto"/>
            <w:left w:val="none" w:sz="0" w:space="0" w:color="auto"/>
            <w:bottom w:val="none" w:sz="0" w:space="0" w:color="auto"/>
            <w:right w:val="none" w:sz="0" w:space="0" w:color="auto"/>
          </w:divBdr>
        </w:div>
        <w:div w:id="1677534114">
          <w:marLeft w:val="640"/>
          <w:marRight w:val="0"/>
          <w:marTop w:val="0"/>
          <w:marBottom w:val="0"/>
          <w:divBdr>
            <w:top w:val="none" w:sz="0" w:space="0" w:color="auto"/>
            <w:left w:val="none" w:sz="0" w:space="0" w:color="auto"/>
            <w:bottom w:val="none" w:sz="0" w:space="0" w:color="auto"/>
            <w:right w:val="none" w:sz="0" w:space="0" w:color="auto"/>
          </w:divBdr>
        </w:div>
        <w:div w:id="2038576173">
          <w:marLeft w:val="640"/>
          <w:marRight w:val="0"/>
          <w:marTop w:val="0"/>
          <w:marBottom w:val="0"/>
          <w:divBdr>
            <w:top w:val="none" w:sz="0" w:space="0" w:color="auto"/>
            <w:left w:val="none" w:sz="0" w:space="0" w:color="auto"/>
            <w:bottom w:val="none" w:sz="0" w:space="0" w:color="auto"/>
            <w:right w:val="none" w:sz="0" w:space="0" w:color="auto"/>
          </w:divBdr>
        </w:div>
        <w:div w:id="193271952">
          <w:marLeft w:val="640"/>
          <w:marRight w:val="0"/>
          <w:marTop w:val="0"/>
          <w:marBottom w:val="0"/>
          <w:divBdr>
            <w:top w:val="none" w:sz="0" w:space="0" w:color="auto"/>
            <w:left w:val="none" w:sz="0" w:space="0" w:color="auto"/>
            <w:bottom w:val="none" w:sz="0" w:space="0" w:color="auto"/>
            <w:right w:val="none" w:sz="0" w:space="0" w:color="auto"/>
          </w:divBdr>
        </w:div>
        <w:div w:id="509298709">
          <w:marLeft w:val="640"/>
          <w:marRight w:val="0"/>
          <w:marTop w:val="0"/>
          <w:marBottom w:val="0"/>
          <w:divBdr>
            <w:top w:val="none" w:sz="0" w:space="0" w:color="auto"/>
            <w:left w:val="none" w:sz="0" w:space="0" w:color="auto"/>
            <w:bottom w:val="none" w:sz="0" w:space="0" w:color="auto"/>
            <w:right w:val="none" w:sz="0" w:space="0" w:color="auto"/>
          </w:divBdr>
        </w:div>
        <w:div w:id="1406803582">
          <w:marLeft w:val="640"/>
          <w:marRight w:val="0"/>
          <w:marTop w:val="0"/>
          <w:marBottom w:val="0"/>
          <w:divBdr>
            <w:top w:val="none" w:sz="0" w:space="0" w:color="auto"/>
            <w:left w:val="none" w:sz="0" w:space="0" w:color="auto"/>
            <w:bottom w:val="none" w:sz="0" w:space="0" w:color="auto"/>
            <w:right w:val="none" w:sz="0" w:space="0" w:color="auto"/>
          </w:divBdr>
        </w:div>
        <w:div w:id="1202280094">
          <w:marLeft w:val="640"/>
          <w:marRight w:val="0"/>
          <w:marTop w:val="0"/>
          <w:marBottom w:val="0"/>
          <w:divBdr>
            <w:top w:val="none" w:sz="0" w:space="0" w:color="auto"/>
            <w:left w:val="none" w:sz="0" w:space="0" w:color="auto"/>
            <w:bottom w:val="none" w:sz="0" w:space="0" w:color="auto"/>
            <w:right w:val="none" w:sz="0" w:space="0" w:color="auto"/>
          </w:divBdr>
        </w:div>
        <w:div w:id="1921258310">
          <w:marLeft w:val="640"/>
          <w:marRight w:val="0"/>
          <w:marTop w:val="0"/>
          <w:marBottom w:val="0"/>
          <w:divBdr>
            <w:top w:val="none" w:sz="0" w:space="0" w:color="auto"/>
            <w:left w:val="none" w:sz="0" w:space="0" w:color="auto"/>
            <w:bottom w:val="none" w:sz="0" w:space="0" w:color="auto"/>
            <w:right w:val="none" w:sz="0" w:space="0" w:color="auto"/>
          </w:divBdr>
        </w:div>
        <w:div w:id="1694576039">
          <w:marLeft w:val="640"/>
          <w:marRight w:val="0"/>
          <w:marTop w:val="0"/>
          <w:marBottom w:val="0"/>
          <w:divBdr>
            <w:top w:val="none" w:sz="0" w:space="0" w:color="auto"/>
            <w:left w:val="none" w:sz="0" w:space="0" w:color="auto"/>
            <w:bottom w:val="none" w:sz="0" w:space="0" w:color="auto"/>
            <w:right w:val="none" w:sz="0" w:space="0" w:color="auto"/>
          </w:divBdr>
        </w:div>
        <w:div w:id="1614744882">
          <w:marLeft w:val="640"/>
          <w:marRight w:val="0"/>
          <w:marTop w:val="0"/>
          <w:marBottom w:val="0"/>
          <w:divBdr>
            <w:top w:val="none" w:sz="0" w:space="0" w:color="auto"/>
            <w:left w:val="none" w:sz="0" w:space="0" w:color="auto"/>
            <w:bottom w:val="none" w:sz="0" w:space="0" w:color="auto"/>
            <w:right w:val="none" w:sz="0" w:space="0" w:color="auto"/>
          </w:divBdr>
        </w:div>
        <w:div w:id="769814870">
          <w:marLeft w:val="640"/>
          <w:marRight w:val="0"/>
          <w:marTop w:val="0"/>
          <w:marBottom w:val="0"/>
          <w:divBdr>
            <w:top w:val="none" w:sz="0" w:space="0" w:color="auto"/>
            <w:left w:val="none" w:sz="0" w:space="0" w:color="auto"/>
            <w:bottom w:val="none" w:sz="0" w:space="0" w:color="auto"/>
            <w:right w:val="none" w:sz="0" w:space="0" w:color="auto"/>
          </w:divBdr>
        </w:div>
        <w:div w:id="113408527">
          <w:marLeft w:val="640"/>
          <w:marRight w:val="0"/>
          <w:marTop w:val="0"/>
          <w:marBottom w:val="0"/>
          <w:divBdr>
            <w:top w:val="none" w:sz="0" w:space="0" w:color="auto"/>
            <w:left w:val="none" w:sz="0" w:space="0" w:color="auto"/>
            <w:bottom w:val="none" w:sz="0" w:space="0" w:color="auto"/>
            <w:right w:val="none" w:sz="0" w:space="0" w:color="auto"/>
          </w:divBdr>
        </w:div>
        <w:div w:id="1160465851">
          <w:marLeft w:val="640"/>
          <w:marRight w:val="0"/>
          <w:marTop w:val="0"/>
          <w:marBottom w:val="0"/>
          <w:divBdr>
            <w:top w:val="none" w:sz="0" w:space="0" w:color="auto"/>
            <w:left w:val="none" w:sz="0" w:space="0" w:color="auto"/>
            <w:bottom w:val="none" w:sz="0" w:space="0" w:color="auto"/>
            <w:right w:val="none" w:sz="0" w:space="0" w:color="auto"/>
          </w:divBdr>
        </w:div>
        <w:div w:id="2129742210">
          <w:marLeft w:val="640"/>
          <w:marRight w:val="0"/>
          <w:marTop w:val="0"/>
          <w:marBottom w:val="0"/>
          <w:divBdr>
            <w:top w:val="none" w:sz="0" w:space="0" w:color="auto"/>
            <w:left w:val="none" w:sz="0" w:space="0" w:color="auto"/>
            <w:bottom w:val="none" w:sz="0" w:space="0" w:color="auto"/>
            <w:right w:val="none" w:sz="0" w:space="0" w:color="auto"/>
          </w:divBdr>
        </w:div>
        <w:div w:id="2133208672">
          <w:marLeft w:val="640"/>
          <w:marRight w:val="0"/>
          <w:marTop w:val="0"/>
          <w:marBottom w:val="0"/>
          <w:divBdr>
            <w:top w:val="none" w:sz="0" w:space="0" w:color="auto"/>
            <w:left w:val="none" w:sz="0" w:space="0" w:color="auto"/>
            <w:bottom w:val="none" w:sz="0" w:space="0" w:color="auto"/>
            <w:right w:val="none" w:sz="0" w:space="0" w:color="auto"/>
          </w:divBdr>
        </w:div>
        <w:div w:id="165706001">
          <w:marLeft w:val="640"/>
          <w:marRight w:val="0"/>
          <w:marTop w:val="0"/>
          <w:marBottom w:val="0"/>
          <w:divBdr>
            <w:top w:val="none" w:sz="0" w:space="0" w:color="auto"/>
            <w:left w:val="none" w:sz="0" w:space="0" w:color="auto"/>
            <w:bottom w:val="none" w:sz="0" w:space="0" w:color="auto"/>
            <w:right w:val="none" w:sz="0" w:space="0" w:color="auto"/>
          </w:divBdr>
        </w:div>
        <w:div w:id="2105761038">
          <w:marLeft w:val="640"/>
          <w:marRight w:val="0"/>
          <w:marTop w:val="0"/>
          <w:marBottom w:val="0"/>
          <w:divBdr>
            <w:top w:val="none" w:sz="0" w:space="0" w:color="auto"/>
            <w:left w:val="none" w:sz="0" w:space="0" w:color="auto"/>
            <w:bottom w:val="none" w:sz="0" w:space="0" w:color="auto"/>
            <w:right w:val="none" w:sz="0" w:space="0" w:color="auto"/>
          </w:divBdr>
        </w:div>
        <w:div w:id="1880972500">
          <w:marLeft w:val="640"/>
          <w:marRight w:val="0"/>
          <w:marTop w:val="0"/>
          <w:marBottom w:val="0"/>
          <w:divBdr>
            <w:top w:val="none" w:sz="0" w:space="0" w:color="auto"/>
            <w:left w:val="none" w:sz="0" w:space="0" w:color="auto"/>
            <w:bottom w:val="none" w:sz="0" w:space="0" w:color="auto"/>
            <w:right w:val="none" w:sz="0" w:space="0" w:color="auto"/>
          </w:divBdr>
        </w:div>
        <w:div w:id="1221089056">
          <w:marLeft w:val="640"/>
          <w:marRight w:val="0"/>
          <w:marTop w:val="0"/>
          <w:marBottom w:val="0"/>
          <w:divBdr>
            <w:top w:val="none" w:sz="0" w:space="0" w:color="auto"/>
            <w:left w:val="none" w:sz="0" w:space="0" w:color="auto"/>
            <w:bottom w:val="none" w:sz="0" w:space="0" w:color="auto"/>
            <w:right w:val="none" w:sz="0" w:space="0" w:color="auto"/>
          </w:divBdr>
        </w:div>
        <w:div w:id="1012873876">
          <w:marLeft w:val="640"/>
          <w:marRight w:val="0"/>
          <w:marTop w:val="0"/>
          <w:marBottom w:val="0"/>
          <w:divBdr>
            <w:top w:val="none" w:sz="0" w:space="0" w:color="auto"/>
            <w:left w:val="none" w:sz="0" w:space="0" w:color="auto"/>
            <w:bottom w:val="none" w:sz="0" w:space="0" w:color="auto"/>
            <w:right w:val="none" w:sz="0" w:space="0" w:color="auto"/>
          </w:divBdr>
        </w:div>
        <w:div w:id="1272784444">
          <w:marLeft w:val="640"/>
          <w:marRight w:val="0"/>
          <w:marTop w:val="0"/>
          <w:marBottom w:val="0"/>
          <w:divBdr>
            <w:top w:val="none" w:sz="0" w:space="0" w:color="auto"/>
            <w:left w:val="none" w:sz="0" w:space="0" w:color="auto"/>
            <w:bottom w:val="none" w:sz="0" w:space="0" w:color="auto"/>
            <w:right w:val="none" w:sz="0" w:space="0" w:color="auto"/>
          </w:divBdr>
        </w:div>
        <w:div w:id="5405588">
          <w:marLeft w:val="640"/>
          <w:marRight w:val="0"/>
          <w:marTop w:val="0"/>
          <w:marBottom w:val="0"/>
          <w:divBdr>
            <w:top w:val="none" w:sz="0" w:space="0" w:color="auto"/>
            <w:left w:val="none" w:sz="0" w:space="0" w:color="auto"/>
            <w:bottom w:val="none" w:sz="0" w:space="0" w:color="auto"/>
            <w:right w:val="none" w:sz="0" w:space="0" w:color="auto"/>
          </w:divBdr>
        </w:div>
        <w:div w:id="1867254262">
          <w:marLeft w:val="640"/>
          <w:marRight w:val="0"/>
          <w:marTop w:val="0"/>
          <w:marBottom w:val="0"/>
          <w:divBdr>
            <w:top w:val="none" w:sz="0" w:space="0" w:color="auto"/>
            <w:left w:val="none" w:sz="0" w:space="0" w:color="auto"/>
            <w:bottom w:val="none" w:sz="0" w:space="0" w:color="auto"/>
            <w:right w:val="none" w:sz="0" w:space="0" w:color="auto"/>
          </w:divBdr>
        </w:div>
        <w:div w:id="995887133">
          <w:marLeft w:val="640"/>
          <w:marRight w:val="0"/>
          <w:marTop w:val="0"/>
          <w:marBottom w:val="0"/>
          <w:divBdr>
            <w:top w:val="none" w:sz="0" w:space="0" w:color="auto"/>
            <w:left w:val="none" w:sz="0" w:space="0" w:color="auto"/>
            <w:bottom w:val="none" w:sz="0" w:space="0" w:color="auto"/>
            <w:right w:val="none" w:sz="0" w:space="0" w:color="auto"/>
          </w:divBdr>
        </w:div>
        <w:div w:id="184683465">
          <w:marLeft w:val="640"/>
          <w:marRight w:val="0"/>
          <w:marTop w:val="0"/>
          <w:marBottom w:val="0"/>
          <w:divBdr>
            <w:top w:val="none" w:sz="0" w:space="0" w:color="auto"/>
            <w:left w:val="none" w:sz="0" w:space="0" w:color="auto"/>
            <w:bottom w:val="none" w:sz="0" w:space="0" w:color="auto"/>
            <w:right w:val="none" w:sz="0" w:space="0" w:color="auto"/>
          </w:divBdr>
        </w:div>
        <w:div w:id="1564098294">
          <w:marLeft w:val="640"/>
          <w:marRight w:val="0"/>
          <w:marTop w:val="0"/>
          <w:marBottom w:val="0"/>
          <w:divBdr>
            <w:top w:val="none" w:sz="0" w:space="0" w:color="auto"/>
            <w:left w:val="none" w:sz="0" w:space="0" w:color="auto"/>
            <w:bottom w:val="none" w:sz="0" w:space="0" w:color="auto"/>
            <w:right w:val="none" w:sz="0" w:space="0" w:color="auto"/>
          </w:divBdr>
        </w:div>
        <w:div w:id="1793742096">
          <w:marLeft w:val="640"/>
          <w:marRight w:val="0"/>
          <w:marTop w:val="0"/>
          <w:marBottom w:val="0"/>
          <w:divBdr>
            <w:top w:val="none" w:sz="0" w:space="0" w:color="auto"/>
            <w:left w:val="none" w:sz="0" w:space="0" w:color="auto"/>
            <w:bottom w:val="none" w:sz="0" w:space="0" w:color="auto"/>
            <w:right w:val="none" w:sz="0" w:space="0" w:color="auto"/>
          </w:divBdr>
        </w:div>
        <w:div w:id="293876305">
          <w:marLeft w:val="640"/>
          <w:marRight w:val="0"/>
          <w:marTop w:val="0"/>
          <w:marBottom w:val="0"/>
          <w:divBdr>
            <w:top w:val="none" w:sz="0" w:space="0" w:color="auto"/>
            <w:left w:val="none" w:sz="0" w:space="0" w:color="auto"/>
            <w:bottom w:val="none" w:sz="0" w:space="0" w:color="auto"/>
            <w:right w:val="none" w:sz="0" w:space="0" w:color="auto"/>
          </w:divBdr>
        </w:div>
        <w:div w:id="866873543">
          <w:marLeft w:val="640"/>
          <w:marRight w:val="0"/>
          <w:marTop w:val="0"/>
          <w:marBottom w:val="0"/>
          <w:divBdr>
            <w:top w:val="none" w:sz="0" w:space="0" w:color="auto"/>
            <w:left w:val="none" w:sz="0" w:space="0" w:color="auto"/>
            <w:bottom w:val="none" w:sz="0" w:space="0" w:color="auto"/>
            <w:right w:val="none" w:sz="0" w:space="0" w:color="auto"/>
          </w:divBdr>
        </w:div>
        <w:div w:id="2068141958">
          <w:marLeft w:val="640"/>
          <w:marRight w:val="0"/>
          <w:marTop w:val="0"/>
          <w:marBottom w:val="0"/>
          <w:divBdr>
            <w:top w:val="none" w:sz="0" w:space="0" w:color="auto"/>
            <w:left w:val="none" w:sz="0" w:space="0" w:color="auto"/>
            <w:bottom w:val="none" w:sz="0" w:space="0" w:color="auto"/>
            <w:right w:val="none" w:sz="0" w:space="0" w:color="auto"/>
          </w:divBdr>
        </w:div>
        <w:div w:id="879438940">
          <w:marLeft w:val="640"/>
          <w:marRight w:val="0"/>
          <w:marTop w:val="0"/>
          <w:marBottom w:val="0"/>
          <w:divBdr>
            <w:top w:val="none" w:sz="0" w:space="0" w:color="auto"/>
            <w:left w:val="none" w:sz="0" w:space="0" w:color="auto"/>
            <w:bottom w:val="none" w:sz="0" w:space="0" w:color="auto"/>
            <w:right w:val="none" w:sz="0" w:space="0" w:color="auto"/>
          </w:divBdr>
        </w:div>
      </w:divsChild>
    </w:div>
    <w:div w:id="1319312028">
      <w:bodyDiv w:val="1"/>
      <w:marLeft w:val="0"/>
      <w:marRight w:val="0"/>
      <w:marTop w:val="0"/>
      <w:marBottom w:val="0"/>
      <w:divBdr>
        <w:top w:val="none" w:sz="0" w:space="0" w:color="auto"/>
        <w:left w:val="none" w:sz="0" w:space="0" w:color="auto"/>
        <w:bottom w:val="none" w:sz="0" w:space="0" w:color="auto"/>
        <w:right w:val="none" w:sz="0" w:space="0" w:color="auto"/>
      </w:divBdr>
      <w:divsChild>
        <w:div w:id="1725134106">
          <w:marLeft w:val="640"/>
          <w:marRight w:val="0"/>
          <w:marTop w:val="0"/>
          <w:marBottom w:val="0"/>
          <w:divBdr>
            <w:top w:val="none" w:sz="0" w:space="0" w:color="auto"/>
            <w:left w:val="none" w:sz="0" w:space="0" w:color="auto"/>
            <w:bottom w:val="none" w:sz="0" w:space="0" w:color="auto"/>
            <w:right w:val="none" w:sz="0" w:space="0" w:color="auto"/>
          </w:divBdr>
        </w:div>
        <w:div w:id="1131097737">
          <w:marLeft w:val="640"/>
          <w:marRight w:val="0"/>
          <w:marTop w:val="0"/>
          <w:marBottom w:val="0"/>
          <w:divBdr>
            <w:top w:val="none" w:sz="0" w:space="0" w:color="auto"/>
            <w:left w:val="none" w:sz="0" w:space="0" w:color="auto"/>
            <w:bottom w:val="none" w:sz="0" w:space="0" w:color="auto"/>
            <w:right w:val="none" w:sz="0" w:space="0" w:color="auto"/>
          </w:divBdr>
        </w:div>
        <w:div w:id="2074619559">
          <w:marLeft w:val="640"/>
          <w:marRight w:val="0"/>
          <w:marTop w:val="0"/>
          <w:marBottom w:val="0"/>
          <w:divBdr>
            <w:top w:val="none" w:sz="0" w:space="0" w:color="auto"/>
            <w:left w:val="none" w:sz="0" w:space="0" w:color="auto"/>
            <w:bottom w:val="none" w:sz="0" w:space="0" w:color="auto"/>
            <w:right w:val="none" w:sz="0" w:space="0" w:color="auto"/>
          </w:divBdr>
        </w:div>
        <w:div w:id="878275468">
          <w:marLeft w:val="640"/>
          <w:marRight w:val="0"/>
          <w:marTop w:val="0"/>
          <w:marBottom w:val="0"/>
          <w:divBdr>
            <w:top w:val="none" w:sz="0" w:space="0" w:color="auto"/>
            <w:left w:val="none" w:sz="0" w:space="0" w:color="auto"/>
            <w:bottom w:val="none" w:sz="0" w:space="0" w:color="auto"/>
            <w:right w:val="none" w:sz="0" w:space="0" w:color="auto"/>
          </w:divBdr>
        </w:div>
        <w:div w:id="955911226">
          <w:marLeft w:val="640"/>
          <w:marRight w:val="0"/>
          <w:marTop w:val="0"/>
          <w:marBottom w:val="0"/>
          <w:divBdr>
            <w:top w:val="none" w:sz="0" w:space="0" w:color="auto"/>
            <w:left w:val="none" w:sz="0" w:space="0" w:color="auto"/>
            <w:bottom w:val="none" w:sz="0" w:space="0" w:color="auto"/>
            <w:right w:val="none" w:sz="0" w:space="0" w:color="auto"/>
          </w:divBdr>
        </w:div>
        <w:div w:id="829365047">
          <w:marLeft w:val="640"/>
          <w:marRight w:val="0"/>
          <w:marTop w:val="0"/>
          <w:marBottom w:val="0"/>
          <w:divBdr>
            <w:top w:val="none" w:sz="0" w:space="0" w:color="auto"/>
            <w:left w:val="none" w:sz="0" w:space="0" w:color="auto"/>
            <w:bottom w:val="none" w:sz="0" w:space="0" w:color="auto"/>
            <w:right w:val="none" w:sz="0" w:space="0" w:color="auto"/>
          </w:divBdr>
        </w:div>
        <w:div w:id="1280380192">
          <w:marLeft w:val="640"/>
          <w:marRight w:val="0"/>
          <w:marTop w:val="0"/>
          <w:marBottom w:val="0"/>
          <w:divBdr>
            <w:top w:val="none" w:sz="0" w:space="0" w:color="auto"/>
            <w:left w:val="none" w:sz="0" w:space="0" w:color="auto"/>
            <w:bottom w:val="none" w:sz="0" w:space="0" w:color="auto"/>
            <w:right w:val="none" w:sz="0" w:space="0" w:color="auto"/>
          </w:divBdr>
        </w:div>
        <w:div w:id="397827076">
          <w:marLeft w:val="640"/>
          <w:marRight w:val="0"/>
          <w:marTop w:val="0"/>
          <w:marBottom w:val="0"/>
          <w:divBdr>
            <w:top w:val="none" w:sz="0" w:space="0" w:color="auto"/>
            <w:left w:val="none" w:sz="0" w:space="0" w:color="auto"/>
            <w:bottom w:val="none" w:sz="0" w:space="0" w:color="auto"/>
            <w:right w:val="none" w:sz="0" w:space="0" w:color="auto"/>
          </w:divBdr>
        </w:div>
        <w:div w:id="232009115">
          <w:marLeft w:val="640"/>
          <w:marRight w:val="0"/>
          <w:marTop w:val="0"/>
          <w:marBottom w:val="0"/>
          <w:divBdr>
            <w:top w:val="none" w:sz="0" w:space="0" w:color="auto"/>
            <w:left w:val="none" w:sz="0" w:space="0" w:color="auto"/>
            <w:bottom w:val="none" w:sz="0" w:space="0" w:color="auto"/>
            <w:right w:val="none" w:sz="0" w:space="0" w:color="auto"/>
          </w:divBdr>
        </w:div>
        <w:div w:id="2030789615">
          <w:marLeft w:val="640"/>
          <w:marRight w:val="0"/>
          <w:marTop w:val="0"/>
          <w:marBottom w:val="0"/>
          <w:divBdr>
            <w:top w:val="none" w:sz="0" w:space="0" w:color="auto"/>
            <w:left w:val="none" w:sz="0" w:space="0" w:color="auto"/>
            <w:bottom w:val="none" w:sz="0" w:space="0" w:color="auto"/>
            <w:right w:val="none" w:sz="0" w:space="0" w:color="auto"/>
          </w:divBdr>
        </w:div>
        <w:div w:id="507915125">
          <w:marLeft w:val="640"/>
          <w:marRight w:val="0"/>
          <w:marTop w:val="0"/>
          <w:marBottom w:val="0"/>
          <w:divBdr>
            <w:top w:val="none" w:sz="0" w:space="0" w:color="auto"/>
            <w:left w:val="none" w:sz="0" w:space="0" w:color="auto"/>
            <w:bottom w:val="none" w:sz="0" w:space="0" w:color="auto"/>
            <w:right w:val="none" w:sz="0" w:space="0" w:color="auto"/>
          </w:divBdr>
        </w:div>
        <w:div w:id="341855894">
          <w:marLeft w:val="640"/>
          <w:marRight w:val="0"/>
          <w:marTop w:val="0"/>
          <w:marBottom w:val="0"/>
          <w:divBdr>
            <w:top w:val="none" w:sz="0" w:space="0" w:color="auto"/>
            <w:left w:val="none" w:sz="0" w:space="0" w:color="auto"/>
            <w:bottom w:val="none" w:sz="0" w:space="0" w:color="auto"/>
            <w:right w:val="none" w:sz="0" w:space="0" w:color="auto"/>
          </w:divBdr>
        </w:div>
        <w:div w:id="87704811">
          <w:marLeft w:val="640"/>
          <w:marRight w:val="0"/>
          <w:marTop w:val="0"/>
          <w:marBottom w:val="0"/>
          <w:divBdr>
            <w:top w:val="none" w:sz="0" w:space="0" w:color="auto"/>
            <w:left w:val="none" w:sz="0" w:space="0" w:color="auto"/>
            <w:bottom w:val="none" w:sz="0" w:space="0" w:color="auto"/>
            <w:right w:val="none" w:sz="0" w:space="0" w:color="auto"/>
          </w:divBdr>
        </w:div>
        <w:div w:id="1959869969">
          <w:marLeft w:val="640"/>
          <w:marRight w:val="0"/>
          <w:marTop w:val="0"/>
          <w:marBottom w:val="0"/>
          <w:divBdr>
            <w:top w:val="none" w:sz="0" w:space="0" w:color="auto"/>
            <w:left w:val="none" w:sz="0" w:space="0" w:color="auto"/>
            <w:bottom w:val="none" w:sz="0" w:space="0" w:color="auto"/>
            <w:right w:val="none" w:sz="0" w:space="0" w:color="auto"/>
          </w:divBdr>
        </w:div>
        <w:div w:id="886406900">
          <w:marLeft w:val="640"/>
          <w:marRight w:val="0"/>
          <w:marTop w:val="0"/>
          <w:marBottom w:val="0"/>
          <w:divBdr>
            <w:top w:val="none" w:sz="0" w:space="0" w:color="auto"/>
            <w:left w:val="none" w:sz="0" w:space="0" w:color="auto"/>
            <w:bottom w:val="none" w:sz="0" w:space="0" w:color="auto"/>
            <w:right w:val="none" w:sz="0" w:space="0" w:color="auto"/>
          </w:divBdr>
        </w:div>
        <w:div w:id="643583647">
          <w:marLeft w:val="640"/>
          <w:marRight w:val="0"/>
          <w:marTop w:val="0"/>
          <w:marBottom w:val="0"/>
          <w:divBdr>
            <w:top w:val="none" w:sz="0" w:space="0" w:color="auto"/>
            <w:left w:val="none" w:sz="0" w:space="0" w:color="auto"/>
            <w:bottom w:val="none" w:sz="0" w:space="0" w:color="auto"/>
            <w:right w:val="none" w:sz="0" w:space="0" w:color="auto"/>
          </w:divBdr>
        </w:div>
        <w:div w:id="37780805">
          <w:marLeft w:val="640"/>
          <w:marRight w:val="0"/>
          <w:marTop w:val="0"/>
          <w:marBottom w:val="0"/>
          <w:divBdr>
            <w:top w:val="none" w:sz="0" w:space="0" w:color="auto"/>
            <w:left w:val="none" w:sz="0" w:space="0" w:color="auto"/>
            <w:bottom w:val="none" w:sz="0" w:space="0" w:color="auto"/>
            <w:right w:val="none" w:sz="0" w:space="0" w:color="auto"/>
          </w:divBdr>
        </w:div>
        <w:div w:id="1043793175">
          <w:marLeft w:val="640"/>
          <w:marRight w:val="0"/>
          <w:marTop w:val="0"/>
          <w:marBottom w:val="0"/>
          <w:divBdr>
            <w:top w:val="none" w:sz="0" w:space="0" w:color="auto"/>
            <w:left w:val="none" w:sz="0" w:space="0" w:color="auto"/>
            <w:bottom w:val="none" w:sz="0" w:space="0" w:color="auto"/>
            <w:right w:val="none" w:sz="0" w:space="0" w:color="auto"/>
          </w:divBdr>
        </w:div>
        <w:div w:id="601034302">
          <w:marLeft w:val="640"/>
          <w:marRight w:val="0"/>
          <w:marTop w:val="0"/>
          <w:marBottom w:val="0"/>
          <w:divBdr>
            <w:top w:val="none" w:sz="0" w:space="0" w:color="auto"/>
            <w:left w:val="none" w:sz="0" w:space="0" w:color="auto"/>
            <w:bottom w:val="none" w:sz="0" w:space="0" w:color="auto"/>
            <w:right w:val="none" w:sz="0" w:space="0" w:color="auto"/>
          </w:divBdr>
        </w:div>
        <w:div w:id="1418789686">
          <w:marLeft w:val="640"/>
          <w:marRight w:val="0"/>
          <w:marTop w:val="0"/>
          <w:marBottom w:val="0"/>
          <w:divBdr>
            <w:top w:val="none" w:sz="0" w:space="0" w:color="auto"/>
            <w:left w:val="none" w:sz="0" w:space="0" w:color="auto"/>
            <w:bottom w:val="none" w:sz="0" w:space="0" w:color="auto"/>
            <w:right w:val="none" w:sz="0" w:space="0" w:color="auto"/>
          </w:divBdr>
        </w:div>
        <w:div w:id="1226531398">
          <w:marLeft w:val="640"/>
          <w:marRight w:val="0"/>
          <w:marTop w:val="0"/>
          <w:marBottom w:val="0"/>
          <w:divBdr>
            <w:top w:val="none" w:sz="0" w:space="0" w:color="auto"/>
            <w:left w:val="none" w:sz="0" w:space="0" w:color="auto"/>
            <w:bottom w:val="none" w:sz="0" w:space="0" w:color="auto"/>
            <w:right w:val="none" w:sz="0" w:space="0" w:color="auto"/>
          </w:divBdr>
        </w:div>
        <w:div w:id="1751074293">
          <w:marLeft w:val="640"/>
          <w:marRight w:val="0"/>
          <w:marTop w:val="0"/>
          <w:marBottom w:val="0"/>
          <w:divBdr>
            <w:top w:val="none" w:sz="0" w:space="0" w:color="auto"/>
            <w:left w:val="none" w:sz="0" w:space="0" w:color="auto"/>
            <w:bottom w:val="none" w:sz="0" w:space="0" w:color="auto"/>
            <w:right w:val="none" w:sz="0" w:space="0" w:color="auto"/>
          </w:divBdr>
        </w:div>
        <w:div w:id="385108114">
          <w:marLeft w:val="640"/>
          <w:marRight w:val="0"/>
          <w:marTop w:val="0"/>
          <w:marBottom w:val="0"/>
          <w:divBdr>
            <w:top w:val="none" w:sz="0" w:space="0" w:color="auto"/>
            <w:left w:val="none" w:sz="0" w:space="0" w:color="auto"/>
            <w:bottom w:val="none" w:sz="0" w:space="0" w:color="auto"/>
            <w:right w:val="none" w:sz="0" w:space="0" w:color="auto"/>
          </w:divBdr>
        </w:div>
        <w:div w:id="1745299778">
          <w:marLeft w:val="640"/>
          <w:marRight w:val="0"/>
          <w:marTop w:val="0"/>
          <w:marBottom w:val="0"/>
          <w:divBdr>
            <w:top w:val="none" w:sz="0" w:space="0" w:color="auto"/>
            <w:left w:val="none" w:sz="0" w:space="0" w:color="auto"/>
            <w:bottom w:val="none" w:sz="0" w:space="0" w:color="auto"/>
            <w:right w:val="none" w:sz="0" w:space="0" w:color="auto"/>
          </w:divBdr>
        </w:div>
        <w:div w:id="1999065849">
          <w:marLeft w:val="640"/>
          <w:marRight w:val="0"/>
          <w:marTop w:val="0"/>
          <w:marBottom w:val="0"/>
          <w:divBdr>
            <w:top w:val="none" w:sz="0" w:space="0" w:color="auto"/>
            <w:left w:val="none" w:sz="0" w:space="0" w:color="auto"/>
            <w:bottom w:val="none" w:sz="0" w:space="0" w:color="auto"/>
            <w:right w:val="none" w:sz="0" w:space="0" w:color="auto"/>
          </w:divBdr>
        </w:div>
        <w:div w:id="956564877">
          <w:marLeft w:val="640"/>
          <w:marRight w:val="0"/>
          <w:marTop w:val="0"/>
          <w:marBottom w:val="0"/>
          <w:divBdr>
            <w:top w:val="none" w:sz="0" w:space="0" w:color="auto"/>
            <w:left w:val="none" w:sz="0" w:space="0" w:color="auto"/>
            <w:bottom w:val="none" w:sz="0" w:space="0" w:color="auto"/>
            <w:right w:val="none" w:sz="0" w:space="0" w:color="auto"/>
          </w:divBdr>
        </w:div>
        <w:div w:id="606541455">
          <w:marLeft w:val="640"/>
          <w:marRight w:val="0"/>
          <w:marTop w:val="0"/>
          <w:marBottom w:val="0"/>
          <w:divBdr>
            <w:top w:val="none" w:sz="0" w:space="0" w:color="auto"/>
            <w:left w:val="none" w:sz="0" w:space="0" w:color="auto"/>
            <w:bottom w:val="none" w:sz="0" w:space="0" w:color="auto"/>
            <w:right w:val="none" w:sz="0" w:space="0" w:color="auto"/>
          </w:divBdr>
        </w:div>
        <w:div w:id="1837650450">
          <w:marLeft w:val="640"/>
          <w:marRight w:val="0"/>
          <w:marTop w:val="0"/>
          <w:marBottom w:val="0"/>
          <w:divBdr>
            <w:top w:val="none" w:sz="0" w:space="0" w:color="auto"/>
            <w:left w:val="none" w:sz="0" w:space="0" w:color="auto"/>
            <w:bottom w:val="none" w:sz="0" w:space="0" w:color="auto"/>
            <w:right w:val="none" w:sz="0" w:space="0" w:color="auto"/>
          </w:divBdr>
        </w:div>
        <w:div w:id="803932460">
          <w:marLeft w:val="640"/>
          <w:marRight w:val="0"/>
          <w:marTop w:val="0"/>
          <w:marBottom w:val="0"/>
          <w:divBdr>
            <w:top w:val="none" w:sz="0" w:space="0" w:color="auto"/>
            <w:left w:val="none" w:sz="0" w:space="0" w:color="auto"/>
            <w:bottom w:val="none" w:sz="0" w:space="0" w:color="auto"/>
            <w:right w:val="none" w:sz="0" w:space="0" w:color="auto"/>
          </w:divBdr>
        </w:div>
        <w:div w:id="1669870647">
          <w:marLeft w:val="640"/>
          <w:marRight w:val="0"/>
          <w:marTop w:val="0"/>
          <w:marBottom w:val="0"/>
          <w:divBdr>
            <w:top w:val="none" w:sz="0" w:space="0" w:color="auto"/>
            <w:left w:val="none" w:sz="0" w:space="0" w:color="auto"/>
            <w:bottom w:val="none" w:sz="0" w:space="0" w:color="auto"/>
            <w:right w:val="none" w:sz="0" w:space="0" w:color="auto"/>
          </w:divBdr>
        </w:div>
        <w:div w:id="2129204844">
          <w:marLeft w:val="640"/>
          <w:marRight w:val="0"/>
          <w:marTop w:val="0"/>
          <w:marBottom w:val="0"/>
          <w:divBdr>
            <w:top w:val="none" w:sz="0" w:space="0" w:color="auto"/>
            <w:left w:val="none" w:sz="0" w:space="0" w:color="auto"/>
            <w:bottom w:val="none" w:sz="0" w:space="0" w:color="auto"/>
            <w:right w:val="none" w:sz="0" w:space="0" w:color="auto"/>
          </w:divBdr>
        </w:div>
        <w:div w:id="306395531">
          <w:marLeft w:val="640"/>
          <w:marRight w:val="0"/>
          <w:marTop w:val="0"/>
          <w:marBottom w:val="0"/>
          <w:divBdr>
            <w:top w:val="none" w:sz="0" w:space="0" w:color="auto"/>
            <w:left w:val="none" w:sz="0" w:space="0" w:color="auto"/>
            <w:bottom w:val="none" w:sz="0" w:space="0" w:color="auto"/>
            <w:right w:val="none" w:sz="0" w:space="0" w:color="auto"/>
          </w:divBdr>
        </w:div>
        <w:div w:id="1759138730">
          <w:marLeft w:val="640"/>
          <w:marRight w:val="0"/>
          <w:marTop w:val="0"/>
          <w:marBottom w:val="0"/>
          <w:divBdr>
            <w:top w:val="none" w:sz="0" w:space="0" w:color="auto"/>
            <w:left w:val="none" w:sz="0" w:space="0" w:color="auto"/>
            <w:bottom w:val="none" w:sz="0" w:space="0" w:color="auto"/>
            <w:right w:val="none" w:sz="0" w:space="0" w:color="auto"/>
          </w:divBdr>
        </w:div>
        <w:div w:id="887306422">
          <w:marLeft w:val="640"/>
          <w:marRight w:val="0"/>
          <w:marTop w:val="0"/>
          <w:marBottom w:val="0"/>
          <w:divBdr>
            <w:top w:val="none" w:sz="0" w:space="0" w:color="auto"/>
            <w:left w:val="none" w:sz="0" w:space="0" w:color="auto"/>
            <w:bottom w:val="none" w:sz="0" w:space="0" w:color="auto"/>
            <w:right w:val="none" w:sz="0" w:space="0" w:color="auto"/>
          </w:divBdr>
        </w:div>
        <w:div w:id="1566258734">
          <w:marLeft w:val="640"/>
          <w:marRight w:val="0"/>
          <w:marTop w:val="0"/>
          <w:marBottom w:val="0"/>
          <w:divBdr>
            <w:top w:val="none" w:sz="0" w:space="0" w:color="auto"/>
            <w:left w:val="none" w:sz="0" w:space="0" w:color="auto"/>
            <w:bottom w:val="none" w:sz="0" w:space="0" w:color="auto"/>
            <w:right w:val="none" w:sz="0" w:space="0" w:color="auto"/>
          </w:divBdr>
        </w:div>
        <w:div w:id="1399405238">
          <w:marLeft w:val="640"/>
          <w:marRight w:val="0"/>
          <w:marTop w:val="0"/>
          <w:marBottom w:val="0"/>
          <w:divBdr>
            <w:top w:val="none" w:sz="0" w:space="0" w:color="auto"/>
            <w:left w:val="none" w:sz="0" w:space="0" w:color="auto"/>
            <w:bottom w:val="none" w:sz="0" w:space="0" w:color="auto"/>
            <w:right w:val="none" w:sz="0" w:space="0" w:color="auto"/>
          </w:divBdr>
        </w:div>
        <w:div w:id="1775393613">
          <w:marLeft w:val="640"/>
          <w:marRight w:val="0"/>
          <w:marTop w:val="0"/>
          <w:marBottom w:val="0"/>
          <w:divBdr>
            <w:top w:val="none" w:sz="0" w:space="0" w:color="auto"/>
            <w:left w:val="none" w:sz="0" w:space="0" w:color="auto"/>
            <w:bottom w:val="none" w:sz="0" w:space="0" w:color="auto"/>
            <w:right w:val="none" w:sz="0" w:space="0" w:color="auto"/>
          </w:divBdr>
        </w:div>
        <w:div w:id="187842433">
          <w:marLeft w:val="640"/>
          <w:marRight w:val="0"/>
          <w:marTop w:val="0"/>
          <w:marBottom w:val="0"/>
          <w:divBdr>
            <w:top w:val="none" w:sz="0" w:space="0" w:color="auto"/>
            <w:left w:val="none" w:sz="0" w:space="0" w:color="auto"/>
            <w:bottom w:val="none" w:sz="0" w:space="0" w:color="auto"/>
            <w:right w:val="none" w:sz="0" w:space="0" w:color="auto"/>
          </w:divBdr>
        </w:div>
        <w:div w:id="1179277008">
          <w:marLeft w:val="640"/>
          <w:marRight w:val="0"/>
          <w:marTop w:val="0"/>
          <w:marBottom w:val="0"/>
          <w:divBdr>
            <w:top w:val="none" w:sz="0" w:space="0" w:color="auto"/>
            <w:left w:val="none" w:sz="0" w:space="0" w:color="auto"/>
            <w:bottom w:val="none" w:sz="0" w:space="0" w:color="auto"/>
            <w:right w:val="none" w:sz="0" w:space="0" w:color="auto"/>
          </w:divBdr>
        </w:div>
        <w:div w:id="2020740020">
          <w:marLeft w:val="640"/>
          <w:marRight w:val="0"/>
          <w:marTop w:val="0"/>
          <w:marBottom w:val="0"/>
          <w:divBdr>
            <w:top w:val="none" w:sz="0" w:space="0" w:color="auto"/>
            <w:left w:val="none" w:sz="0" w:space="0" w:color="auto"/>
            <w:bottom w:val="none" w:sz="0" w:space="0" w:color="auto"/>
            <w:right w:val="none" w:sz="0" w:space="0" w:color="auto"/>
          </w:divBdr>
        </w:div>
        <w:div w:id="1249316166">
          <w:marLeft w:val="640"/>
          <w:marRight w:val="0"/>
          <w:marTop w:val="0"/>
          <w:marBottom w:val="0"/>
          <w:divBdr>
            <w:top w:val="none" w:sz="0" w:space="0" w:color="auto"/>
            <w:left w:val="none" w:sz="0" w:space="0" w:color="auto"/>
            <w:bottom w:val="none" w:sz="0" w:space="0" w:color="auto"/>
            <w:right w:val="none" w:sz="0" w:space="0" w:color="auto"/>
          </w:divBdr>
        </w:div>
        <w:div w:id="2105303109">
          <w:marLeft w:val="640"/>
          <w:marRight w:val="0"/>
          <w:marTop w:val="0"/>
          <w:marBottom w:val="0"/>
          <w:divBdr>
            <w:top w:val="none" w:sz="0" w:space="0" w:color="auto"/>
            <w:left w:val="none" w:sz="0" w:space="0" w:color="auto"/>
            <w:bottom w:val="none" w:sz="0" w:space="0" w:color="auto"/>
            <w:right w:val="none" w:sz="0" w:space="0" w:color="auto"/>
          </w:divBdr>
        </w:div>
        <w:div w:id="1935089369">
          <w:marLeft w:val="640"/>
          <w:marRight w:val="0"/>
          <w:marTop w:val="0"/>
          <w:marBottom w:val="0"/>
          <w:divBdr>
            <w:top w:val="none" w:sz="0" w:space="0" w:color="auto"/>
            <w:left w:val="none" w:sz="0" w:space="0" w:color="auto"/>
            <w:bottom w:val="none" w:sz="0" w:space="0" w:color="auto"/>
            <w:right w:val="none" w:sz="0" w:space="0" w:color="auto"/>
          </w:divBdr>
        </w:div>
        <w:div w:id="791438141">
          <w:marLeft w:val="640"/>
          <w:marRight w:val="0"/>
          <w:marTop w:val="0"/>
          <w:marBottom w:val="0"/>
          <w:divBdr>
            <w:top w:val="none" w:sz="0" w:space="0" w:color="auto"/>
            <w:left w:val="none" w:sz="0" w:space="0" w:color="auto"/>
            <w:bottom w:val="none" w:sz="0" w:space="0" w:color="auto"/>
            <w:right w:val="none" w:sz="0" w:space="0" w:color="auto"/>
          </w:divBdr>
        </w:div>
        <w:div w:id="156114816">
          <w:marLeft w:val="640"/>
          <w:marRight w:val="0"/>
          <w:marTop w:val="0"/>
          <w:marBottom w:val="0"/>
          <w:divBdr>
            <w:top w:val="none" w:sz="0" w:space="0" w:color="auto"/>
            <w:left w:val="none" w:sz="0" w:space="0" w:color="auto"/>
            <w:bottom w:val="none" w:sz="0" w:space="0" w:color="auto"/>
            <w:right w:val="none" w:sz="0" w:space="0" w:color="auto"/>
          </w:divBdr>
        </w:div>
        <w:div w:id="658122004">
          <w:marLeft w:val="640"/>
          <w:marRight w:val="0"/>
          <w:marTop w:val="0"/>
          <w:marBottom w:val="0"/>
          <w:divBdr>
            <w:top w:val="none" w:sz="0" w:space="0" w:color="auto"/>
            <w:left w:val="none" w:sz="0" w:space="0" w:color="auto"/>
            <w:bottom w:val="none" w:sz="0" w:space="0" w:color="auto"/>
            <w:right w:val="none" w:sz="0" w:space="0" w:color="auto"/>
          </w:divBdr>
        </w:div>
        <w:div w:id="1485975804">
          <w:marLeft w:val="640"/>
          <w:marRight w:val="0"/>
          <w:marTop w:val="0"/>
          <w:marBottom w:val="0"/>
          <w:divBdr>
            <w:top w:val="none" w:sz="0" w:space="0" w:color="auto"/>
            <w:left w:val="none" w:sz="0" w:space="0" w:color="auto"/>
            <w:bottom w:val="none" w:sz="0" w:space="0" w:color="auto"/>
            <w:right w:val="none" w:sz="0" w:space="0" w:color="auto"/>
          </w:divBdr>
        </w:div>
        <w:div w:id="1021391472">
          <w:marLeft w:val="640"/>
          <w:marRight w:val="0"/>
          <w:marTop w:val="0"/>
          <w:marBottom w:val="0"/>
          <w:divBdr>
            <w:top w:val="none" w:sz="0" w:space="0" w:color="auto"/>
            <w:left w:val="none" w:sz="0" w:space="0" w:color="auto"/>
            <w:bottom w:val="none" w:sz="0" w:space="0" w:color="auto"/>
            <w:right w:val="none" w:sz="0" w:space="0" w:color="auto"/>
          </w:divBdr>
        </w:div>
        <w:div w:id="557085866">
          <w:marLeft w:val="640"/>
          <w:marRight w:val="0"/>
          <w:marTop w:val="0"/>
          <w:marBottom w:val="0"/>
          <w:divBdr>
            <w:top w:val="none" w:sz="0" w:space="0" w:color="auto"/>
            <w:left w:val="none" w:sz="0" w:space="0" w:color="auto"/>
            <w:bottom w:val="none" w:sz="0" w:space="0" w:color="auto"/>
            <w:right w:val="none" w:sz="0" w:space="0" w:color="auto"/>
          </w:divBdr>
        </w:div>
        <w:div w:id="1847089867">
          <w:marLeft w:val="640"/>
          <w:marRight w:val="0"/>
          <w:marTop w:val="0"/>
          <w:marBottom w:val="0"/>
          <w:divBdr>
            <w:top w:val="none" w:sz="0" w:space="0" w:color="auto"/>
            <w:left w:val="none" w:sz="0" w:space="0" w:color="auto"/>
            <w:bottom w:val="none" w:sz="0" w:space="0" w:color="auto"/>
            <w:right w:val="none" w:sz="0" w:space="0" w:color="auto"/>
          </w:divBdr>
        </w:div>
        <w:div w:id="54013676">
          <w:marLeft w:val="640"/>
          <w:marRight w:val="0"/>
          <w:marTop w:val="0"/>
          <w:marBottom w:val="0"/>
          <w:divBdr>
            <w:top w:val="none" w:sz="0" w:space="0" w:color="auto"/>
            <w:left w:val="none" w:sz="0" w:space="0" w:color="auto"/>
            <w:bottom w:val="none" w:sz="0" w:space="0" w:color="auto"/>
            <w:right w:val="none" w:sz="0" w:space="0" w:color="auto"/>
          </w:divBdr>
        </w:div>
        <w:div w:id="1825781339">
          <w:marLeft w:val="640"/>
          <w:marRight w:val="0"/>
          <w:marTop w:val="0"/>
          <w:marBottom w:val="0"/>
          <w:divBdr>
            <w:top w:val="none" w:sz="0" w:space="0" w:color="auto"/>
            <w:left w:val="none" w:sz="0" w:space="0" w:color="auto"/>
            <w:bottom w:val="none" w:sz="0" w:space="0" w:color="auto"/>
            <w:right w:val="none" w:sz="0" w:space="0" w:color="auto"/>
          </w:divBdr>
        </w:div>
        <w:div w:id="59601754">
          <w:marLeft w:val="640"/>
          <w:marRight w:val="0"/>
          <w:marTop w:val="0"/>
          <w:marBottom w:val="0"/>
          <w:divBdr>
            <w:top w:val="none" w:sz="0" w:space="0" w:color="auto"/>
            <w:left w:val="none" w:sz="0" w:space="0" w:color="auto"/>
            <w:bottom w:val="none" w:sz="0" w:space="0" w:color="auto"/>
            <w:right w:val="none" w:sz="0" w:space="0" w:color="auto"/>
          </w:divBdr>
        </w:div>
        <w:div w:id="1544437601">
          <w:marLeft w:val="640"/>
          <w:marRight w:val="0"/>
          <w:marTop w:val="0"/>
          <w:marBottom w:val="0"/>
          <w:divBdr>
            <w:top w:val="none" w:sz="0" w:space="0" w:color="auto"/>
            <w:left w:val="none" w:sz="0" w:space="0" w:color="auto"/>
            <w:bottom w:val="none" w:sz="0" w:space="0" w:color="auto"/>
            <w:right w:val="none" w:sz="0" w:space="0" w:color="auto"/>
          </w:divBdr>
        </w:div>
        <w:div w:id="2128772416">
          <w:marLeft w:val="640"/>
          <w:marRight w:val="0"/>
          <w:marTop w:val="0"/>
          <w:marBottom w:val="0"/>
          <w:divBdr>
            <w:top w:val="none" w:sz="0" w:space="0" w:color="auto"/>
            <w:left w:val="none" w:sz="0" w:space="0" w:color="auto"/>
            <w:bottom w:val="none" w:sz="0" w:space="0" w:color="auto"/>
            <w:right w:val="none" w:sz="0" w:space="0" w:color="auto"/>
          </w:divBdr>
        </w:div>
        <w:div w:id="551037273">
          <w:marLeft w:val="640"/>
          <w:marRight w:val="0"/>
          <w:marTop w:val="0"/>
          <w:marBottom w:val="0"/>
          <w:divBdr>
            <w:top w:val="none" w:sz="0" w:space="0" w:color="auto"/>
            <w:left w:val="none" w:sz="0" w:space="0" w:color="auto"/>
            <w:bottom w:val="none" w:sz="0" w:space="0" w:color="auto"/>
            <w:right w:val="none" w:sz="0" w:space="0" w:color="auto"/>
          </w:divBdr>
        </w:div>
        <w:div w:id="630598283">
          <w:marLeft w:val="640"/>
          <w:marRight w:val="0"/>
          <w:marTop w:val="0"/>
          <w:marBottom w:val="0"/>
          <w:divBdr>
            <w:top w:val="none" w:sz="0" w:space="0" w:color="auto"/>
            <w:left w:val="none" w:sz="0" w:space="0" w:color="auto"/>
            <w:bottom w:val="none" w:sz="0" w:space="0" w:color="auto"/>
            <w:right w:val="none" w:sz="0" w:space="0" w:color="auto"/>
          </w:divBdr>
        </w:div>
        <w:div w:id="1339037154">
          <w:marLeft w:val="640"/>
          <w:marRight w:val="0"/>
          <w:marTop w:val="0"/>
          <w:marBottom w:val="0"/>
          <w:divBdr>
            <w:top w:val="none" w:sz="0" w:space="0" w:color="auto"/>
            <w:left w:val="none" w:sz="0" w:space="0" w:color="auto"/>
            <w:bottom w:val="none" w:sz="0" w:space="0" w:color="auto"/>
            <w:right w:val="none" w:sz="0" w:space="0" w:color="auto"/>
          </w:divBdr>
        </w:div>
        <w:div w:id="1773359144">
          <w:marLeft w:val="640"/>
          <w:marRight w:val="0"/>
          <w:marTop w:val="0"/>
          <w:marBottom w:val="0"/>
          <w:divBdr>
            <w:top w:val="none" w:sz="0" w:space="0" w:color="auto"/>
            <w:left w:val="none" w:sz="0" w:space="0" w:color="auto"/>
            <w:bottom w:val="none" w:sz="0" w:space="0" w:color="auto"/>
            <w:right w:val="none" w:sz="0" w:space="0" w:color="auto"/>
          </w:divBdr>
        </w:div>
        <w:div w:id="164250888">
          <w:marLeft w:val="640"/>
          <w:marRight w:val="0"/>
          <w:marTop w:val="0"/>
          <w:marBottom w:val="0"/>
          <w:divBdr>
            <w:top w:val="none" w:sz="0" w:space="0" w:color="auto"/>
            <w:left w:val="none" w:sz="0" w:space="0" w:color="auto"/>
            <w:bottom w:val="none" w:sz="0" w:space="0" w:color="auto"/>
            <w:right w:val="none" w:sz="0" w:space="0" w:color="auto"/>
          </w:divBdr>
        </w:div>
        <w:div w:id="2136748468">
          <w:marLeft w:val="640"/>
          <w:marRight w:val="0"/>
          <w:marTop w:val="0"/>
          <w:marBottom w:val="0"/>
          <w:divBdr>
            <w:top w:val="none" w:sz="0" w:space="0" w:color="auto"/>
            <w:left w:val="none" w:sz="0" w:space="0" w:color="auto"/>
            <w:bottom w:val="none" w:sz="0" w:space="0" w:color="auto"/>
            <w:right w:val="none" w:sz="0" w:space="0" w:color="auto"/>
          </w:divBdr>
        </w:div>
        <w:div w:id="119735312">
          <w:marLeft w:val="640"/>
          <w:marRight w:val="0"/>
          <w:marTop w:val="0"/>
          <w:marBottom w:val="0"/>
          <w:divBdr>
            <w:top w:val="none" w:sz="0" w:space="0" w:color="auto"/>
            <w:left w:val="none" w:sz="0" w:space="0" w:color="auto"/>
            <w:bottom w:val="none" w:sz="0" w:space="0" w:color="auto"/>
            <w:right w:val="none" w:sz="0" w:space="0" w:color="auto"/>
          </w:divBdr>
        </w:div>
        <w:div w:id="1782609624">
          <w:marLeft w:val="640"/>
          <w:marRight w:val="0"/>
          <w:marTop w:val="0"/>
          <w:marBottom w:val="0"/>
          <w:divBdr>
            <w:top w:val="none" w:sz="0" w:space="0" w:color="auto"/>
            <w:left w:val="none" w:sz="0" w:space="0" w:color="auto"/>
            <w:bottom w:val="none" w:sz="0" w:space="0" w:color="auto"/>
            <w:right w:val="none" w:sz="0" w:space="0" w:color="auto"/>
          </w:divBdr>
        </w:div>
        <w:div w:id="1366828907">
          <w:marLeft w:val="640"/>
          <w:marRight w:val="0"/>
          <w:marTop w:val="0"/>
          <w:marBottom w:val="0"/>
          <w:divBdr>
            <w:top w:val="none" w:sz="0" w:space="0" w:color="auto"/>
            <w:left w:val="none" w:sz="0" w:space="0" w:color="auto"/>
            <w:bottom w:val="none" w:sz="0" w:space="0" w:color="auto"/>
            <w:right w:val="none" w:sz="0" w:space="0" w:color="auto"/>
          </w:divBdr>
        </w:div>
        <w:div w:id="1118524874">
          <w:marLeft w:val="640"/>
          <w:marRight w:val="0"/>
          <w:marTop w:val="0"/>
          <w:marBottom w:val="0"/>
          <w:divBdr>
            <w:top w:val="none" w:sz="0" w:space="0" w:color="auto"/>
            <w:left w:val="none" w:sz="0" w:space="0" w:color="auto"/>
            <w:bottom w:val="none" w:sz="0" w:space="0" w:color="auto"/>
            <w:right w:val="none" w:sz="0" w:space="0" w:color="auto"/>
          </w:divBdr>
        </w:div>
        <w:div w:id="2010054695">
          <w:marLeft w:val="640"/>
          <w:marRight w:val="0"/>
          <w:marTop w:val="0"/>
          <w:marBottom w:val="0"/>
          <w:divBdr>
            <w:top w:val="none" w:sz="0" w:space="0" w:color="auto"/>
            <w:left w:val="none" w:sz="0" w:space="0" w:color="auto"/>
            <w:bottom w:val="none" w:sz="0" w:space="0" w:color="auto"/>
            <w:right w:val="none" w:sz="0" w:space="0" w:color="auto"/>
          </w:divBdr>
        </w:div>
        <w:div w:id="863053212">
          <w:marLeft w:val="640"/>
          <w:marRight w:val="0"/>
          <w:marTop w:val="0"/>
          <w:marBottom w:val="0"/>
          <w:divBdr>
            <w:top w:val="none" w:sz="0" w:space="0" w:color="auto"/>
            <w:left w:val="none" w:sz="0" w:space="0" w:color="auto"/>
            <w:bottom w:val="none" w:sz="0" w:space="0" w:color="auto"/>
            <w:right w:val="none" w:sz="0" w:space="0" w:color="auto"/>
          </w:divBdr>
        </w:div>
        <w:div w:id="1043024039">
          <w:marLeft w:val="640"/>
          <w:marRight w:val="0"/>
          <w:marTop w:val="0"/>
          <w:marBottom w:val="0"/>
          <w:divBdr>
            <w:top w:val="none" w:sz="0" w:space="0" w:color="auto"/>
            <w:left w:val="none" w:sz="0" w:space="0" w:color="auto"/>
            <w:bottom w:val="none" w:sz="0" w:space="0" w:color="auto"/>
            <w:right w:val="none" w:sz="0" w:space="0" w:color="auto"/>
          </w:divBdr>
        </w:div>
        <w:div w:id="789594326">
          <w:marLeft w:val="640"/>
          <w:marRight w:val="0"/>
          <w:marTop w:val="0"/>
          <w:marBottom w:val="0"/>
          <w:divBdr>
            <w:top w:val="none" w:sz="0" w:space="0" w:color="auto"/>
            <w:left w:val="none" w:sz="0" w:space="0" w:color="auto"/>
            <w:bottom w:val="none" w:sz="0" w:space="0" w:color="auto"/>
            <w:right w:val="none" w:sz="0" w:space="0" w:color="auto"/>
          </w:divBdr>
        </w:div>
        <w:div w:id="783843061">
          <w:marLeft w:val="640"/>
          <w:marRight w:val="0"/>
          <w:marTop w:val="0"/>
          <w:marBottom w:val="0"/>
          <w:divBdr>
            <w:top w:val="none" w:sz="0" w:space="0" w:color="auto"/>
            <w:left w:val="none" w:sz="0" w:space="0" w:color="auto"/>
            <w:bottom w:val="none" w:sz="0" w:space="0" w:color="auto"/>
            <w:right w:val="none" w:sz="0" w:space="0" w:color="auto"/>
          </w:divBdr>
        </w:div>
        <w:div w:id="337276789">
          <w:marLeft w:val="640"/>
          <w:marRight w:val="0"/>
          <w:marTop w:val="0"/>
          <w:marBottom w:val="0"/>
          <w:divBdr>
            <w:top w:val="none" w:sz="0" w:space="0" w:color="auto"/>
            <w:left w:val="none" w:sz="0" w:space="0" w:color="auto"/>
            <w:bottom w:val="none" w:sz="0" w:space="0" w:color="auto"/>
            <w:right w:val="none" w:sz="0" w:space="0" w:color="auto"/>
          </w:divBdr>
        </w:div>
        <w:div w:id="2018728436">
          <w:marLeft w:val="640"/>
          <w:marRight w:val="0"/>
          <w:marTop w:val="0"/>
          <w:marBottom w:val="0"/>
          <w:divBdr>
            <w:top w:val="none" w:sz="0" w:space="0" w:color="auto"/>
            <w:left w:val="none" w:sz="0" w:space="0" w:color="auto"/>
            <w:bottom w:val="none" w:sz="0" w:space="0" w:color="auto"/>
            <w:right w:val="none" w:sz="0" w:space="0" w:color="auto"/>
          </w:divBdr>
        </w:div>
        <w:div w:id="1437554220">
          <w:marLeft w:val="640"/>
          <w:marRight w:val="0"/>
          <w:marTop w:val="0"/>
          <w:marBottom w:val="0"/>
          <w:divBdr>
            <w:top w:val="none" w:sz="0" w:space="0" w:color="auto"/>
            <w:left w:val="none" w:sz="0" w:space="0" w:color="auto"/>
            <w:bottom w:val="none" w:sz="0" w:space="0" w:color="auto"/>
            <w:right w:val="none" w:sz="0" w:space="0" w:color="auto"/>
          </w:divBdr>
        </w:div>
      </w:divsChild>
    </w:div>
    <w:div w:id="1361280458">
      <w:bodyDiv w:val="1"/>
      <w:marLeft w:val="0"/>
      <w:marRight w:val="0"/>
      <w:marTop w:val="0"/>
      <w:marBottom w:val="0"/>
      <w:divBdr>
        <w:top w:val="none" w:sz="0" w:space="0" w:color="auto"/>
        <w:left w:val="none" w:sz="0" w:space="0" w:color="auto"/>
        <w:bottom w:val="none" w:sz="0" w:space="0" w:color="auto"/>
        <w:right w:val="none" w:sz="0" w:space="0" w:color="auto"/>
      </w:divBdr>
      <w:divsChild>
        <w:div w:id="845021650">
          <w:marLeft w:val="640"/>
          <w:marRight w:val="0"/>
          <w:marTop w:val="0"/>
          <w:marBottom w:val="0"/>
          <w:divBdr>
            <w:top w:val="none" w:sz="0" w:space="0" w:color="auto"/>
            <w:left w:val="none" w:sz="0" w:space="0" w:color="auto"/>
            <w:bottom w:val="none" w:sz="0" w:space="0" w:color="auto"/>
            <w:right w:val="none" w:sz="0" w:space="0" w:color="auto"/>
          </w:divBdr>
        </w:div>
        <w:div w:id="1315646693">
          <w:marLeft w:val="640"/>
          <w:marRight w:val="0"/>
          <w:marTop w:val="0"/>
          <w:marBottom w:val="0"/>
          <w:divBdr>
            <w:top w:val="none" w:sz="0" w:space="0" w:color="auto"/>
            <w:left w:val="none" w:sz="0" w:space="0" w:color="auto"/>
            <w:bottom w:val="none" w:sz="0" w:space="0" w:color="auto"/>
            <w:right w:val="none" w:sz="0" w:space="0" w:color="auto"/>
          </w:divBdr>
        </w:div>
        <w:div w:id="2086342865">
          <w:marLeft w:val="640"/>
          <w:marRight w:val="0"/>
          <w:marTop w:val="0"/>
          <w:marBottom w:val="0"/>
          <w:divBdr>
            <w:top w:val="none" w:sz="0" w:space="0" w:color="auto"/>
            <w:left w:val="none" w:sz="0" w:space="0" w:color="auto"/>
            <w:bottom w:val="none" w:sz="0" w:space="0" w:color="auto"/>
            <w:right w:val="none" w:sz="0" w:space="0" w:color="auto"/>
          </w:divBdr>
        </w:div>
        <w:div w:id="1035808764">
          <w:marLeft w:val="640"/>
          <w:marRight w:val="0"/>
          <w:marTop w:val="0"/>
          <w:marBottom w:val="0"/>
          <w:divBdr>
            <w:top w:val="none" w:sz="0" w:space="0" w:color="auto"/>
            <w:left w:val="none" w:sz="0" w:space="0" w:color="auto"/>
            <w:bottom w:val="none" w:sz="0" w:space="0" w:color="auto"/>
            <w:right w:val="none" w:sz="0" w:space="0" w:color="auto"/>
          </w:divBdr>
        </w:div>
        <w:div w:id="79298602">
          <w:marLeft w:val="640"/>
          <w:marRight w:val="0"/>
          <w:marTop w:val="0"/>
          <w:marBottom w:val="0"/>
          <w:divBdr>
            <w:top w:val="none" w:sz="0" w:space="0" w:color="auto"/>
            <w:left w:val="none" w:sz="0" w:space="0" w:color="auto"/>
            <w:bottom w:val="none" w:sz="0" w:space="0" w:color="auto"/>
            <w:right w:val="none" w:sz="0" w:space="0" w:color="auto"/>
          </w:divBdr>
        </w:div>
        <w:div w:id="265578683">
          <w:marLeft w:val="640"/>
          <w:marRight w:val="0"/>
          <w:marTop w:val="0"/>
          <w:marBottom w:val="0"/>
          <w:divBdr>
            <w:top w:val="none" w:sz="0" w:space="0" w:color="auto"/>
            <w:left w:val="none" w:sz="0" w:space="0" w:color="auto"/>
            <w:bottom w:val="none" w:sz="0" w:space="0" w:color="auto"/>
            <w:right w:val="none" w:sz="0" w:space="0" w:color="auto"/>
          </w:divBdr>
        </w:div>
        <w:div w:id="1155101346">
          <w:marLeft w:val="640"/>
          <w:marRight w:val="0"/>
          <w:marTop w:val="0"/>
          <w:marBottom w:val="0"/>
          <w:divBdr>
            <w:top w:val="none" w:sz="0" w:space="0" w:color="auto"/>
            <w:left w:val="none" w:sz="0" w:space="0" w:color="auto"/>
            <w:bottom w:val="none" w:sz="0" w:space="0" w:color="auto"/>
            <w:right w:val="none" w:sz="0" w:space="0" w:color="auto"/>
          </w:divBdr>
        </w:div>
        <w:div w:id="293869744">
          <w:marLeft w:val="640"/>
          <w:marRight w:val="0"/>
          <w:marTop w:val="0"/>
          <w:marBottom w:val="0"/>
          <w:divBdr>
            <w:top w:val="none" w:sz="0" w:space="0" w:color="auto"/>
            <w:left w:val="none" w:sz="0" w:space="0" w:color="auto"/>
            <w:bottom w:val="none" w:sz="0" w:space="0" w:color="auto"/>
            <w:right w:val="none" w:sz="0" w:space="0" w:color="auto"/>
          </w:divBdr>
        </w:div>
        <w:div w:id="1948345295">
          <w:marLeft w:val="640"/>
          <w:marRight w:val="0"/>
          <w:marTop w:val="0"/>
          <w:marBottom w:val="0"/>
          <w:divBdr>
            <w:top w:val="none" w:sz="0" w:space="0" w:color="auto"/>
            <w:left w:val="none" w:sz="0" w:space="0" w:color="auto"/>
            <w:bottom w:val="none" w:sz="0" w:space="0" w:color="auto"/>
            <w:right w:val="none" w:sz="0" w:space="0" w:color="auto"/>
          </w:divBdr>
        </w:div>
        <w:div w:id="31617616">
          <w:marLeft w:val="640"/>
          <w:marRight w:val="0"/>
          <w:marTop w:val="0"/>
          <w:marBottom w:val="0"/>
          <w:divBdr>
            <w:top w:val="none" w:sz="0" w:space="0" w:color="auto"/>
            <w:left w:val="none" w:sz="0" w:space="0" w:color="auto"/>
            <w:bottom w:val="none" w:sz="0" w:space="0" w:color="auto"/>
            <w:right w:val="none" w:sz="0" w:space="0" w:color="auto"/>
          </w:divBdr>
        </w:div>
        <w:div w:id="502204837">
          <w:marLeft w:val="640"/>
          <w:marRight w:val="0"/>
          <w:marTop w:val="0"/>
          <w:marBottom w:val="0"/>
          <w:divBdr>
            <w:top w:val="none" w:sz="0" w:space="0" w:color="auto"/>
            <w:left w:val="none" w:sz="0" w:space="0" w:color="auto"/>
            <w:bottom w:val="none" w:sz="0" w:space="0" w:color="auto"/>
            <w:right w:val="none" w:sz="0" w:space="0" w:color="auto"/>
          </w:divBdr>
        </w:div>
        <w:div w:id="673143025">
          <w:marLeft w:val="640"/>
          <w:marRight w:val="0"/>
          <w:marTop w:val="0"/>
          <w:marBottom w:val="0"/>
          <w:divBdr>
            <w:top w:val="none" w:sz="0" w:space="0" w:color="auto"/>
            <w:left w:val="none" w:sz="0" w:space="0" w:color="auto"/>
            <w:bottom w:val="none" w:sz="0" w:space="0" w:color="auto"/>
            <w:right w:val="none" w:sz="0" w:space="0" w:color="auto"/>
          </w:divBdr>
        </w:div>
        <w:div w:id="1490947672">
          <w:marLeft w:val="640"/>
          <w:marRight w:val="0"/>
          <w:marTop w:val="0"/>
          <w:marBottom w:val="0"/>
          <w:divBdr>
            <w:top w:val="none" w:sz="0" w:space="0" w:color="auto"/>
            <w:left w:val="none" w:sz="0" w:space="0" w:color="auto"/>
            <w:bottom w:val="none" w:sz="0" w:space="0" w:color="auto"/>
            <w:right w:val="none" w:sz="0" w:space="0" w:color="auto"/>
          </w:divBdr>
        </w:div>
        <w:div w:id="495918342">
          <w:marLeft w:val="640"/>
          <w:marRight w:val="0"/>
          <w:marTop w:val="0"/>
          <w:marBottom w:val="0"/>
          <w:divBdr>
            <w:top w:val="none" w:sz="0" w:space="0" w:color="auto"/>
            <w:left w:val="none" w:sz="0" w:space="0" w:color="auto"/>
            <w:bottom w:val="none" w:sz="0" w:space="0" w:color="auto"/>
            <w:right w:val="none" w:sz="0" w:space="0" w:color="auto"/>
          </w:divBdr>
        </w:div>
        <w:div w:id="1018233357">
          <w:marLeft w:val="640"/>
          <w:marRight w:val="0"/>
          <w:marTop w:val="0"/>
          <w:marBottom w:val="0"/>
          <w:divBdr>
            <w:top w:val="none" w:sz="0" w:space="0" w:color="auto"/>
            <w:left w:val="none" w:sz="0" w:space="0" w:color="auto"/>
            <w:bottom w:val="none" w:sz="0" w:space="0" w:color="auto"/>
            <w:right w:val="none" w:sz="0" w:space="0" w:color="auto"/>
          </w:divBdr>
        </w:div>
        <w:div w:id="1166432030">
          <w:marLeft w:val="640"/>
          <w:marRight w:val="0"/>
          <w:marTop w:val="0"/>
          <w:marBottom w:val="0"/>
          <w:divBdr>
            <w:top w:val="none" w:sz="0" w:space="0" w:color="auto"/>
            <w:left w:val="none" w:sz="0" w:space="0" w:color="auto"/>
            <w:bottom w:val="none" w:sz="0" w:space="0" w:color="auto"/>
            <w:right w:val="none" w:sz="0" w:space="0" w:color="auto"/>
          </w:divBdr>
        </w:div>
        <w:div w:id="329795687">
          <w:marLeft w:val="640"/>
          <w:marRight w:val="0"/>
          <w:marTop w:val="0"/>
          <w:marBottom w:val="0"/>
          <w:divBdr>
            <w:top w:val="none" w:sz="0" w:space="0" w:color="auto"/>
            <w:left w:val="none" w:sz="0" w:space="0" w:color="auto"/>
            <w:bottom w:val="none" w:sz="0" w:space="0" w:color="auto"/>
            <w:right w:val="none" w:sz="0" w:space="0" w:color="auto"/>
          </w:divBdr>
        </w:div>
        <w:div w:id="850681192">
          <w:marLeft w:val="640"/>
          <w:marRight w:val="0"/>
          <w:marTop w:val="0"/>
          <w:marBottom w:val="0"/>
          <w:divBdr>
            <w:top w:val="none" w:sz="0" w:space="0" w:color="auto"/>
            <w:left w:val="none" w:sz="0" w:space="0" w:color="auto"/>
            <w:bottom w:val="none" w:sz="0" w:space="0" w:color="auto"/>
            <w:right w:val="none" w:sz="0" w:space="0" w:color="auto"/>
          </w:divBdr>
        </w:div>
        <w:div w:id="1267352060">
          <w:marLeft w:val="640"/>
          <w:marRight w:val="0"/>
          <w:marTop w:val="0"/>
          <w:marBottom w:val="0"/>
          <w:divBdr>
            <w:top w:val="none" w:sz="0" w:space="0" w:color="auto"/>
            <w:left w:val="none" w:sz="0" w:space="0" w:color="auto"/>
            <w:bottom w:val="none" w:sz="0" w:space="0" w:color="auto"/>
            <w:right w:val="none" w:sz="0" w:space="0" w:color="auto"/>
          </w:divBdr>
        </w:div>
        <w:div w:id="1166827352">
          <w:marLeft w:val="640"/>
          <w:marRight w:val="0"/>
          <w:marTop w:val="0"/>
          <w:marBottom w:val="0"/>
          <w:divBdr>
            <w:top w:val="none" w:sz="0" w:space="0" w:color="auto"/>
            <w:left w:val="none" w:sz="0" w:space="0" w:color="auto"/>
            <w:bottom w:val="none" w:sz="0" w:space="0" w:color="auto"/>
            <w:right w:val="none" w:sz="0" w:space="0" w:color="auto"/>
          </w:divBdr>
        </w:div>
        <w:div w:id="511918415">
          <w:marLeft w:val="640"/>
          <w:marRight w:val="0"/>
          <w:marTop w:val="0"/>
          <w:marBottom w:val="0"/>
          <w:divBdr>
            <w:top w:val="none" w:sz="0" w:space="0" w:color="auto"/>
            <w:left w:val="none" w:sz="0" w:space="0" w:color="auto"/>
            <w:bottom w:val="none" w:sz="0" w:space="0" w:color="auto"/>
            <w:right w:val="none" w:sz="0" w:space="0" w:color="auto"/>
          </w:divBdr>
        </w:div>
        <w:div w:id="967660977">
          <w:marLeft w:val="640"/>
          <w:marRight w:val="0"/>
          <w:marTop w:val="0"/>
          <w:marBottom w:val="0"/>
          <w:divBdr>
            <w:top w:val="none" w:sz="0" w:space="0" w:color="auto"/>
            <w:left w:val="none" w:sz="0" w:space="0" w:color="auto"/>
            <w:bottom w:val="none" w:sz="0" w:space="0" w:color="auto"/>
            <w:right w:val="none" w:sz="0" w:space="0" w:color="auto"/>
          </w:divBdr>
        </w:div>
        <w:div w:id="1538590837">
          <w:marLeft w:val="640"/>
          <w:marRight w:val="0"/>
          <w:marTop w:val="0"/>
          <w:marBottom w:val="0"/>
          <w:divBdr>
            <w:top w:val="none" w:sz="0" w:space="0" w:color="auto"/>
            <w:left w:val="none" w:sz="0" w:space="0" w:color="auto"/>
            <w:bottom w:val="none" w:sz="0" w:space="0" w:color="auto"/>
            <w:right w:val="none" w:sz="0" w:space="0" w:color="auto"/>
          </w:divBdr>
        </w:div>
        <w:div w:id="41909362">
          <w:marLeft w:val="640"/>
          <w:marRight w:val="0"/>
          <w:marTop w:val="0"/>
          <w:marBottom w:val="0"/>
          <w:divBdr>
            <w:top w:val="none" w:sz="0" w:space="0" w:color="auto"/>
            <w:left w:val="none" w:sz="0" w:space="0" w:color="auto"/>
            <w:bottom w:val="none" w:sz="0" w:space="0" w:color="auto"/>
            <w:right w:val="none" w:sz="0" w:space="0" w:color="auto"/>
          </w:divBdr>
        </w:div>
        <w:div w:id="823861348">
          <w:marLeft w:val="640"/>
          <w:marRight w:val="0"/>
          <w:marTop w:val="0"/>
          <w:marBottom w:val="0"/>
          <w:divBdr>
            <w:top w:val="none" w:sz="0" w:space="0" w:color="auto"/>
            <w:left w:val="none" w:sz="0" w:space="0" w:color="auto"/>
            <w:bottom w:val="none" w:sz="0" w:space="0" w:color="auto"/>
            <w:right w:val="none" w:sz="0" w:space="0" w:color="auto"/>
          </w:divBdr>
        </w:div>
        <w:div w:id="1325009328">
          <w:marLeft w:val="640"/>
          <w:marRight w:val="0"/>
          <w:marTop w:val="0"/>
          <w:marBottom w:val="0"/>
          <w:divBdr>
            <w:top w:val="none" w:sz="0" w:space="0" w:color="auto"/>
            <w:left w:val="none" w:sz="0" w:space="0" w:color="auto"/>
            <w:bottom w:val="none" w:sz="0" w:space="0" w:color="auto"/>
            <w:right w:val="none" w:sz="0" w:space="0" w:color="auto"/>
          </w:divBdr>
        </w:div>
        <w:div w:id="1144471632">
          <w:marLeft w:val="640"/>
          <w:marRight w:val="0"/>
          <w:marTop w:val="0"/>
          <w:marBottom w:val="0"/>
          <w:divBdr>
            <w:top w:val="none" w:sz="0" w:space="0" w:color="auto"/>
            <w:left w:val="none" w:sz="0" w:space="0" w:color="auto"/>
            <w:bottom w:val="none" w:sz="0" w:space="0" w:color="auto"/>
            <w:right w:val="none" w:sz="0" w:space="0" w:color="auto"/>
          </w:divBdr>
        </w:div>
        <w:div w:id="1749838471">
          <w:marLeft w:val="640"/>
          <w:marRight w:val="0"/>
          <w:marTop w:val="0"/>
          <w:marBottom w:val="0"/>
          <w:divBdr>
            <w:top w:val="none" w:sz="0" w:space="0" w:color="auto"/>
            <w:left w:val="none" w:sz="0" w:space="0" w:color="auto"/>
            <w:bottom w:val="none" w:sz="0" w:space="0" w:color="auto"/>
            <w:right w:val="none" w:sz="0" w:space="0" w:color="auto"/>
          </w:divBdr>
        </w:div>
        <w:div w:id="1342466921">
          <w:marLeft w:val="640"/>
          <w:marRight w:val="0"/>
          <w:marTop w:val="0"/>
          <w:marBottom w:val="0"/>
          <w:divBdr>
            <w:top w:val="none" w:sz="0" w:space="0" w:color="auto"/>
            <w:left w:val="none" w:sz="0" w:space="0" w:color="auto"/>
            <w:bottom w:val="none" w:sz="0" w:space="0" w:color="auto"/>
            <w:right w:val="none" w:sz="0" w:space="0" w:color="auto"/>
          </w:divBdr>
        </w:div>
        <w:div w:id="1673265639">
          <w:marLeft w:val="640"/>
          <w:marRight w:val="0"/>
          <w:marTop w:val="0"/>
          <w:marBottom w:val="0"/>
          <w:divBdr>
            <w:top w:val="none" w:sz="0" w:space="0" w:color="auto"/>
            <w:left w:val="none" w:sz="0" w:space="0" w:color="auto"/>
            <w:bottom w:val="none" w:sz="0" w:space="0" w:color="auto"/>
            <w:right w:val="none" w:sz="0" w:space="0" w:color="auto"/>
          </w:divBdr>
        </w:div>
        <w:div w:id="107627071">
          <w:marLeft w:val="640"/>
          <w:marRight w:val="0"/>
          <w:marTop w:val="0"/>
          <w:marBottom w:val="0"/>
          <w:divBdr>
            <w:top w:val="none" w:sz="0" w:space="0" w:color="auto"/>
            <w:left w:val="none" w:sz="0" w:space="0" w:color="auto"/>
            <w:bottom w:val="none" w:sz="0" w:space="0" w:color="auto"/>
            <w:right w:val="none" w:sz="0" w:space="0" w:color="auto"/>
          </w:divBdr>
        </w:div>
        <w:div w:id="1810977424">
          <w:marLeft w:val="640"/>
          <w:marRight w:val="0"/>
          <w:marTop w:val="0"/>
          <w:marBottom w:val="0"/>
          <w:divBdr>
            <w:top w:val="none" w:sz="0" w:space="0" w:color="auto"/>
            <w:left w:val="none" w:sz="0" w:space="0" w:color="auto"/>
            <w:bottom w:val="none" w:sz="0" w:space="0" w:color="auto"/>
            <w:right w:val="none" w:sz="0" w:space="0" w:color="auto"/>
          </w:divBdr>
        </w:div>
        <w:div w:id="72169013">
          <w:marLeft w:val="640"/>
          <w:marRight w:val="0"/>
          <w:marTop w:val="0"/>
          <w:marBottom w:val="0"/>
          <w:divBdr>
            <w:top w:val="none" w:sz="0" w:space="0" w:color="auto"/>
            <w:left w:val="none" w:sz="0" w:space="0" w:color="auto"/>
            <w:bottom w:val="none" w:sz="0" w:space="0" w:color="auto"/>
            <w:right w:val="none" w:sz="0" w:space="0" w:color="auto"/>
          </w:divBdr>
        </w:div>
        <w:div w:id="1829443625">
          <w:marLeft w:val="640"/>
          <w:marRight w:val="0"/>
          <w:marTop w:val="0"/>
          <w:marBottom w:val="0"/>
          <w:divBdr>
            <w:top w:val="none" w:sz="0" w:space="0" w:color="auto"/>
            <w:left w:val="none" w:sz="0" w:space="0" w:color="auto"/>
            <w:bottom w:val="none" w:sz="0" w:space="0" w:color="auto"/>
            <w:right w:val="none" w:sz="0" w:space="0" w:color="auto"/>
          </w:divBdr>
        </w:div>
        <w:div w:id="1929385774">
          <w:marLeft w:val="640"/>
          <w:marRight w:val="0"/>
          <w:marTop w:val="0"/>
          <w:marBottom w:val="0"/>
          <w:divBdr>
            <w:top w:val="none" w:sz="0" w:space="0" w:color="auto"/>
            <w:left w:val="none" w:sz="0" w:space="0" w:color="auto"/>
            <w:bottom w:val="none" w:sz="0" w:space="0" w:color="auto"/>
            <w:right w:val="none" w:sz="0" w:space="0" w:color="auto"/>
          </w:divBdr>
        </w:div>
        <w:div w:id="359359776">
          <w:marLeft w:val="640"/>
          <w:marRight w:val="0"/>
          <w:marTop w:val="0"/>
          <w:marBottom w:val="0"/>
          <w:divBdr>
            <w:top w:val="none" w:sz="0" w:space="0" w:color="auto"/>
            <w:left w:val="none" w:sz="0" w:space="0" w:color="auto"/>
            <w:bottom w:val="none" w:sz="0" w:space="0" w:color="auto"/>
            <w:right w:val="none" w:sz="0" w:space="0" w:color="auto"/>
          </w:divBdr>
        </w:div>
        <w:div w:id="931398484">
          <w:marLeft w:val="640"/>
          <w:marRight w:val="0"/>
          <w:marTop w:val="0"/>
          <w:marBottom w:val="0"/>
          <w:divBdr>
            <w:top w:val="none" w:sz="0" w:space="0" w:color="auto"/>
            <w:left w:val="none" w:sz="0" w:space="0" w:color="auto"/>
            <w:bottom w:val="none" w:sz="0" w:space="0" w:color="auto"/>
            <w:right w:val="none" w:sz="0" w:space="0" w:color="auto"/>
          </w:divBdr>
        </w:div>
        <w:div w:id="1974944582">
          <w:marLeft w:val="640"/>
          <w:marRight w:val="0"/>
          <w:marTop w:val="0"/>
          <w:marBottom w:val="0"/>
          <w:divBdr>
            <w:top w:val="none" w:sz="0" w:space="0" w:color="auto"/>
            <w:left w:val="none" w:sz="0" w:space="0" w:color="auto"/>
            <w:bottom w:val="none" w:sz="0" w:space="0" w:color="auto"/>
            <w:right w:val="none" w:sz="0" w:space="0" w:color="auto"/>
          </w:divBdr>
        </w:div>
        <w:div w:id="731196208">
          <w:marLeft w:val="640"/>
          <w:marRight w:val="0"/>
          <w:marTop w:val="0"/>
          <w:marBottom w:val="0"/>
          <w:divBdr>
            <w:top w:val="none" w:sz="0" w:space="0" w:color="auto"/>
            <w:left w:val="none" w:sz="0" w:space="0" w:color="auto"/>
            <w:bottom w:val="none" w:sz="0" w:space="0" w:color="auto"/>
            <w:right w:val="none" w:sz="0" w:space="0" w:color="auto"/>
          </w:divBdr>
        </w:div>
        <w:div w:id="1075056821">
          <w:marLeft w:val="640"/>
          <w:marRight w:val="0"/>
          <w:marTop w:val="0"/>
          <w:marBottom w:val="0"/>
          <w:divBdr>
            <w:top w:val="none" w:sz="0" w:space="0" w:color="auto"/>
            <w:left w:val="none" w:sz="0" w:space="0" w:color="auto"/>
            <w:bottom w:val="none" w:sz="0" w:space="0" w:color="auto"/>
            <w:right w:val="none" w:sz="0" w:space="0" w:color="auto"/>
          </w:divBdr>
        </w:div>
        <w:div w:id="1917322327">
          <w:marLeft w:val="640"/>
          <w:marRight w:val="0"/>
          <w:marTop w:val="0"/>
          <w:marBottom w:val="0"/>
          <w:divBdr>
            <w:top w:val="none" w:sz="0" w:space="0" w:color="auto"/>
            <w:left w:val="none" w:sz="0" w:space="0" w:color="auto"/>
            <w:bottom w:val="none" w:sz="0" w:space="0" w:color="auto"/>
            <w:right w:val="none" w:sz="0" w:space="0" w:color="auto"/>
          </w:divBdr>
        </w:div>
        <w:div w:id="1875538753">
          <w:marLeft w:val="640"/>
          <w:marRight w:val="0"/>
          <w:marTop w:val="0"/>
          <w:marBottom w:val="0"/>
          <w:divBdr>
            <w:top w:val="none" w:sz="0" w:space="0" w:color="auto"/>
            <w:left w:val="none" w:sz="0" w:space="0" w:color="auto"/>
            <w:bottom w:val="none" w:sz="0" w:space="0" w:color="auto"/>
            <w:right w:val="none" w:sz="0" w:space="0" w:color="auto"/>
          </w:divBdr>
        </w:div>
        <w:div w:id="2111848375">
          <w:marLeft w:val="640"/>
          <w:marRight w:val="0"/>
          <w:marTop w:val="0"/>
          <w:marBottom w:val="0"/>
          <w:divBdr>
            <w:top w:val="none" w:sz="0" w:space="0" w:color="auto"/>
            <w:left w:val="none" w:sz="0" w:space="0" w:color="auto"/>
            <w:bottom w:val="none" w:sz="0" w:space="0" w:color="auto"/>
            <w:right w:val="none" w:sz="0" w:space="0" w:color="auto"/>
          </w:divBdr>
        </w:div>
        <w:div w:id="805396423">
          <w:marLeft w:val="640"/>
          <w:marRight w:val="0"/>
          <w:marTop w:val="0"/>
          <w:marBottom w:val="0"/>
          <w:divBdr>
            <w:top w:val="none" w:sz="0" w:space="0" w:color="auto"/>
            <w:left w:val="none" w:sz="0" w:space="0" w:color="auto"/>
            <w:bottom w:val="none" w:sz="0" w:space="0" w:color="auto"/>
            <w:right w:val="none" w:sz="0" w:space="0" w:color="auto"/>
          </w:divBdr>
        </w:div>
        <w:div w:id="372198015">
          <w:marLeft w:val="640"/>
          <w:marRight w:val="0"/>
          <w:marTop w:val="0"/>
          <w:marBottom w:val="0"/>
          <w:divBdr>
            <w:top w:val="none" w:sz="0" w:space="0" w:color="auto"/>
            <w:left w:val="none" w:sz="0" w:space="0" w:color="auto"/>
            <w:bottom w:val="none" w:sz="0" w:space="0" w:color="auto"/>
            <w:right w:val="none" w:sz="0" w:space="0" w:color="auto"/>
          </w:divBdr>
        </w:div>
        <w:div w:id="1604729558">
          <w:marLeft w:val="640"/>
          <w:marRight w:val="0"/>
          <w:marTop w:val="0"/>
          <w:marBottom w:val="0"/>
          <w:divBdr>
            <w:top w:val="none" w:sz="0" w:space="0" w:color="auto"/>
            <w:left w:val="none" w:sz="0" w:space="0" w:color="auto"/>
            <w:bottom w:val="none" w:sz="0" w:space="0" w:color="auto"/>
            <w:right w:val="none" w:sz="0" w:space="0" w:color="auto"/>
          </w:divBdr>
        </w:div>
        <w:div w:id="1973712654">
          <w:marLeft w:val="640"/>
          <w:marRight w:val="0"/>
          <w:marTop w:val="0"/>
          <w:marBottom w:val="0"/>
          <w:divBdr>
            <w:top w:val="none" w:sz="0" w:space="0" w:color="auto"/>
            <w:left w:val="none" w:sz="0" w:space="0" w:color="auto"/>
            <w:bottom w:val="none" w:sz="0" w:space="0" w:color="auto"/>
            <w:right w:val="none" w:sz="0" w:space="0" w:color="auto"/>
          </w:divBdr>
        </w:div>
        <w:div w:id="1684697093">
          <w:marLeft w:val="640"/>
          <w:marRight w:val="0"/>
          <w:marTop w:val="0"/>
          <w:marBottom w:val="0"/>
          <w:divBdr>
            <w:top w:val="none" w:sz="0" w:space="0" w:color="auto"/>
            <w:left w:val="none" w:sz="0" w:space="0" w:color="auto"/>
            <w:bottom w:val="none" w:sz="0" w:space="0" w:color="auto"/>
            <w:right w:val="none" w:sz="0" w:space="0" w:color="auto"/>
          </w:divBdr>
        </w:div>
        <w:div w:id="774250969">
          <w:marLeft w:val="640"/>
          <w:marRight w:val="0"/>
          <w:marTop w:val="0"/>
          <w:marBottom w:val="0"/>
          <w:divBdr>
            <w:top w:val="none" w:sz="0" w:space="0" w:color="auto"/>
            <w:left w:val="none" w:sz="0" w:space="0" w:color="auto"/>
            <w:bottom w:val="none" w:sz="0" w:space="0" w:color="auto"/>
            <w:right w:val="none" w:sz="0" w:space="0" w:color="auto"/>
          </w:divBdr>
        </w:div>
        <w:div w:id="529337123">
          <w:marLeft w:val="640"/>
          <w:marRight w:val="0"/>
          <w:marTop w:val="0"/>
          <w:marBottom w:val="0"/>
          <w:divBdr>
            <w:top w:val="none" w:sz="0" w:space="0" w:color="auto"/>
            <w:left w:val="none" w:sz="0" w:space="0" w:color="auto"/>
            <w:bottom w:val="none" w:sz="0" w:space="0" w:color="auto"/>
            <w:right w:val="none" w:sz="0" w:space="0" w:color="auto"/>
          </w:divBdr>
        </w:div>
        <w:div w:id="2134320812">
          <w:marLeft w:val="640"/>
          <w:marRight w:val="0"/>
          <w:marTop w:val="0"/>
          <w:marBottom w:val="0"/>
          <w:divBdr>
            <w:top w:val="none" w:sz="0" w:space="0" w:color="auto"/>
            <w:left w:val="none" w:sz="0" w:space="0" w:color="auto"/>
            <w:bottom w:val="none" w:sz="0" w:space="0" w:color="auto"/>
            <w:right w:val="none" w:sz="0" w:space="0" w:color="auto"/>
          </w:divBdr>
        </w:div>
        <w:div w:id="2109542719">
          <w:marLeft w:val="640"/>
          <w:marRight w:val="0"/>
          <w:marTop w:val="0"/>
          <w:marBottom w:val="0"/>
          <w:divBdr>
            <w:top w:val="none" w:sz="0" w:space="0" w:color="auto"/>
            <w:left w:val="none" w:sz="0" w:space="0" w:color="auto"/>
            <w:bottom w:val="none" w:sz="0" w:space="0" w:color="auto"/>
            <w:right w:val="none" w:sz="0" w:space="0" w:color="auto"/>
          </w:divBdr>
        </w:div>
        <w:div w:id="532035720">
          <w:marLeft w:val="640"/>
          <w:marRight w:val="0"/>
          <w:marTop w:val="0"/>
          <w:marBottom w:val="0"/>
          <w:divBdr>
            <w:top w:val="none" w:sz="0" w:space="0" w:color="auto"/>
            <w:left w:val="none" w:sz="0" w:space="0" w:color="auto"/>
            <w:bottom w:val="none" w:sz="0" w:space="0" w:color="auto"/>
            <w:right w:val="none" w:sz="0" w:space="0" w:color="auto"/>
          </w:divBdr>
        </w:div>
        <w:div w:id="1715038839">
          <w:marLeft w:val="640"/>
          <w:marRight w:val="0"/>
          <w:marTop w:val="0"/>
          <w:marBottom w:val="0"/>
          <w:divBdr>
            <w:top w:val="none" w:sz="0" w:space="0" w:color="auto"/>
            <w:left w:val="none" w:sz="0" w:space="0" w:color="auto"/>
            <w:bottom w:val="none" w:sz="0" w:space="0" w:color="auto"/>
            <w:right w:val="none" w:sz="0" w:space="0" w:color="auto"/>
          </w:divBdr>
        </w:div>
        <w:div w:id="2140805466">
          <w:marLeft w:val="640"/>
          <w:marRight w:val="0"/>
          <w:marTop w:val="0"/>
          <w:marBottom w:val="0"/>
          <w:divBdr>
            <w:top w:val="none" w:sz="0" w:space="0" w:color="auto"/>
            <w:left w:val="none" w:sz="0" w:space="0" w:color="auto"/>
            <w:bottom w:val="none" w:sz="0" w:space="0" w:color="auto"/>
            <w:right w:val="none" w:sz="0" w:space="0" w:color="auto"/>
          </w:divBdr>
        </w:div>
      </w:divsChild>
    </w:div>
    <w:div w:id="1365788196">
      <w:bodyDiv w:val="1"/>
      <w:marLeft w:val="0"/>
      <w:marRight w:val="0"/>
      <w:marTop w:val="0"/>
      <w:marBottom w:val="0"/>
      <w:divBdr>
        <w:top w:val="none" w:sz="0" w:space="0" w:color="auto"/>
        <w:left w:val="none" w:sz="0" w:space="0" w:color="auto"/>
        <w:bottom w:val="none" w:sz="0" w:space="0" w:color="auto"/>
        <w:right w:val="none" w:sz="0" w:space="0" w:color="auto"/>
      </w:divBdr>
      <w:divsChild>
        <w:div w:id="99569262">
          <w:marLeft w:val="640"/>
          <w:marRight w:val="0"/>
          <w:marTop w:val="0"/>
          <w:marBottom w:val="0"/>
          <w:divBdr>
            <w:top w:val="none" w:sz="0" w:space="0" w:color="auto"/>
            <w:left w:val="none" w:sz="0" w:space="0" w:color="auto"/>
            <w:bottom w:val="none" w:sz="0" w:space="0" w:color="auto"/>
            <w:right w:val="none" w:sz="0" w:space="0" w:color="auto"/>
          </w:divBdr>
        </w:div>
        <w:div w:id="1554846839">
          <w:marLeft w:val="640"/>
          <w:marRight w:val="0"/>
          <w:marTop w:val="0"/>
          <w:marBottom w:val="0"/>
          <w:divBdr>
            <w:top w:val="none" w:sz="0" w:space="0" w:color="auto"/>
            <w:left w:val="none" w:sz="0" w:space="0" w:color="auto"/>
            <w:bottom w:val="none" w:sz="0" w:space="0" w:color="auto"/>
            <w:right w:val="none" w:sz="0" w:space="0" w:color="auto"/>
          </w:divBdr>
        </w:div>
        <w:div w:id="1445734305">
          <w:marLeft w:val="640"/>
          <w:marRight w:val="0"/>
          <w:marTop w:val="0"/>
          <w:marBottom w:val="0"/>
          <w:divBdr>
            <w:top w:val="none" w:sz="0" w:space="0" w:color="auto"/>
            <w:left w:val="none" w:sz="0" w:space="0" w:color="auto"/>
            <w:bottom w:val="none" w:sz="0" w:space="0" w:color="auto"/>
            <w:right w:val="none" w:sz="0" w:space="0" w:color="auto"/>
          </w:divBdr>
        </w:div>
        <w:div w:id="1642151625">
          <w:marLeft w:val="640"/>
          <w:marRight w:val="0"/>
          <w:marTop w:val="0"/>
          <w:marBottom w:val="0"/>
          <w:divBdr>
            <w:top w:val="none" w:sz="0" w:space="0" w:color="auto"/>
            <w:left w:val="none" w:sz="0" w:space="0" w:color="auto"/>
            <w:bottom w:val="none" w:sz="0" w:space="0" w:color="auto"/>
            <w:right w:val="none" w:sz="0" w:space="0" w:color="auto"/>
          </w:divBdr>
        </w:div>
        <w:div w:id="519590878">
          <w:marLeft w:val="640"/>
          <w:marRight w:val="0"/>
          <w:marTop w:val="0"/>
          <w:marBottom w:val="0"/>
          <w:divBdr>
            <w:top w:val="none" w:sz="0" w:space="0" w:color="auto"/>
            <w:left w:val="none" w:sz="0" w:space="0" w:color="auto"/>
            <w:bottom w:val="none" w:sz="0" w:space="0" w:color="auto"/>
            <w:right w:val="none" w:sz="0" w:space="0" w:color="auto"/>
          </w:divBdr>
        </w:div>
        <w:div w:id="1621305980">
          <w:marLeft w:val="640"/>
          <w:marRight w:val="0"/>
          <w:marTop w:val="0"/>
          <w:marBottom w:val="0"/>
          <w:divBdr>
            <w:top w:val="none" w:sz="0" w:space="0" w:color="auto"/>
            <w:left w:val="none" w:sz="0" w:space="0" w:color="auto"/>
            <w:bottom w:val="none" w:sz="0" w:space="0" w:color="auto"/>
            <w:right w:val="none" w:sz="0" w:space="0" w:color="auto"/>
          </w:divBdr>
        </w:div>
        <w:div w:id="2017926311">
          <w:marLeft w:val="640"/>
          <w:marRight w:val="0"/>
          <w:marTop w:val="0"/>
          <w:marBottom w:val="0"/>
          <w:divBdr>
            <w:top w:val="none" w:sz="0" w:space="0" w:color="auto"/>
            <w:left w:val="none" w:sz="0" w:space="0" w:color="auto"/>
            <w:bottom w:val="none" w:sz="0" w:space="0" w:color="auto"/>
            <w:right w:val="none" w:sz="0" w:space="0" w:color="auto"/>
          </w:divBdr>
        </w:div>
        <w:div w:id="25370202">
          <w:marLeft w:val="640"/>
          <w:marRight w:val="0"/>
          <w:marTop w:val="0"/>
          <w:marBottom w:val="0"/>
          <w:divBdr>
            <w:top w:val="none" w:sz="0" w:space="0" w:color="auto"/>
            <w:left w:val="none" w:sz="0" w:space="0" w:color="auto"/>
            <w:bottom w:val="none" w:sz="0" w:space="0" w:color="auto"/>
            <w:right w:val="none" w:sz="0" w:space="0" w:color="auto"/>
          </w:divBdr>
        </w:div>
        <w:div w:id="1824196283">
          <w:marLeft w:val="640"/>
          <w:marRight w:val="0"/>
          <w:marTop w:val="0"/>
          <w:marBottom w:val="0"/>
          <w:divBdr>
            <w:top w:val="none" w:sz="0" w:space="0" w:color="auto"/>
            <w:left w:val="none" w:sz="0" w:space="0" w:color="auto"/>
            <w:bottom w:val="none" w:sz="0" w:space="0" w:color="auto"/>
            <w:right w:val="none" w:sz="0" w:space="0" w:color="auto"/>
          </w:divBdr>
        </w:div>
        <w:div w:id="437680905">
          <w:marLeft w:val="640"/>
          <w:marRight w:val="0"/>
          <w:marTop w:val="0"/>
          <w:marBottom w:val="0"/>
          <w:divBdr>
            <w:top w:val="none" w:sz="0" w:space="0" w:color="auto"/>
            <w:left w:val="none" w:sz="0" w:space="0" w:color="auto"/>
            <w:bottom w:val="none" w:sz="0" w:space="0" w:color="auto"/>
            <w:right w:val="none" w:sz="0" w:space="0" w:color="auto"/>
          </w:divBdr>
        </w:div>
        <w:div w:id="803809765">
          <w:marLeft w:val="640"/>
          <w:marRight w:val="0"/>
          <w:marTop w:val="0"/>
          <w:marBottom w:val="0"/>
          <w:divBdr>
            <w:top w:val="none" w:sz="0" w:space="0" w:color="auto"/>
            <w:left w:val="none" w:sz="0" w:space="0" w:color="auto"/>
            <w:bottom w:val="none" w:sz="0" w:space="0" w:color="auto"/>
            <w:right w:val="none" w:sz="0" w:space="0" w:color="auto"/>
          </w:divBdr>
        </w:div>
        <w:div w:id="1032145550">
          <w:marLeft w:val="640"/>
          <w:marRight w:val="0"/>
          <w:marTop w:val="0"/>
          <w:marBottom w:val="0"/>
          <w:divBdr>
            <w:top w:val="none" w:sz="0" w:space="0" w:color="auto"/>
            <w:left w:val="none" w:sz="0" w:space="0" w:color="auto"/>
            <w:bottom w:val="none" w:sz="0" w:space="0" w:color="auto"/>
            <w:right w:val="none" w:sz="0" w:space="0" w:color="auto"/>
          </w:divBdr>
        </w:div>
        <w:div w:id="1523737098">
          <w:marLeft w:val="640"/>
          <w:marRight w:val="0"/>
          <w:marTop w:val="0"/>
          <w:marBottom w:val="0"/>
          <w:divBdr>
            <w:top w:val="none" w:sz="0" w:space="0" w:color="auto"/>
            <w:left w:val="none" w:sz="0" w:space="0" w:color="auto"/>
            <w:bottom w:val="none" w:sz="0" w:space="0" w:color="auto"/>
            <w:right w:val="none" w:sz="0" w:space="0" w:color="auto"/>
          </w:divBdr>
        </w:div>
        <w:div w:id="879442742">
          <w:marLeft w:val="640"/>
          <w:marRight w:val="0"/>
          <w:marTop w:val="0"/>
          <w:marBottom w:val="0"/>
          <w:divBdr>
            <w:top w:val="none" w:sz="0" w:space="0" w:color="auto"/>
            <w:left w:val="none" w:sz="0" w:space="0" w:color="auto"/>
            <w:bottom w:val="none" w:sz="0" w:space="0" w:color="auto"/>
            <w:right w:val="none" w:sz="0" w:space="0" w:color="auto"/>
          </w:divBdr>
        </w:div>
        <w:div w:id="2145614930">
          <w:marLeft w:val="640"/>
          <w:marRight w:val="0"/>
          <w:marTop w:val="0"/>
          <w:marBottom w:val="0"/>
          <w:divBdr>
            <w:top w:val="none" w:sz="0" w:space="0" w:color="auto"/>
            <w:left w:val="none" w:sz="0" w:space="0" w:color="auto"/>
            <w:bottom w:val="none" w:sz="0" w:space="0" w:color="auto"/>
            <w:right w:val="none" w:sz="0" w:space="0" w:color="auto"/>
          </w:divBdr>
        </w:div>
        <w:div w:id="1257053648">
          <w:marLeft w:val="640"/>
          <w:marRight w:val="0"/>
          <w:marTop w:val="0"/>
          <w:marBottom w:val="0"/>
          <w:divBdr>
            <w:top w:val="none" w:sz="0" w:space="0" w:color="auto"/>
            <w:left w:val="none" w:sz="0" w:space="0" w:color="auto"/>
            <w:bottom w:val="none" w:sz="0" w:space="0" w:color="auto"/>
            <w:right w:val="none" w:sz="0" w:space="0" w:color="auto"/>
          </w:divBdr>
        </w:div>
        <w:div w:id="1102142429">
          <w:marLeft w:val="640"/>
          <w:marRight w:val="0"/>
          <w:marTop w:val="0"/>
          <w:marBottom w:val="0"/>
          <w:divBdr>
            <w:top w:val="none" w:sz="0" w:space="0" w:color="auto"/>
            <w:left w:val="none" w:sz="0" w:space="0" w:color="auto"/>
            <w:bottom w:val="none" w:sz="0" w:space="0" w:color="auto"/>
            <w:right w:val="none" w:sz="0" w:space="0" w:color="auto"/>
          </w:divBdr>
        </w:div>
        <w:div w:id="710030235">
          <w:marLeft w:val="640"/>
          <w:marRight w:val="0"/>
          <w:marTop w:val="0"/>
          <w:marBottom w:val="0"/>
          <w:divBdr>
            <w:top w:val="none" w:sz="0" w:space="0" w:color="auto"/>
            <w:left w:val="none" w:sz="0" w:space="0" w:color="auto"/>
            <w:bottom w:val="none" w:sz="0" w:space="0" w:color="auto"/>
            <w:right w:val="none" w:sz="0" w:space="0" w:color="auto"/>
          </w:divBdr>
        </w:div>
        <w:div w:id="1428043526">
          <w:marLeft w:val="640"/>
          <w:marRight w:val="0"/>
          <w:marTop w:val="0"/>
          <w:marBottom w:val="0"/>
          <w:divBdr>
            <w:top w:val="none" w:sz="0" w:space="0" w:color="auto"/>
            <w:left w:val="none" w:sz="0" w:space="0" w:color="auto"/>
            <w:bottom w:val="none" w:sz="0" w:space="0" w:color="auto"/>
            <w:right w:val="none" w:sz="0" w:space="0" w:color="auto"/>
          </w:divBdr>
        </w:div>
        <w:div w:id="1740904761">
          <w:marLeft w:val="640"/>
          <w:marRight w:val="0"/>
          <w:marTop w:val="0"/>
          <w:marBottom w:val="0"/>
          <w:divBdr>
            <w:top w:val="none" w:sz="0" w:space="0" w:color="auto"/>
            <w:left w:val="none" w:sz="0" w:space="0" w:color="auto"/>
            <w:bottom w:val="none" w:sz="0" w:space="0" w:color="auto"/>
            <w:right w:val="none" w:sz="0" w:space="0" w:color="auto"/>
          </w:divBdr>
        </w:div>
        <w:div w:id="1426341504">
          <w:marLeft w:val="640"/>
          <w:marRight w:val="0"/>
          <w:marTop w:val="0"/>
          <w:marBottom w:val="0"/>
          <w:divBdr>
            <w:top w:val="none" w:sz="0" w:space="0" w:color="auto"/>
            <w:left w:val="none" w:sz="0" w:space="0" w:color="auto"/>
            <w:bottom w:val="none" w:sz="0" w:space="0" w:color="auto"/>
            <w:right w:val="none" w:sz="0" w:space="0" w:color="auto"/>
          </w:divBdr>
        </w:div>
        <w:div w:id="1085953856">
          <w:marLeft w:val="640"/>
          <w:marRight w:val="0"/>
          <w:marTop w:val="0"/>
          <w:marBottom w:val="0"/>
          <w:divBdr>
            <w:top w:val="none" w:sz="0" w:space="0" w:color="auto"/>
            <w:left w:val="none" w:sz="0" w:space="0" w:color="auto"/>
            <w:bottom w:val="none" w:sz="0" w:space="0" w:color="auto"/>
            <w:right w:val="none" w:sz="0" w:space="0" w:color="auto"/>
          </w:divBdr>
        </w:div>
        <w:div w:id="315426207">
          <w:marLeft w:val="640"/>
          <w:marRight w:val="0"/>
          <w:marTop w:val="0"/>
          <w:marBottom w:val="0"/>
          <w:divBdr>
            <w:top w:val="none" w:sz="0" w:space="0" w:color="auto"/>
            <w:left w:val="none" w:sz="0" w:space="0" w:color="auto"/>
            <w:bottom w:val="none" w:sz="0" w:space="0" w:color="auto"/>
            <w:right w:val="none" w:sz="0" w:space="0" w:color="auto"/>
          </w:divBdr>
        </w:div>
        <w:div w:id="1501315306">
          <w:marLeft w:val="640"/>
          <w:marRight w:val="0"/>
          <w:marTop w:val="0"/>
          <w:marBottom w:val="0"/>
          <w:divBdr>
            <w:top w:val="none" w:sz="0" w:space="0" w:color="auto"/>
            <w:left w:val="none" w:sz="0" w:space="0" w:color="auto"/>
            <w:bottom w:val="none" w:sz="0" w:space="0" w:color="auto"/>
            <w:right w:val="none" w:sz="0" w:space="0" w:color="auto"/>
          </w:divBdr>
        </w:div>
        <w:div w:id="1254896467">
          <w:marLeft w:val="640"/>
          <w:marRight w:val="0"/>
          <w:marTop w:val="0"/>
          <w:marBottom w:val="0"/>
          <w:divBdr>
            <w:top w:val="none" w:sz="0" w:space="0" w:color="auto"/>
            <w:left w:val="none" w:sz="0" w:space="0" w:color="auto"/>
            <w:bottom w:val="none" w:sz="0" w:space="0" w:color="auto"/>
            <w:right w:val="none" w:sz="0" w:space="0" w:color="auto"/>
          </w:divBdr>
        </w:div>
        <w:div w:id="1982298466">
          <w:marLeft w:val="640"/>
          <w:marRight w:val="0"/>
          <w:marTop w:val="0"/>
          <w:marBottom w:val="0"/>
          <w:divBdr>
            <w:top w:val="none" w:sz="0" w:space="0" w:color="auto"/>
            <w:left w:val="none" w:sz="0" w:space="0" w:color="auto"/>
            <w:bottom w:val="none" w:sz="0" w:space="0" w:color="auto"/>
            <w:right w:val="none" w:sz="0" w:space="0" w:color="auto"/>
          </w:divBdr>
        </w:div>
        <w:div w:id="565914640">
          <w:marLeft w:val="640"/>
          <w:marRight w:val="0"/>
          <w:marTop w:val="0"/>
          <w:marBottom w:val="0"/>
          <w:divBdr>
            <w:top w:val="none" w:sz="0" w:space="0" w:color="auto"/>
            <w:left w:val="none" w:sz="0" w:space="0" w:color="auto"/>
            <w:bottom w:val="none" w:sz="0" w:space="0" w:color="auto"/>
            <w:right w:val="none" w:sz="0" w:space="0" w:color="auto"/>
          </w:divBdr>
        </w:div>
        <w:div w:id="838693769">
          <w:marLeft w:val="640"/>
          <w:marRight w:val="0"/>
          <w:marTop w:val="0"/>
          <w:marBottom w:val="0"/>
          <w:divBdr>
            <w:top w:val="none" w:sz="0" w:space="0" w:color="auto"/>
            <w:left w:val="none" w:sz="0" w:space="0" w:color="auto"/>
            <w:bottom w:val="none" w:sz="0" w:space="0" w:color="auto"/>
            <w:right w:val="none" w:sz="0" w:space="0" w:color="auto"/>
          </w:divBdr>
        </w:div>
        <w:div w:id="789590271">
          <w:marLeft w:val="640"/>
          <w:marRight w:val="0"/>
          <w:marTop w:val="0"/>
          <w:marBottom w:val="0"/>
          <w:divBdr>
            <w:top w:val="none" w:sz="0" w:space="0" w:color="auto"/>
            <w:left w:val="none" w:sz="0" w:space="0" w:color="auto"/>
            <w:bottom w:val="none" w:sz="0" w:space="0" w:color="auto"/>
            <w:right w:val="none" w:sz="0" w:space="0" w:color="auto"/>
          </w:divBdr>
        </w:div>
        <w:div w:id="997003850">
          <w:marLeft w:val="640"/>
          <w:marRight w:val="0"/>
          <w:marTop w:val="0"/>
          <w:marBottom w:val="0"/>
          <w:divBdr>
            <w:top w:val="none" w:sz="0" w:space="0" w:color="auto"/>
            <w:left w:val="none" w:sz="0" w:space="0" w:color="auto"/>
            <w:bottom w:val="none" w:sz="0" w:space="0" w:color="auto"/>
            <w:right w:val="none" w:sz="0" w:space="0" w:color="auto"/>
          </w:divBdr>
        </w:div>
        <w:div w:id="1207330519">
          <w:marLeft w:val="640"/>
          <w:marRight w:val="0"/>
          <w:marTop w:val="0"/>
          <w:marBottom w:val="0"/>
          <w:divBdr>
            <w:top w:val="none" w:sz="0" w:space="0" w:color="auto"/>
            <w:left w:val="none" w:sz="0" w:space="0" w:color="auto"/>
            <w:bottom w:val="none" w:sz="0" w:space="0" w:color="auto"/>
            <w:right w:val="none" w:sz="0" w:space="0" w:color="auto"/>
          </w:divBdr>
        </w:div>
        <w:div w:id="1389264806">
          <w:marLeft w:val="640"/>
          <w:marRight w:val="0"/>
          <w:marTop w:val="0"/>
          <w:marBottom w:val="0"/>
          <w:divBdr>
            <w:top w:val="none" w:sz="0" w:space="0" w:color="auto"/>
            <w:left w:val="none" w:sz="0" w:space="0" w:color="auto"/>
            <w:bottom w:val="none" w:sz="0" w:space="0" w:color="auto"/>
            <w:right w:val="none" w:sz="0" w:space="0" w:color="auto"/>
          </w:divBdr>
        </w:div>
        <w:div w:id="1089891533">
          <w:marLeft w:val="640"/>
          <w:marRight w:val="0"/>
          <w:marTop w:val="0"/>
          <w:marBottom w:val="0"/>
          <w:divBdr>
            <w:top w:val="none" w:sz="0" w:space="0" w:color="auto"/>
            <w:left w:val="none" w:sz="0" w:space="0" w:color="auto"/>
            <w:bottom w:val="none" w:sz="0" w:space="0" w:color="auto"/>
            <w:right w:val="none" w:sz="0" w:space="0" w:color="auto"/>
          </w:divBdr>
        </w:div>
        <w:div w:id="2067096127">
          <w:marLeft w:val="640"/>
          <w:marRight w:val="0"/>
          <w:marTop w:val="0"/>
          <w:marBottom w:val="0"/>
          <w:divBdr>
            <w:top w:val="none" w:sz="0" w:space="0" w:color="auto"/>
            <w:left w:val="none" w:sz="0" w:space="0" w:color="auto"/>
            <w:bottom w:val="none" w:sz="0" w:space="0" w:color="auto"/>
            <w:right w:val="none" w:sz="0" w:space="0" w:color="auto"/>
          </w:divBdr>
        </w:div>
        <w:div w:id="1519856563">
          <w:marLeft w:val="640"/>
          <w:marRight w:val="0"/>
          <w:marTop w:val="0"/>
          <w:marBottom w:val="0"/>
          <w:divBdr>
            <w:top w:val="none" w:sz="0" w:space="0" w:color="auto"/>
            <w:left w:val="none" w:sz="0" w:space="0" w:color="auto"/>
            <w:bottom w:val="none" w:sz="0" w:space="0" w:color="auto"/>
            <w:right w:val="none" w:sz="0" w:space="0" w:color="auto"/>
          </w:divBdr>
        </w:div>
        <w:div w:id="424309605">
          <w:marLeft w:val="640"/>
          <w:marRight w:val="0"/>
          <w:marTop w:val="0"/>
          <w:marBottom w:val="0"/>
          <w:divBdr>
            <w:top w:val="none" w:sz="0" w:space="0" w:color="auto"/>
            <w:left w:val="none" w:sz="0" w:space="0" w:color="auto"/>
            <w:bottom w:val="none" w:sz="0" w:space="0" w:color="auto"/>
            <w:right w:val="none" w:sz="0" w:space="0" w:color="auto"/>
          </w:divBdr>
        </w:div>
        <w:div w:id="335421451">
          <w:marLeft w:val="640"/>
          <w:marRight w:val="0"/>
          <w:marTop w:val="0"/>
          <w:marBottom w:val="0"/>
          <w:divBdr>
            <w:top w:val="none" w:sz="0" w:space="0" w:color="auto"/>
            <w:left w:val="none" w:sz="0" w:space="0" w:color="auto"/>
            <w:bottom w:val="none" w:sz="0" w:space="0" w:color="auto"/>
            <w:right w:val="none" w:sz="0" w:space="0" w:color="auto"/>
          </w:divBdr>
        </w:div>
        <w:div w:id="876351069">
          <w:marLeft w:val="640"/>
          <w:marRight w:val="0"/>
          <w:marTop w:val="0"/>
          <w:marBottom w:val="0"/>
          <w:divBdr>
            <w:top w:val="none" w:sz="0" w:space="0" w:color="auto"/>
            <w:left w:val="none" w:sz="0" w:space="0" w:color="auto"/>
            <w:bottom w:val="none" w:sz="0" w:space="0" w:color="auto"/>
            <w:right w:val="none" w:sz="0" w:space="0" w:color="auto"/>
          </w:divBdr>
        </w:div>
        <w:div w:id="1126702045">
          <w:marLeft w:val="640"/>
          <w:marRight w:val="0"/>
          <w:marTop w:val="0"/>
          <w:marBottom w:val="0"/>
          <w:divBdr>
            <w:top w:val="none" w:sz="0" w:space="0" w:color="auto"/>
            <w:left w:val="none" w:sz="0" w:space="0" w:color="auto"/>
            <w:bottom w:val="none" w:sz="0" w:space="0" w:color="auto"/>
            <w:right w:val="none" w:sz="0" w:space="0" w:color="auto"/>
          </w:divBdr>
        </w:div>
        <w:div w:id="1296178932">
          <w:marLeft w:val="640"/>
          <w:marRight w:val="0"/>
          <w:marTop w:val="0"/>
          <w:marBottom w:val="0"/>
          <w:divBdr>
            <w:top w:val="none" w:sz="0" w:space="0" w:color="auto"/>
            <w:left w:val="none" w:sz="0" w:space="0" w:color="auto"/>
            <w:bottom w:val="none" w:sz="0" w:space="0" w:color="auto"/>
            <w:right w:val="none" w:sz="0" w:space="0" w:color="auto"/>
          </w:divBdr>
        </w:div>
        <w:div w:id="630942712">
          <w:marLeft w:val="640"/>
          <w:marRight w:val="0"/>
          <w:marTop w:val="0"/>
          <w:marBottom w:val="0"/>
          <w:divBdr>
            <w:top w:val="none" w:sz="0" w:space="0" w:color="auto"/>
            <w:left w:val="none" w:sz="0" w:space="0" w:color="auto"/>
            <w:bottom w:val="none" w:sz="0" w:space="0" w:color="auto"/>
            <w:right w:val="none" w:sz="0" w:space="0" w:color="auto"/>
          </w:divBdr>
        </w:div>
        <w:div w:id="1487742511">
          <w:marLeft w:val="640"/>
          <w:marRight w:val="0"/>
          <w:marTop w:val="0"/>
          <w:marBottom w:val="0"/>
          <w:divBdr>
            <w:top w:val="none" w:sz="0" w:space="0" w:color="auto"/>
            <w:left w:val="none" w:sz="0" w:space="0" w:color="auto"/>
            <w:bottom w:val="none" w:sz="0" w:space="0" w:color="auto"/>
            <w:right w:val="none" w:sz="0" w:space="0" w:color="auto"/>
          </w:divBdr>
        </w:div>
        <w:div w:id="1274901571">
          <w:marLeft w:val="640"/>
          <w:marRight w:val="0"/>
          <w:marTop w:val="0"/>
          <w:marBottom w:val="0"/>
          <w:divBdr>
            <w:top w:val="none" w:sz="0" w:space="0" w:color="auto"/>
            <w:left w:val="none" w:sz="0" w:space="0" w:color="auto"/>
            <w:bottom w:val="none" w:sz="0" w:space="0" w:color="auto"/>
            <w:right w:val="none" w:sz="0" w:space="0" w:color="auto"/>
          </w:divBdr>
        </w:div>
        <w:div w:id="1911109683">
          <w:marLeft w:val="640"/>
          <w:marRight w:val="0"/>
          <w:marTop w:val="0"/>
          <w:marBottom w:val="0"/>
          <w:divBdr>
            <w:top w:val="none" w:sz="0" w:space="0" w:color="auto"/>
            <w:left w:val="none" w:sz="0" w:space="0" w:color="auto"/>
            <w:bottom w:val="none" w:sz="0" w:space="0" w:color="auto"/>
            <w:right w:val="none" w:sz="0" w:space="0" w:color="auto"/>
          </w:divBdr>
        </w:div>
        <w:div w:id="1890341621">
          <w:marLeft w:val="640"/>
          <w:marRight w:val="0"/>
          <w:marTop w:val="0"/>
          <w:marBottom w:val="0"/>
          <w:divBdr>
            <w:top w:val="none" w:sz="0" w:space="0" w:color="auto"/>
            <w:left w:val="none" w:sz="0" w:space="0" w:color="auto"/>
            <w:bottom w:val="none" w:sz="0" w:space="0" w:color="auto"/>
            <w:right w:val="none" w:sz="0" w:space="0" w:color="auto"/>
          </w:divBdr>
        </w:div>
        <w:div w:id="663974989">
          <w:marLeft w:val="640"/>
          <w:marRight w:val="0"/>
          <w:marTop w:val="0"/>
          <w:marBottom w:val="0"/>
          <w:divBdr>
            <w:top w:val="none" w:sz="0" w:space="0" w:color="auto"/>
            <w:left w:val="none" w:sz="0" w:space="0" w:color="auto"/>
            <w:bottom w:val="none" w:sz="0" w:space="0" w:color="auto"/>
            <w:right w:val="none" w:sz="0" w:space="0" w:color="auto"/>
          </w:divBdr>
        </w:div>
        <w:div w:id="1750926632">
          <w:marLeft w:val="640"/>
          <w:marRight w:val="0"/>
          <w:marTop w:val="0"/>
          <w:marBottom w:val="0"/>
          <w:divBdr>
            <w:top w:val="none" w:sz="0" w:space="0" w:color="auto"/>
            <w:left w:val="none" w:sz="0" w:space="0" w:color="auto"/>
            <w:bottom w:val="none" w:sz="0" w:space="0" w:color="auto"/>
            <w:right w:val="none" w:sz="0" w:space="0" w:color="auto"/>
          </w:divBdr>
        </w:div>
        <w:div w:id="201866409">
          <w:marLeft w:val="640"/>
          <w:marRight w:val="0"/>
          <w:marTop w:val="0"/>
          <w:marBottom w:val="0"/>
          <w:divBdr>
            <w:top w:val="none" w:sz="0" w:space="0" w:color="auto"/>
            <w:left w:val="none" w:sz="0" w:space="0" w:color="auto"/>
            <w:bottom w:val="none" w:sz="0" w:space="0" w:color="auto"/>
            <w:right w:val="none" w:sz="0" w:space="0" w:color="auto"/>
          </w:divBdr>
        </w:div>
        <w:div w:id="30346697">
          <w:marLeft w:val="640"/>
          <w:marRight w:val="0"/>
          <w:marTop w:val="0"/>
          <w:marBottom w:val="0"/>
          <w:divBdr>
            <w:top w:val="none" w:sz="0" w:space="0" w:color="auto"/>
            <w:left w:val="none" w:sz="0" w:space="0" w:color="auto"/>
            <w:bottom w:val="none" w:sz="0" w:space="0" w:color="auto"/>
            <w:right w:val="none" w:sz="0" w:space="0" w:color="auto"/>
          </w:divBdr>
        </w:div>
        <w:div w:id="1804544947">
          <w:marLeft w:val="640"/>
          <w:marRight w:val="0"/>
          <w:marTop w:val="0"/>
          <w:marBottom w:val="0"/>
          <w:divBdr>
            <w:top w:val="none" w:sz="0" w:space="0" w:color="auto"/>
            <w:left w:val="none" w:sz="0" w:space="0" w:color="auto"/>
            <w:bottom w:val="none" w:sz="0" w:space="0" w:color="auto"/>
            <w:right w:val="none" w:sz="0" w:space="0" w:color="auto"/>
          </w:divBdr>
        </w:div>
        <w:div w:id="1965111230">
          <w:marLeft w:val="640"/>
          <w:marRight w:val="0"/>
          <w:marTop w:val="0"/>
          <w:marBottom w:val="0"/>
          <w:divBdr>
            <w:top w:val="none" w:sz="0" w:space="0" w:color="auto"/>
            <w:left w:val="none" w:sz="0" w:space="0" w:color="auto"/>
            <w:bottom w:val="none" w:sz="0" w:space="0" w:color="auto"/>
            <w:right w:val="none" w:sz="0" w:space="0" w:color="auto"/>
          </w:divBdr>
        </w:div>
        <w:div w:id="1435512333">
          <w:marLeft w:val="640"/>
          <w:marRight w:val="0"/>
          <w:marTop w:val="0"/>
          <w:marBottom w:val="0"/>
          <w:divBdr>
            <w:top w:val="none" w:sz="0" w:space="0" w:color="auto"/>
            <w:left w:val="none" w:sz="0" w:space="0" w:color="auto"/>
            <w:bottom w:val="none" w:sz="0" w:space="0" w:color="auto"/>
            <w:right w:val="none" w:sz="0" w:space="0" w:color="auto"/>
          </w:divBdr>
        </w:div>
        <w:div w:id="541753291">
          <w:marLeft w:val="640"/>
          <w:marRight w:val="0"/>
          <w:marTop w:val="0"/>
          <w:marBottom w:val="0"/>
          <w:divBdr>
            <w:top w:val="none" w:sz="0" w:space="0" w:color="auto"/>
            <w:left w:val="none" w:sz="0" w:space="0" w:color="auto"/>
            <w:bottom w:val="none" w:sz="0" w:space="0" w:color="auto"/>
            <w:right w:val="none" w:sz="0" w:space="0" w:color="auto"/>
          </w:divBdr>
        </w:div>
        <w:div w:id="1822890807">
          <w:marLeft w:val="640"/>
          <w:marRight w:val="0"/>
          <w:marTop w:val="0"/>
          <w:marBottom w:val="0"/>
          <w:divBdr>
            <w:top w:val="none" w:sz="0" w:space="0" w:color="auto"/>
            <w:left w:val="none" w:sz="0" w:space="0" w:color="auto"/>
            <w:bottom w:val="none" w:sz="0" w:space="0" w:color="auto"/>
            <w:right w:val="none" w:sz="0" w:space="0" w:color="auto"/>
          </w:divBdr>
        </w:div>
        <w:div w:id="86704357">
          <w:marLeft w:val="640"/>
          <w:marRight w:val="0"/>
          <w:marTop w:val="0"/>
          <w:marBottom w:val="0"/>
          <w:divBdr>
            <w:top w:val="none" w:sz="0" w:space="0" w:color="auto"/>
            <w:left w:val="none" w:sz="0" w:space="0" w:color="auto"/>
            <w:bottom w:val="none" w:sz="0" w:space="0" w:color="auto"/>
            <w:right w:val="none" w:sz="0" w:space="0" w:color="auto"/>
          </w:divBdr>
        </w:div>
        <w:div w:id="1283534360">
          <w:marLeft w:val="640"/>
          <w:marRight w:val="0"/>
          <w:marTop w:val="0"/>
          <w:marBottom w:val="0"/>
          <w:divBdr>
            <w:top w:val="none" w:sz="0" w:space="0" w:color="auto"/>
            <w:left w:val="none" w:sz="0" w:space="0" w:color="auto"/>
            <w:bottom w:val="none" w:sz="0" w:space="0" w:color="auto"/>
            <w:right w:val="none" w:sz="0" w:space="0" w:color="auto"/>
          </w:divBdr>
        </w:div>
        <w:div w:id="998264264">
          <w:marLeft w:val="640"/>
          <w:marRight w:val="0"/>
          <w:marTop w:val="0"/>
          <w:marBottom w:val="0"/>
          <w:divBdr>
            <w:top w:val="none" w:sz="0" w:space="0" w:color="auto"/>
            <w:left w:val="none" w:sz="0" w:space="0" w:color="auto"/>
            <w:bottom w:val="none" w:sz="0" w:space="0" w:color="auto"/>
            <w:right w:val="none" w:sz="0" w:space="0" w:color="auto"/>
          </w:divBdr>
        </w:div>
        <w:div w:id="1912152250">
          <w:marLeft w:val="640"/>
          <w:marRight w:val="0"/>
          <w:marTop w:val="0"/>
          <w:marBottom w:val="0"/>
          <w:divBdr>
            <w:top w:val="none" w:sz="0" w:space="0" w:color="auto"/>
            <w:left w:val="none" w:sz="0" w:space="0" w:color="auto"/>
            <w:bottom w:val="none" w:sz="0" w:space="0" w:color="auto"/>
            <w:right w:val="none" w:sz="0" w:space="0" w:color="auto"/>
          </w:divBdr>
        </w:div>
        <w:div w:id="299582105">
          <w:marLeft w:val="640"/>
          <w:marRight w:val="0"/>
          <w:marTop w:val="0"/>
          <w:marBottom w:val="0"/>
          <w:divBdr>
            <w:top w:val="none" w:sz="0" w:space="0" w:color="auto"/>
            <w:left w:val="none" w:sz="0" w:space="0" w:color="auto"/>
            <w:bottom w:val="none" w:sz="0" w:space="0" w:color="auto"/>
            <w:right w:val="none" w:sz="0" w:space="0" w:color="auto"/>
          </w:divBdr>
        </w:div>
        <w:div w:id="1888057264">
          <w:marLeft w:val="640"/>
          <w:marRight w:val="0"/>
          <w:marTop w:val="0"/>
          <w:marBottom w:val="0"/>
          <w:divBdr>
            <w:top w:val="none" w:sz="0" w:space="0" w:color="auto"/>
            <w:left w:val="none" w:sz="0" w:space="0" w:color="auto"/>
            <w:bottom w:val="none" w:sz="0" w:space="0" w:color="auto"/>
            <w:right w:val="none" w:sz="0" w:space="0" w:color="auto"/>
          </w:divBdr>
        </w:div>
        <w:div w:id="549416716">
          <w:marLeft w:val="640"/>
          <w:marRight w:val="0"/>
          <w:marTop w:val="0"/>
          <w:marBottom w:val="0"/>
          <w:divBdr>
            <w:top w:val="none" w:sz="0" w:space="0" w:color="auto"/>
            <w:left w:val="none" w:sz="0" w:space="0" w:color="auto"/>
            <w:bottom w:val="none" w:sz="0" w:space="0" w:color="auto"/>
            <w:right w:val="none" w:sz="0" w:space="0" w:color="auto"/>
          </w:divBdr>
        </w:div>
        <w:div w:id="243884486">
          <w:marLeft w:val="640"/>
          <w:marRight w:val="0"/>
          <w:marTop w:val="0"/>
          <w:marBottom w:val="0"/>
          <w:divBdr>
            <w:top w:val="none" w:sz="0" w:space="0" w:color="auto"/>
            <w:left w:val="none" w:sz="0" w:space="0" w:color="auto"/>
            <w:bottom w:val="none" w:sz="0" w:space="0" w:color="auto"/>
            <w:right w:val="none" w:sz="0" w:space="0" w:color="auto"/>
          </w:divBdr>
        </w:div>
        <w:div w:id="352267571">
          <w:marLeft w:val="640"/>
          <w:marRight w:val="0"/>
          <w:marTop w:val="0"/>
          <w:marBottom w:val="0"/>
          <w:divBdr>
            <w:top w:val="none" w:sz="0" w:space="0" w:color="auto"/>
            <w:left w:val="none" w:sz="0" w:space="0" w:color="auto"/>
            <w:bottom w:val="none" w:sz="0" w:space="0" w:color="auto"/>
            <w:right w:val="none" w:sz="0" w:space="0" w:color="auto"/>
          </w:divBdr>
        </w:div>
        <w:div w:id="1597908405">
          <w:marLeft w:val="640"/>
          <w:marRight w:val="0"/>
          <w:marTop w:val="0"/>
          <w:marBottom w:val="0"/>
          <w:divBdr>
            <w:top w:val="none" w:sz="0" w:space="0" w:color="auto"/>
            <w:left w:val="none" w:sz="0" w:space="0" w:color="auto"/>
            <w:bottom w:val="none" w:sz="0" w:space="0" w:color="auto"/>
            <w:right w:val="none" w:sz="0" w:space="0" w:color="auto"/>
          </w:divBdr>
        </w:div>
        <w:div w:id="1903324746">
          <w:marLeft w:val="640"/>
          <w:marRight w:val="0"/>
          <w:marTop w:val="0"/>
          <w:marBottom w:val="0"/>
          <w:divBdr>
            <w:top w:val="none" w:sz="0" w:space="0" w:color="auto"/>
            <w:left w:val="none" w:sz="0" w:space="0" w:color="auto"/>
            <w:bottom w:val="none" w:sz="0" w:space="0" w:color="auto"/>
            <w:right w:val="none" w:sz="0" w:space="0" w:color="auto"/>
          </w:divBdr>
        </w:div>
        <w:div w:id="1931232838">
          <w:marLeft w:val="640"/>
          <w:marRight w:val="0"/>
          <w:marTop w:val="0"/>
          <w:marBottom w:val="0"/>
          <w:divBdr>
            <w:top w:val="none" w:sz="0" w:space="0" w:color="auto"/>
            <w:left w:val="none" w:sz="0" w:space="0" w:color="auto"/>
            <w:bottom w:val="none" w:sz="0" w:space="0" w:color="auto"/>
            <w:right w:val="none" w:sz="0" w:space="0" w:color="auto"/>
          </w:divBdr>
        </w:div>
        <w:div w:id="2133598579">
          <w:marLeft w:val="640"/>
          <w:marRight w:val="0"/>
          <w:marTop w:val="0"/>
          <w:marBottom w:val="0"/>
          <w:divBdr>
            <w:top w:val="none" w:sz="0" w:space="0" w:color="auto"/>
            <w:left w:val="none" w:sz="0" w:space="0" w:color="auto"/>
            <w:bottom w:val="none" w:sz="0" w:space="0" w:color="auto"/>
            <w:right w:val="none" w:sz="0" w:space="0" w:color="auto"/>
          </w:divBdr>
        </w:div>
        <w:div w:id="1382097141">
          <w:marLeft w:val="640"/>
          <w:marRight w:val="0"/>
          <w:marTop w:val="0"/>
          <w:marBottom w:val="0"/>
          <w:divBdr>
            <w:top w:val="none" w:sz="0" w:space="0" w:color="auto"/>
            <w:left w:val="none" w:sz="0" w:space="0" w:color="auto"/>
            <w:bottom w:val="none" w:sz="0" w:space="0" w:color="auto"/>
            <w:right w:val="none" w:sz="0" w:space="0" w:color="auto"/>
          </w:divBdr>
        </w:div>
        <w:div w:id="661199619">
          <w:marLeft w:val="640"/>
          <w:marRight w:val="0"/>
          <w:marTop w:val="0"/>
          <w:marBottom w:val="0"/>
          <w:divBdr>
            <w:top w:val="none" w:sz="0" w:space="0" w:color="auto"/>
            <w:left w:val="none" w:sz="0" w:space="0" w:color="auto"/>
            <w:bottom w:val="none" w:sz="0" w:space="0" w:color="auto"/>
            <w:right w:val="none" w:sz="0" w:space="0" w:color="auto"/>
          </w:divBdr>
        </w:div>
        <w:div w:id="1531063150">
          <w:marLeft w:val="640"/>
          <w:marRight w:val="0"/>
          <w:marTop w:val="0"/>
          <w:marBottom w:val="0"/>
          <w:divBdr>
            <w:top w:val="none" w:sz="0" w:space="0" w:color="auto"/>
            <w:left w:val="none" w:sz="0" w:space="0" w:color="auto"/>
            <w:bottom w:val="none" w:sz="0" w:space="0" w:color="auto"/>
            <w:right w:val="none" w:sz="0" w:space="0" w:color="auto"/>
          </w:divBdr>
        </w:div>
        <w:div w:id="798767356">
          <w:marLeft w:val="640"/>
          <w:marRight w:val="0"/>
          <w:marTop w:val="0"/>
          <w:marBottom w:val="0"/>
          <w:divBdr>
            <w:top w:val="none" w:sz="0" w:space="0" w:color="auto"/>
            <w:left w:val="none" w:sz="0" w:space="0" w:color="auto"/>
            <w:bottom w:val="none" w:sz="0" w:space="0" w:color="auto"/>
            <w:right w:val="none" w:sz="0" w:space="0" w:color="auto"/>
          </w:divBdr>
        </w:div>
        <w:div w:id="191503898">
          <w:marLeft w:val="640"/>
          <w:marRight w:val="0"/>
          <w:marTop w:val="0"/>
          <w:marBottom w:val="0"/>
          <w:divBdr>
            <w:top w:val="none" w:sz="0" w:space="0" w:color="auto"/>
            <w:left w:val="none" w:sz="0" w:space="0" w:color="auto"/>
            <w:bottom w:val="none" w:sz="0" w:space="0" w:color="auto"/>
            <w:right w:val="none" w:sz="0" w:space="0" w:color="auto"/>
          </w:divBdr>
        </w:div>
        <w:div w:id="1984772416">
          <w:marLeft w:val="640"/>
          <w:marRight w:val="0"/>
          <w:marTop w:val="0"/>
          <w:marBottom w:val="0"/>
          <w:divBdr>
            <w:top w:val="none" w:sz="0" w:space="0" w:color="auto"/>
            <w:left w:val="none" w:sz="0" w:space="0" w:color="auto"/>
            <w:bottom w:val="none" w:sz="0" w:space="0" w:color="auto"/>
            <w:right w:val="none" w:sz="0" w:space="0" w:color="auto"/>
          </w:divBdr>
        </w:div>
      </w:divsChild>
    </w:div>
    <w:div w:id="1383482104">
      <w:bodyDiv w:val="1"/>
      <w:marLeft w:val="0"/>
      <w:marRight w:val="0"/>
      <w:marTop w:val="0"/>
      <w:marBottom w:val="0"/>
      <w:divBdr>
        <w:top w:val="none" w:sz="0" w:space="0" w:color="auto"/>
        <w:left w:val="none" w:sz="0" w:space="0" w:color="auto"/>
        <w:bottom w:val="none" w:sz="0" w:space="0" w:color="auto"/>
        <w:right w:val="none" w:sz="0" w:space="0" w:color="auto"/>
      </w:divBdr>
      <w:divsChild>
        <w:div w:id="1128160782">
          <w:marLeft w:val="640"/>
          <w:marRight w:val="0"/>
          <w:marTop w:val="0"/>
          <w:marBottom w:val="0"/>
          <w:divBdr>
            <w:top w:val="none" w:sz="0" w:space="0" w:color="auto"/>
            <w:left w:val="none" w:sz="0" w:space="0" w:color="auto"/>
            <w:bottom w:val="none" w:sz="0" w:space="0" w:color="auto"/>
            <w:right w:val="none" w:sz="0" w:space="0" w:color="auto"/>
          </w:divBdr>
        </w:div>
        <w:div w:id="987713210">
          <w:marLeft w:val="640"/>
          <w:marRight w:val="0"/>
          <w:marTop w:val="0"/>
          <w:marBottom w:val="0"/>
          <w:divBdr>
            <w:top w:val="none" w:sz="0" w:space="0" w:color="auto"/>
            <w:left w:val="none" w:sz="0" w:space="0" w:color="auto"/>
            <w:bottom w:val="none" w:sz="0" w:space="0" w:color="auto"/>
            <w:right w:val="none" w:sz="0" w:space="0" w:color="auto"/>
          </w:divBdr>
        </w:div>
        <w:div w:id="2064016184">
          <w:marLeft w:val="640"/>
          <w:marRight w:val="0"/>
          <w:marTop w:val="0"/>
          <w:marBottom w:val="0"/>
          <w:divBdr>
            <w:top w:val="none" w:sz="0" w:space="0" w:color="auto"/>
            <w:left w:val="none" w:sz="0" w:space="0" w:color="auto"/>
            <w:bottom w:val="none" w:sz="0" w:space="0" w:color="auto"/>
            <w:right w:val="none" w:sz="0" w:space="0" w:color="auto"/>
          </w:divBdr>
        </w:div>
        <w:div w:id="1688868623">
          <w:marLeft w:val="640"/>
          <w:marRight w:val="0"/>
          <w:marTop w:val="0"/>
          <w:marBottom w:val="0"/>
          <w:divBdr>
            <w:top w:val="none" w:sz="0" w:space="0" w:color="auto"/>
            <w:left w:val="none" w:sz="0" w:space="0" w:color="auto"/>
            <w:bottom w:val="none" w:sz="0" w:space="0" w:color="auto"/>
            <w:right w:val="none" w:sz="0" w:space="0" w:color="auto"/>
          </w:divBdr>
        </w:div>
        <w:div w:id="777721065">
          <w:marLeft w:val="640"/>
          <w:marRight w:val="0"/>
          <w:marTop w:val="0"/>
          <w:marBottom w:val="0"/>
          <w:divBdr>
            <w:top w:val="none" w:sz="0" w:space="0" w:color="auto"/>
            <w:left w:val="none" w:sz="0" w:space="0" w:color="auto"/>
            <w:bottom w:val="none" w:sz="0" w:space="0" w:color="auto"/>
            <w:right w:val="none" w:sz="0" w:space="0" w:color="auto"/>
          </w:divBdr>
        </w:div>
        <w:div w:id="367684471">
          <w:marLeft w:val="640"/>
          <w:marRight w:val="0"/>
          <w:marTop w:val="0"/>
          <w:marBottom w:val="0"/>
          <w:divBdr>
            <w:top w:val="none" w:sz="0" w:space="0" w:color="auto"/>
            <w:left w:val="none" w:sz="0" w:space="0" w:color="auto"/>
            <w:bottom w:val="none" w:sz="0" w:space="0" w:color="auto"/>
            <w:right w:val="none" w:sz="0" w:space="0" w:color="auto"/>
          </w:divBdr>
        </w:div>
        <w:div w:id="595942616">
          <w:marLeft w:val="640"/>
          <w:marRight w:val="0"/>
          <w:marTop w:val="0"/>
          <w:marBottom w:val="0"/>
          <w:divBdr>
            <w:top w:val="none" w:sz="0" w:space="0" w:color="auto"/>
            <w:left w:val="none" w:sz="0" w:space="0" w:color="auto"/>
            <w:bottom w:val="none" w:sz="0" w:space="0" w:color="auto"/>
            <w:right w:val="none" w:sz="0" w:space="0" w:color="auto"/>
          </w:divBdr>
        </w:div>
        <w:div w:id="2086607694">
          <w:marLeft w:val="640"/>
          <w:marRight w:val="0"/>
          <w:marTop w:val="0"/>
          <w:marBottom w:val="0"/>
          <w:divBdr>
            <w:top w:val="none" w:sz="0" w:space="0" w:color="auto"/>
            <w:left w:val="none" w:sz="0" w:space="0" w:color="auto"/>
            <w:bottom w:val="none" w:sz="0" w:space="0" w:color="auto"/>
            <w:right w:val="none" w:sz="0" w:space="0" w:color="auto"/>
          </w:divBdr>
        </w:div>
        <w:div w:id="393698572">
          <w:marLeft w:val="640"/>
          <w:marRight w:val="0"/>
          <w:marTop w:val="0"/>
          <w:marBottom w:val="0"/>
          <w:divBdr>
            <w:top w:val="none" w:sz="0" w:space="0" w:color="auto"/>
            <w:left w:val="none" w:sz="0" w:space="0" w:color="auto"/>
            <w:bottom w:val="none" w:sz="0" w:space="0" w:color="auto"/>
            <w:right w:val="none" w:sz="0" w:space="0" w:color="auto"/>
          </w:divBdr>
        </w:div>
        <w:div w:id="1626767252">
          <w:marLeft w:val="640"/>
          <w:marRight w:val="0"/>
          <w:marTop w:val="0"/>
          <w:marBottom w:val="0"/>
          <w:divBdr>
            <w:top w:val="none" w:sz="0" w:space="0" w:color="auto"/>
            <w:left w:val="none" w:sz="0" w:space="0" w:color="auto"/>
            <w:bottom w:val="none" w:sz="0" w:space="0" w:color="auto"/>
            <w:right w:val="none" w:sz="0" w:space="0" w:color="auto"/>
          </w:divBdr>
        </w:div>
        <w:div w:id="1928029538">
          <w:marLeft w:val="640"/>
          <w:marRight w:val="0"/>
          <w:marTop w:val="0"/>
          <w:marBottom w:val="0"/>
          <w:divBdr>
            <w:top w:val="none" w:sz="0" w:space="0" w:color="auto"/>
            <w:left w:val="none" w:sz="0" w:space="0" w:color="auto"/>
            <w:bottom w:val="none" w:sz="0" w:space="0" w:color="auto"/>
            <w:right w:val="none" w:sz="0" w:space="0" w:color="auto"/>
          </w:divBdr>
        </w:div>
        <w:div w:id="323096216">
          <w:marLeft w:val="640"/>
          <w:marRight w:val="0"/>
          <w:marTop w:val="0"/>
          <w:marBottom w:val="0"/>
          <w:divBdr>
            <w:top w:val="none" w:sz="0" w:space="0" w:color="auto"/>
            <w:left w:val="none" w:sz="0" w:space="0" w:color="auto"/>
            <w:bottom w:val="none" w:sz="0" w:space="0" w:color="auto"/>
            <w:right w:val="none" w:sz="0" w:space="0" w:color="auto"/>
          </w:divBdr>
        </w:div>
        <w:div w:id="1636135069">
          <w:marLeft w:val="640"/>
          <w:marRight w:val="0"/>
          <w:marTop w:val="0"/>
          <w:marBottom w:val="0"/>
          <w:divBdr>
            <w:top w:val="none" w:sz="0" w:space="0" w:color="auto"/>
            <w:left w:val="none" w:sz="0" w:space="0" w:color="auto"/>
            <w:bottom w:val="none" w:sz="0" w:space="0" w:color="auto"/>
            <w:right w:val="none" w:sz="0" w:space="0" w:color="auto"/>
          </w:divBdr>
        </w:div>
        <w:div w:id="1874688598">
          <w:marLeft w:val="640"/>
          <w:marRight w:val="0"/>
          <w:marTop w:val="0"/>
          <w:marBottom w:val="0"/>
          <w:divBdr>
            <w:top w:val="none" w:sz="0" w:space="0" w:color="auto"/>
            <w:left w:val="none" w:sz="0" w:space="0" w:color="auto"/>
            <w:bottom w:val="none" w:sz="0" w:space="0" w:color="auto"/>
            <w:right w:val="none" w:sz="0" w:space="0" w:color="auto"/>
          </w:divBdr>
        </w:div>
        <w:div w:id="891035661">
          <w:marLeft w:val="640"/>
          <w:marRight w:val="0"/>
          <w:marTop w:val="0"/>
          <w:marBottom w:val="0"/>
          <w:divBdr>
            <w:top w:val="none" w:sz="0" w:space="0" w:color="auto"/>
            <w:left w:val="none" w:sz="0" w:space="0" w:color="auto"/>
            <w:bottom w:val="none" w:sz="0" w:space="0" w:color="auto"/>
            <w:right w:val="none" w:sz="0" w:space="0" w:color="auto"/>
          </w:divBdr>
        </w:div>
        <w:div w:id="243564491">
          <w:marLeft w:val="640"/>
          <w:marRight w:val="0"/>
          <w:marTop w:val="0"/>
          <w:marBottom w:val="0"/>
          <w:divBdr>
            <w:top w:val="none" w:sz="0" w:space="0" w:color="auto"/>
            <w:left w:val="none" w:sz="0" w:space="0" w:color="auto"/>
            <w:bottom w:val="none" w:sz="0" w:space="0" w:color="auto"/>
            <w:right w:val="none" w:sz="0" w:space="0" w:color="auto"/>
          </w:divBdr>
        </w:div>
        <w:div w:id="646207046">
          <w:marLeft w:val="640"/>
          <w:marRight w:val="0"/>
          <w:marTop w:val="0"/>
          <w:marBottom w:val="0"/>
          <w:divBdr>
            <w:top w:val="none" w:sz="0" w:space="0" w:color="auto"/>
            <w:left w:val="none" w:sz="0" w:space="0" w:color="auto"/>
            <w:bottom w:val="none" w:sz="0" w:space="0" w:color="auto"/>
            <w:right w:val="none" w:sz="0" w:space="0" w:color="auto"/>
          </w:divBdr>
        </w:div>
        <w:div w:id="1442069957">
          <w:marLeft w:val="640"/>
          <w:marRight w:val="0"/>
          <w:marTop w:val="0"/>
          <w:marBottom w:val="0"/>
          <w:divBdr>
            <w:top w:val="none" w:sz="0" w:space="0" w:color="auto"/>
            <w:left w:val="none" w:sz="0" w:space="0" w:color="auto"/>
            <w:bottom w:val="none" w:sz="0" w:space="0" w:color="auto"/>
            <w:right w:val="none" w:sz="0" w:space="0" w:color="auto"/>
          </w:divBdr>
        </w:div>
        <w:div w:id="319113817">
          <w:marLeft w:val="640"/>
          <w:marRight w:val="0"/>
          <w:marTop w:val="0"/>
          <w:marBottom w:val="0"/>
          <w:divBdr>
            <w:top w:val="none" w:sz="0" w:space="0" w:color="auto"/>
            <w:left w:val="none" w:sz="0" w:space="0" w:color="auto"/>
            <w:bottom w:val="none" w:sz="0" w:space="0" w:color="auto"/>
            <w:right w:val="none" w:sz="0" w:space="0" w:color="auto"/>
          </w:divBdr>
        </w:div>
        <w:div w:id="1143306136">
          <w:marLeft w:val="640"/>
          <w:marRight w:val="0"/>
          <w:marTop w:val="0"/>
          <w:marBottom w:val="0"/>
          <w:divBdr>
            <w:top w:val="none" w:sz="0" w:space="0" w:color="auto"/>
            <w:left w:val="none" w:sz="0" w:space="0" w:color="auto"/>
            <w:bottom w:val="none" w:sz="0" w:space="0" w:color="auto"/>
            <w:right w:val="none" w:sz="0" w:space="0" w:color="auto"/>
          </w:divBdr>
        </w:div>
        <w:div w:id="2115057881">
          <w:marLeft w:val="640"/>
          <w:marRight w:val="0"/>
          <w:marTop w:val="0"/>
          <w:marBottom w:val="0"/>
          <w:divBdr>
            <w:top w:val="none" w:sz="0" w:space="0" w:color="auto"/>
            <w:left w:val="none" w:sz="0" w:space="0" w:color="auto"/>
            <w:bottom w:val="none" w:sz="0" w:space="0" w:color="auto"/>
            <w:right w:val="none" w:sz="0" w:space="0" w:color="auto"/>
          </w:divBdr>
        </w:div>
        <w:div w:id="1596129731">
          <w:marLeft w:val="640"/>
          <w:marRight w:val="0"/>
          <w:marTop w:val="0"/>
          <w:marBottom w:val="0"/>
          <w:divBdr>
            <w:top w:val="none" w:sz="0" w:space="0" w:color="auto"/>
            <w:left w:val="none" w:sz="0" w:space="0" w:color="auto"/>
            <w:bottom w:val="none" w:sz="0" w:space="0" w:color="auto"/>
            <w:right w:val="none" w:sz="0" w:space="0" w:color="auto"/>
          </w:divBdr>
        </w:div>
        <w:div w:id="314604880">
          <w:marLeft w:val="640"/>
          <w:marRight w:val="0"/>
          <w:marTop w:val="0"/>
          <w:marBottom w:val="0"/>
          <w:divBdr>
            <w:top w:val="none" w:sz="0" w:space="0" w:color="auto"/>
            <w:left w:val="none" w:sz="0" w:space="0" w:color="auto"/>
            <w:bottom w:val="none" w:sz="0" w:space="0" w:color="auto"/>
            <w:right w:val="none" w:sz="0" w:space="0" w:color="auto"/>
          </w:divBdr>
        </w:div>
        <w:div w:id="1771393742">
          <w:marLeft w:val="640"/>
          <w:marRight w:val="0"/>
          <w:marTop w:val="0"/>
          <w:marBottom w:val="0"/>
          <w:divBdr>
            <w:top w:val="none" w:sz="0" w:space="0" w:color="auto"/>
            <w:left w:val="none" w:sz="0" w:space="0" w:color="auto"/>
            <w:bottom w:val="none" w:sz="0" w:space="0" w:color="auto"/>
            <w:right w:val="none" w:sz="0" w:space="0" w:color="auto"/>
          </w:divBdr>
        </w:div>
        <w:div w:id="826096786">
          <w:marLeft w:val="640"/>
          <w:marRight w:val="0"/>
          <w:marTop w:val="0"/>
          <w:marBottom w:val="0"/>
          <w:divBdr>
            <w:top w:val="none" w:sz="0" w:space="0" w:color="auto"/>
            <w:left w:val="none" w:sz="0" w:space="0" w:color="auto"/>
            <w:bottom w:val="none" w:sz="0" w:space="0" w:color="auto"/>
            <w:right w:val="none" w:sz="0" w:space="0" w:color="auto"/>
          </w:divBdr>
        </w:div>
        <w:div w:id="651524222">
          <w:marLeft w:val="640"/>
          <w:marRight w:val="0"/>
          <w:marTop w:val="0"/>
          <w:marBottom w:val="0"/>
          <w:divBdr>
            <w:top w:val="none" w:sz="0" w:space="0" w:color="auto"/>
            <w:left w:val="none" w:sz="0" w:space="0" w:color="auto"/>
            <w:bottom w:val="none" w:sz="0" w:space="0" w:color="auto"/>
            <w:right w:val="none" w:sz="0" w:space="0" w:color="auto"/>
          </w:divBdr>
        </w:div>
        <w:div w:id="225649319">
          <w:marLeft w:val="640"/>
          <w:marRight w:val="0"/>
          <w:marTop w:val="0"/>
          <w:marBottom w:val="0"/>
          <w:divBdr>
            <w:top w:val="none" w:sz="0" w:space="0" w:color="auto"/>
            <w:left w:val="none" w:sz="0" w:space="0" w:color="auto"/>
            <w:bottom w:val="none" w:sz="0" w:space="0" w:color="auto"/>
            <w:right w:val="none" w:sz="0" w:space="0" w:color="auto"/>
          </w:divBdr>
        </w:div>
        <w:div w:id="499465183">
          <w:marLeft w:val="640"/>
          <w:marRight w:val="0"/>
          <w:marTop w:val="0"/>
          <w:marBottom w:val="0"/>
          <w:divBdr>
            <w:top w:val="none" w:sz="0" w:space="0" w:color="auto"/>
            <w:left w:val="none" w:sz="0" w:space="0" w:color="auto"/>
            <w:bottom w:val="none" w:sz="0" w:space="0" w:color="auto"/>
            <w:right w:val="none" w:sz="0" w:space="0" w:color="auto"/>
          </w:divBdr>
        </w:div>
        <w:div w:id="1996760083">
          <w:marLeft w:val="640"/>
          <w:marRight w:val="0"/>
          <w:marTop w:val="0"/>
          <w:marBottom w:val="0"/>
          <w:divBdr>
            <w:top w:val="none" w:sz="0" w:space="0" w:color="auto"/>
            <w:left w:val="none" w:sz="0" w:space="0" w:color="auto"/>
            <w:bottom w:val="none" w:sz="0" w:space="0" w:color="auto"/>
            <w:right w:val="none" w:sz="0" w:space="0" w:color="auto"/>
          </w:divBdr>
        </w:div>
        <w:div w:id="205603796">
          <w:marLeft w:val="640"/>
          <w:marRight w:val="0"/>
          <w:marTop w:val="0"/>
          <w:marBottom w:val="0"/>
          <w:divBdr>
            <w:top w:val="none" w:sz="0" w:space="0" w:color="auto"/>
            <w:left w:val="none" w:sz="0" w:space="0" w:color="auto"/>
            <w:bottom w:val="none" w:sz="0" w:space="0" w:color="auto"/>
            <w:right w:val="none" w:sz="0" w:space="0" w:color="auto"/>
          </w:divBdr>
        </w:div>
        <w:div w:id="2123961441">
          <w:marLeft w:val="640"/>
          <w:marRight w:val="0"/>
          <w:marTop w:val="0"/>
          <w:marBottom w:val="0"/>
          <w:divBdr>
            <w:top w:val="none" w:sz="0" w:space="0" w:color="auto"/>
            <w:left w:val="none" w:sz="0" w:space="0" w:color="auto"/>
            <w:bottom w:val="none" w:sz="0" w:space="0" w:color="auto"/>
            <w:right w:val="none" w:sz="0" w:space="0" w:color="auto"/>
          </w:divBdr>
        </w:div>
        <w:div w:id="350377279">
          <w:marLeft w:val="640"/>
          <w:marRight w:val="0"/>
          <w:marTop w:val="0"/>
          <w:marBottom w:val="0"/>
          <w:divBdr>
            <w:top w:val="none" w:sz="0" w:space="0" w:color="auto"/>
            <w:left w:val="none" w:sz="0" w:space="0" w:color="auto"/>
            <w:bottom w:val="none" w:sz="0" w:space="0" w:color="auto"/>
            <w:right w:val="none" w:sz="0" w:space="0" w:color="auto"/>
          </w:divBdr>
        </w:div>
        <w:div w:id="663552343">
          <w:marLeft w:val="640"/>
          <w:marRight w:val="0"/>
          <w:marTop w:val="0"/>
          <w:marBottom w:val="0"/>
          <w:divBdr>
            <w:top w:val="none" w:sz="0" w:space="0" w:color="auto"/>
            <w:left w:val="none" w:sz="0" w:space="0" w:color="auto"/>
            <w:bottom w:val="none" w:sz="0" w:space="0" w:color="auto"/>
            <w:right w:val="none" w:sz="0" w:space="0" w:color="auto"/>
          </w:divBdr>
        </w:div>
        <w:div w:id="1204446209">
          <w:marLeft w:val="640"/>
          <w:marRight w:val="0"/>
          <w:marTop w:val="0"/>
          <w:marBottom w:val="0"/>
          <w:divBdr>
            <w:top w:val="none" w:sz="0" w:space="0" w:color="auto"/>
            <w:left w:val="none" w:sz="0" w:space="0" w:color="auto"/>
            <w:bottom w:val="none" w:sz="0" w:space="0" w:color="auto"/>
            <w:right w:val="none" w:sz="0" w:space="0" w:color="auto"/>
          </w:divBdr>
        </w:div>
        <w:div w:id="1124498625">
          <w:marLeft w:val="640"/>
          <w:marRight w:val="0"/>
          <w:marTop w:val="0"/>
          <w:marBottom w:val="0"/>
          <w:divBdr>
            <w:top w:val="none" w:sz="0" w:space="0" w:color="auto"/>
            <w:left w:val="none" w:sz="0" w:space="0" w:color="auto"/>
            <w:bottom w:val="none" w:sz="0" w:space="0" w:color="auto"/>
            <w:right w:val="none" w:sz="0" w:space="0" w:color="auto"/>
          </w:divBdr>
        </w:div>
        <w:div w:id="233668172">
          <w:marLeft w:val="640"/>
          <w:marRight w:val="0"/>
          <w:marTop w:val="0"/>
          <w:marBottom w:val="0"/>
          <w:divBdr>
            <w:top w:val="none" w:sz="0" w:space="0" w:color="auto"/>
            <w:left w:val="none" w:sz="0" w:space="0" w:color="auto"/>
            <w:bottom w:val="none" w:sz="0" w:space="0" w:color="auto"/>
            <w:right w:val="none" w:sz="0" w:space="0" w:color="auto"/>
          </w:divBdr>
        </w:div>
        <w:div w:id="240413740">
          <w:marLeft w:val="640"/>
          <w:marRight w:val="0"/>
          <w:marTop w:val="0"/>
          <w:marBottom w:val="0"/>
          <w:divBdr>
            <w:top w:val="none" w:sz="0" w:space="0" w:color="auto"/>
            <w:left w:val="none" w:sz="0" w:space="0" w:color="auto"/>
            <w:bottom w:val="none" w:sz="0" w:space="0" w:color="auto"/>
            <w:right w:val="none" w:sz="0" w:space="0" w:color="auto"/>
          </w:divBdr>
        </w:div>
        <w:div w:id="704671526">
          <w:marLeft w:val="640"/>
          <w:marRight w:val="0"/>
          <w:marTop w:val="0"/>
          <w:marBottom w:val="0"/>
          <w:divBdr>
            <w:top w:val="none" w:sz="0" w:space="0" w:color="auto"/>
            <w:left w:val="none" w:sz="0" w:space="0" w:color="auto"/>
            <w:bottom w:val="none" w:sz="0" w:space="0" w:color="auto"/>
            <w:right w:val="none" w:sz="0" w:space="0" w:color="auto"/>
          </w:divBdr>
        </w:div>
        <w:div w:id="1022701954">
          <w:marLeft w:val="640"/>
          <w:marRight w:val="0"/>
          <w:marTop w:val="0"/>
          <w:marBottom w:val="0"/>
          <w:divBdr>
            <w:top w:val="none" w:sz="0" w:space="0" w:color="auto"/>
            <w:left w:val="none" w:sz="0" w:space="0" w:color="auto"/>
            <w:bottom w:val="none" w:sz="0" w:space="0" w:color="auto"/>
            <w:right w:val="none" w:sz="0" w:space="0" w:color="auto"/>
          </w:divBdr>
        </w:div>
        <w:div w:id="2094816367">
          <w:marLeft w:val="640"/>
          <w:marRight w:val="0"/>
          <w:marTop w:val="0"/>
          <w:marBottom w:val="0"/>
          <w:divBdr>
            <w:top w:val="none" w:sz="0" w:space="0" w:color="auto"/>
            <w:left w:val="none" w:sz="0" w:space="0" w:color="auto"/>
            <w:bottom w:val="none" w:sz="0" w:space="0" w:color="auto"/>
            <w:right w:val="none" w:sz="0" w:space="0" w:color="auto"/>
          </w:divBdr>
        </w:div>
        <w:div w:id="2021081242">
          <w:marLeft w:val="640"/>
          <w:marRight w:val="0"/>
          <w:marTop w:val="0"/>
          <w:marBottom w:val="0"/>
          <w:divBdr>
            <w:top w:val="none" w:sz="0" w:space="0" w:color="auto"/>
            <w:left w:val="none" w:sz="0" w:space="0" w:color="auto"/>
            <w:bottom w:val="none" w:sz="0" w:space="0" w:color="auto"/>
            <w:right w:val="none" w:sz="0" w:space="0" w:color="auto"/>
          </w:divBdr>
        </w:div>
        <w:div w:id="880480248">
          <w:marLeft w:val="640"/>
          <w:marRight w:val="0"/>
          <w:marTop w:val="0"/>
          <w:marBottom w:val="0"/>
          <w:divBdr>
            <w:top w:val="none" w:sz="0" w:space="0" w:color="auto"/>
            <w:left w:val="none" w:sz="0" w:space="0" w:color="auto"/>
            <w:bottom w:val="none" w:sz="0" w:space="0" w:color="auto"/>
            <w:right w:val="none" w:sz="0" w:space="0" w:color="auto"/>
          </w:divBdr>
        </w:div>
        <w:div w:id="543635167">
          <w:marLeft w:val="640"/>
          <w:marRight w:val="0"/>
          <w:marTop w:val="0"/>
          <w:marBottom w:val="0"/>
          <w:divBdr>
            <w:top w:val="none" w:sz="0" w:space="0" w:color="auto"/>
            <w:left w:val="none" w:sz="0" w:space="0" w:color="auto"/>
            <w:bottom w:val="none" w:sz="0" w:space="0" w:color="auto"/>
            <w:right w:val="none" w:sz="0" w:space="0" w:color="auto"/>
          </w:divBdr>
        </w:div>
        <w:div w:id="1698845843">
          <w:marLeft w:val="640"/>
          <w:marRight w:val="0"/>
          <w:marTop w:val="0"/>
          <w:marBottom w:val="0"/>
          <w:divBdr>
            <w:top w:val="none" w:sz="0" w:space="0" w:color="auto"/>
            <w:left w:val="none" w:sz="0" w:space="0" w:color="auto"/>
            <w:bottom w:val="none" w:sz="0" w:space="0" w:color="auto"/>
            <w:right w:val="none" w:sz="0" w:space="0" w:color="auto"/>
          </w:divBdr>
        </w:div>
        <w:div w:id="2072922935">
          <w:marLeft w:val="640"/>
          <w:marRight w:val="0"/>
          <w:marTop w:val="0"/>
          <w:marBottom w:val="0"/>
          <w:divBdr>
            <w:top w:val="none" w:sz="0" w:space="0" w:color="auto"/>
            <w:left w:val="none" w:sz="0" w:space="0" w:color="auto"/>
            <w:bottom w:val="none" w:sz="0" w:space="0" w:color="auto"/>
            <w:right w:val="none" w:sz="0" w:space="0" w:color="auto"/>
          </w:divBdr>
        </w:div>
        <w:div w:id="1904827277">
          <w:marLeft w:val="640"/>
          <w:marRight w:val="0"/>
          <w:marTop w:val="0"/>
          <w:marBottom w:val="0"/>
          <w:divBdr>
            <w:top w:val="none" w:sz="0" w:space="0" w:color="auto"/>
            <w:left w:val="none" w:sz="0" w:space="0" w:color="auto"/>
            <w:bottom w:val="none" w:sz="0" w:space="0" w:color="auto"/>
            <w:right w:val="none" w:sz="0" w:space="0" w:color="auto"/>
          </w:divBdr>
        </w:div>
      </w:divsChild>
    </w:div>
    <w:div w:id="1389105783">
      <w:bodyDiv w:val="1"/>
      <w:marLeft w:val="0"/>
      <w:marRight w:val="0"/>
      <w:marTop w:val="0"/>
      <w:marBottom w:val="0"/>
      <w:divBdr>
        <w:top w:val="none" w:sz="0" w:space="0" w:color="auto"/>
        <w:left w:val="none" w:sz="0" w:space="0" w:color="auto"/>
        <w:bottom w:val="none" w:sz="0" w:space="0" w:color="auto"/>
        <w:right w:val="none" w:sz="0" w:space="0" w:color="auto"/>
      </w:divBdr>
    </w:div>
    <w:div w:id="1392315209">
      <w:bodyDiv w:val="1"/>
      <w:marLeft w:val="0"/>
      <w:marRight w:val="0"/>
      <w:marTop w:val="0"/>
      <w:marBottom w:val="0"/>
      <w:divBdr>
        <w:top w:val="none" w:sz="0" w:space="0" w:color="auto"/>
        <w:left w:val="none" w:sz="0" w:space="0" w:color="auto"/>
        <w:bottom w:val="none" w:sz="0" w:space="0" w:color="auto"/>
        <w:right w:val="none" w:sz="0" w:space="0" w:color="auto"/>
      </w:divBdr>
      <w:divsChild>
        <w:div w:id="1019624440">
          <w:marLeft w:val="640"/>
          <w:marRight w:val="0"/>
          <w:marTop w:val="0"/>
          <w:marBottom w:val="0"/>
          <w:divBdr>
            <w:top w:val="none" w:sz="0" w:space="0" w:color="auto"/>
            <w:left w:val="none" w:sz="0" w:space="0" w:color="auto"/>
            <w:bottom w:val="none" w:sz="0" w:space="0" w:color="auto"/>
            <w:right w:val="none" w:sz="0" w:space="0" w:color="auto"/>
          </w:divBdr>
        </w:div>
        <w:div w:id="1846431407">
          <w:marLeft w:val="640"/>
          <w:marRight w:val="0"/>
          <w:marTop w:val="0"/>
          <w:marBottom w:val="0"/>
          <w:divBdr>
            <w:top w:val="none" w:sz="0" w:space="0" w:color="auto"/>
            <w:left w:val="none" w:sz="0" w:space="0" w:color="auto"/>
            <w:bottom w:val="none" w:sz="0" w:space="0" w:color="auto"/>
            <w:right w:val="none" w:sz="0" w:space="0" w:color="auto"/>
          </w:divBdr>
        </w:div>
        <w:div w:id="1033582214">
          <w:marLeft w:val="640"/>
          <w:marRight w:val="0"/>
          <w:marTop w:val="0"/>
          <w:marBottom w:val="0"/>
          <w:divBdr>
            <w:top w:val="none" w:sz="0" w:space="0" w:color="auto"/>
            <w:left w:val="none" w:sz="0" w:space="0" w:color="auto"/>
            <w:bottom w:val="none" w:sz="0" w:space="0" w:color="auto"/>
            <w:right w:val="none" w:sz="0" w:space="0" w:color="auto"/>
          </w:divBdr>
        </w:div>
        <w:div w:id="1770543332">
          <w:marLeft w:val="640"/>
          <w:marRight w:val="0"/>
          <w:marTop w:val="0"/>
          <w:marBottom w:val="0"/>
          <w:divBdr>
            <w:top w:val="none" w:sz="0" w:space="0" w:color="auto"/>
            <w:left w:val="none" w:sz="0" w:space="0" w:color="auto"/>
            <w:bottom w:val="none" w:sz="0" w:space="0" w:color="auto"/>
            <w:right w:val="none" w:sz="0" w:space="0" w:color="auto"/>
          </w:divBdr>
        </w:div>
        <w:div w:id="679549380">
          <w:marLeft w:val="640"/>
          <w:marRight w:val="0"/>
          <w:marTop w:val="0"/>
          <w:marBottom w:val="0"/>
          <w:divBdr>
            <w:top w:val="none" w:sz="0" w:space="0" w:color="auto"/>
            <w:left w:val="none" w:sz="0" w:space="0" w:color="auto"/>
            <w:bottom w:val="none" w:sz="0" w:space="0" w:color="auto"/>
            <w:right w:val="none" w:sz="0" w:space="0" w:color="auto"/>
          </w:divBdr>
        </w:div>
        <w:div w:id="1361011648">
          <w:marLeft w:val="640"/>
          <w:marRight w:val="0"/>
          <w:marTop w:val="0"/>
          <w:marBottom w:val="0"/>
          <w:divBdr>
            <w:top w:val="none" w:sz="0" w:space="0" w:color="auto"/>
            <w:left w:val="none" w:sz="0" w:space="0" w:color="auto"/>
            <w:bottom w:val="none" w:sz="0" w:space="0" w:color="auto"/>
            <w:right w:val="none" w:sz="0" w:space="0" w:color="auto"/>
          </w:divBdr>
        </w:div>
        <w:div w:id="346444595">
          <w:marLeft w:val="640"/>
          <w:marRight w:val="0"/>
          <w:marTop w:val="0"/>
          <w:marBottom w:val="0"/>
          <w:divBdr>
            <w:top w:val="none" w:sz="0" w:space="0" w:color="auto"/>
            <w:left w:val="none" w:sz="0" w:space="0" w:color="auto"/>
            <w:bottom w:val="none" w:sz="0" w:space="0" w:color="auto"/>
            <w:right w:val="none" w:sz="0" w:space="0" w:color="auto"/>
          </w:divBdr>
        </w:div>
        <w:div w:id="649098526">
          <w:marLeft w:val="640"/>
          <w:marRight w:val="0"/>
          <w:marTop w:val="0"/>
          <w:marBottom w:val="0"/>
          <w:divBdr>
            <w:top w:val="none" w:sz="0" w:space="0" w:color="auto"/>
            <w:left w:val="none" w:sz="0" w:space="0" w:color="auto"/>
            <w:bottom w:val="none" w:sz="0" w:space="0" w:color="auto"/>
            <w:right w:val="none" w:sz="0" w:space="0" w:color="auto"/>
          </w:divBdr>
        </w:div>
        <w:div w:id="561793345">
          <w:marLeft w:val="640"/>
          <w:marRight w:val="0"/>
          <w:marTop w:val="0"/>
          <w:marBottom w:val="0"/>
          <w:divBdr>
            <w:top w:val="none" w:sz="0" w:space="0" w:color="auto"/>
            <w:left w:val="none" w:sz="0" w:space="0" w:color="auto"/>
            <w:bottom w:val="none" w:sz="0" w:space="0" w:color="auto"/>
            <w:right w:val="none" w:sz="0" w:space="0" w:color="auto"/>
          </w:divBdr>
        </w:div>
        <w:div w:id="712660198">
          <w:marLeft w:val="640"/>
          <w:marRight w:val="0"/>
          <w:marTop w:val="0"/>
          <w:marBottom w:val="0"/>
          <w:divBdr>
            <w:top w:val="none" w:sz="0" w:space="0" w:color="auto"/>
            <w:left w:val="none" w:sz="0" w:space="0" w:color="auto"/>
            <w:bottom w:val="none" w:sz="0" w:space="0" w:color="auto"/>
            <w:right w:val="none" w:sz="0" w:space="0" w:color="auto"/>
          </w:divBdr>
        </w:div>
        <w:div w:id="554777623">
          <w:marLeft w:val="640"/>
          <w:marRight w:val="0"/>
          <w:marTop w:val="0"/>
          <w:marBottom w:val="0"/>
          <w:divBdr>
            <w:top w:val="none" w:sz="0" w:space="0" w:color="auto"/>
            <w:left w:val="none" w:sz="0" w:space="0" w:color="auto"/>
            <w:bottom w:val="none" w:sz="0" w:space="0" w:color="auto"/>
            <w:right w:val="none" w:sz="0" w:space="0" w:color="auto"/>
          </w:divBdr>
        </w:div>
        <w:div w:id="268978357">
          <w:marLeft w:val="640"/>
          <w:marRight w:val="0"/>
          <w:marTop w:val="0"/>
          <w:marBottom w:val="0"/>
          <w:divBdr>
            <w:top w:val="none" w:sz="0" w:space="0" w:color="auto"/>
            <w:left w:val="none" w:sz="0" w:space="0" w:color="auto"/>
            <w:bottom w:val="none" w:sz="0" w:space="0" w:color="auto"/>
            <w:right w:val="none" w:sz="0" w:space="0" w:color="auto"/>
          </w:divBdr>
        </w:div>
        <w:div w:id="1067265710">
          <w:marLeft w:val="640"/>
          <w:marRight w:val="0"/>
          <w:marTop w:val="0"/>
          <w:marBottom w:val="0"/>
          <w:divBdr>
            <w:top w:val="none" w:sz="0" w:space="0" w:color="auto"/>
            <w:left w:val="none" w:sz="0" w:space="0" w:color="auto"/>
            <w:bottom w:val="none" w:sz="0" w:space="0" w:color="auto"/>
            <w:right w:val="none" w:sz="0" w:space="0" w:color="auto"/>
          </w:divBdr>
        </w:div>
        <w:div w:id="1890915287">
          <w:marLeft w:val="640"/>
          <w:marRight w:val="0"/>
          <w:marTop w:val="0"/>
          <w:marBottom w:val="0"/>
          <w:divBdr>
            <w:top w:val="none" w:sz="0" w:space="0" w:color="auto"/>
            <w:left w:val="none" w:sz="0" w:space="0" w:color="auto"/>
            <w:bottom w:val="none" w:sz="0" w:space="0" w:color="auto"/>
            <w:right w:val="none" w:sz="0" w:space="0" w:color="auto"/>
          </w:divBdr>
        </w:div>
        <w:div w:id="1167556512">
          <w:marLeft w:val="640"/>
          <w:marRight w:val="0"/>
          <w:marTop w:val="0"/>
          <w:marBottom w:val="0"/>
          <w:divBdr>
            <w:top w:val="none" w:sz="0" w:space="0" w:color="auto"/>
            <w:left w:val="none" w:sz="0" w:space="0" w:color="auto"/>
            <w:bottom w:val="none" w:sz="0" w:space="0" w:color="auto"/>
            <w:right w:val="none" w:sz="0" w:space="0" w:color="auto"/>
          </w:divBdr>
        </w:div>
        <w:div w:id="138571632">
          <w:marLeft w:val="640"/>
          <w:marRight w:val="0"/>
          <w:marTop w:val="0"/>
          <w:marBottom w:val="0"/>
          <w:divBdr>
            <w:top w:val="none" w:sz="0" w:space="0" w:color="auto"/>
            <w:left w:val="none" w:sz="0" w:space="0" w:color="auto"/>
            <w:bottom w:val="none" w:sz="0" w:space="0" w:color="auto"/>
            <w:right w:val="none" w:sz="0" w:space="0" w:color="auto"/>
          </w:divBdr>
        </w:div>
        <w:div w:id="410202556">
          <w:marLeft w:val="640"/>
          <w:marRight w:val="0"/>
          <w:marTop w:val="0"/>
          <w:marBottom w:val="0"/>
          <w:divBdr>
            <w:top w:val="none" w:sz="0" w:space="0" w:color="auto"/>
            <w:left w:val="none" w:sz="0" w:space="0" w:color="auto"/>
            <w:bottom w:val="none" w:sz="0" w:space="0" w:color="auto"/>
            <w:right w:val="none" w:sz="0" w:space="0" w:color="auto"/>
          </w:divBdr>
        </w:div>
        <w:div w:id="1118451257">
          <w:marLeft w:val="640"/>
          <w:marRight w:val="0"/>
          <w:marTop w:val="0"/>
          <w:marBottom w:val="0"/>
          <w:divBdr>
            <w:top w:val="none" w:sz="0" w:space="0" w:color="auto"/>
            <w:left w:val="none" w:sz="0" w:space="0" w:color="auto"/>
            <w:bottom w:val="none" w:sz="0" w:space="0" w:color="auto"/>
            <w:right w:val="none" w:sz="0" w:space="0" w:color="auto"/>
          </w:divBdr>
        </w:div>
        <w:div w:id="860163844">
          <w:marLeft w:val="640"/>
          <w:marRight w:val="0"/>
          <w:marTop w:val="0"/>
          <w:marBottom w:val="0"/>
          <w:divBdr>
            <w:top w:val="none" w:sz="0" w:space="0" w:color="auto"/>
            <w:left w:val="none" w:sz="0" w:space="0" w:color="auto"/>
            <w:bottom w:val="none" w:sz="0" w:space="0" w:color="auto"/>
            <w:right w:val="none" w:sz="0" w:space="0" w:color="auto"/>
          </w:divBdr>
        </w:div>
        <w:div w:id="40522625">
          <w:marLeft w:val="640"/>
          <w:marRight w:val="0"/>
          <w:marTop w:val="0"/>
          <w:marBottom w:val="0"/>
          <w:divBdr>
            <w:top w:val="none" w:sz="0" w:space="0" w:color="auto"/>
            <w:left w:val="none" w:sz="0" w:space="0" w:color="auto"/>
            <w:bottom w:val="none" w:sz="0" w:space="0" w:color="auto"/>
            <w:right w:val="none" w:sz="0" w:space="0" w:color="auto"/>
          </w:divBdr>
        </w:div>
        <w:div w:id="1373112745">
          <w:marLeft w:val="640"/>
          <w:marRight w:val="0"/>
          <w:marTop w:val="0"/>
          <w:marBottom w:val="0"/>
          <w:divBdr>
            <w:top w:val="none" w:sz="0" w:space="0" w:color="auto"/>
            <w:left w:val="none" w:sz="0" w:space="0" w:color="auto"/>
            <w:bottom w:val="none" w:sz="0" w:space="0" w:color="auto"/>
            <w:right w:val="none" w:sz="0" w:space="0" w:color="auto"/>
          </w:divBdr>
        </w:div>
        <w:div w:id="2079161204">
          <w:marLeft w:val="640"/>
          <w:marRight w:val="0"/>
          <w:marTop w:val="0"/>
          <w:marBottom w:val="0"/>
          <w:divBdr>
            <w:top w:val="none" w:sz="0" w:space="0" w:color="auto"/>
            <w:left w:val="none" w:sz="0" w:space="0" w:color="auto"/>
            <w:bottom w:val="none" w:sz="0" w:space="0" w:color="auto"/>
            <w:right w:val="none" w:sz="0" w:space="0" w:color="auto"/>
          </w:divBdr>
        </w:div>
        <w:div w:id="591859460">
          <w:marLeft w:val="640"/>
          <w:marRight w:val="0"/>
          <w:marTop w:val="0"/>
          <w:marBottom w:val="0"/>
          <w:divBdr>
            <w:top w:val="none" w:sz="0" w:space="0" w:color="auto"/>
            <w:left w:val="none" w:sz="0" w:space="0" w:color="auto"/>
            <w:bottom w:val="none" w:sz="0" w:space="0" w:color="auto"/>
            <w:right w:val="none" w:sz="0" w:space="0" w:color="auto"/>
          </w:divBdr>
        </w:div>
        <w:div w:id="1434980514">
          <w:marLeft w:val="640"/>
          <w:marRight w:val="0"/>
          <w:marTop w:val="0"/>
          <w:marBottom w:val="0"/>
          <w:divBdr>
            <w:top w:val="none" w:sz="0" w:space="0" w:color="auto"/>
            <w:left w:val="none" w:sz="0" w:space="0" w:color="auto"/>
            <w:bottom w:val="none" w:sz="0" w:space="0" w:color="auto"/>
            <w:right w:val="none" w:sz="0" w:space="0" w:color="auto"/>
          </w:divBdr>
        </w:div>
        <w:div w:id="1887836160">
          <w:marLeft w:val="640"/>
          <w:marRight w:val="0"/>
          <w:marTop w:val="0"/>
          <w:marBottom w:val="0"/>
          <w:divBdr>
            <w:top w:val="none" w:sz="0" w:space="0" w:color="auto"/>
            <w:left w:val="none" w:sz="0" w:space="0" w:color="auto"/>
            <w:bottom w:val="none" w:sz="0" w:space="0" w:color="auto"/>
            <w:right w:val="none" w:sz="0" w:space="0" w:color="auto"/>
          </w:divBdr>
        </w:div>
        <w:div w:id="960110824">
          <w:marLeft w:val="640"/>
          <w:marRight w:val="0"/>
          <w:marTop w:val="0"/>
          <w:marBottom w:val="0"/>
          <w:divBdr>
            <w:top w:val="none" w:sz="0" w:space="0" w:color="auto"/>
            <w:left w:val="none" w:sz="0" w:space="0" w:color="auto"/>
            <w:bottom w:val="none" w:sz="0" w:space="0" w:color="auto"/>
            <w:right w:val="none" w:sz="0" w:space="0" w:color="auto"/>
          </w:divBdr>
        </w:div>
        <w:div w:id="552624144">
          <w:marLeft w:val="640"/>
          <w:marRight w:val="0"/>
          <w:marTop w:val="0"/>
          <w:marBottom w:val="0"/>
          <w:divBdr>
            <w:top w:val="none" w:sz="0" w:space="0" w:color="auto"/>
            <w:left w:val="none" w:sz="0" w:space="0" w:color="auto"/>
            <w:bottom w:val="none" w:sz="0" w:space="0" w:color="auto"/>
            <w:right w:val="none" w:sz="0" w:space="0" w:color="auto"/>
          </w:divBdr>
        </w:div>
        <w:div w:id="329259326">
          <w:marLeft w:val="640"/>
          <w:marRight w:val="0"/>
          <w:marTop w:val="0"/>
          <w:marBottom w:val="0"/>
          <w:divBdr>
            <w:top w:val="none" w:sz="0" w:space="0" w:color="auto"/>
            <w:left w:val="none" w:sz="0" w:space="0" w:color="auto"/>
            <w:bottom w:val="none" w:sz="0" w:space="0" w:color="auto"/>
            <w:right w:val="none" w:sz="0" w:space="0" w:color="auto"/>
          </w:divBdr>
        </w:div>
        <w:div w:id="350034932">
          <w:marLeft w:val="640"/>
          <w:marRight w:val="0"/>
          <w:marTop w:val="0"/>
          <w:marBottom w:val="0"/>
          <w:divBdr>
            <w:top w:val="none" w:sz="0" w:space="0" w:color="auto"/>
            <w:left w:val="none" w:sz="0" w:space="0" w:color="auto"/>
            <w:bottom w:val="none" w:sz="0" w:space="0" w:color="auto"/>
            <w:right w:val="none" w:sz="0" w:space="0" w:color="auto"/>
          </w:divBdr>
        </w:div>
        <w:div w:id="1310281031">
          <w:marLeft w:val="640"/>
          <w:marRight w:val="0"/>
          <w:marTop w:val="0"/>
          <w:marBottom w:val="0"/>
          <w:divBdr>
            <w:top w:val="none" w:sz="0" w:space="0" w:color="auto"/>
            <w:left w:val="none" w:sz="0" w:space="0" w:color="auto"/>
            <w:bottom w:val="none" w:sz="0" w:space="0" w:color="auto"/>
            <w:right w:val="none" w:sz="0" w:space="0" w:color="auto"/>
          </w:divBdr>
        </w:div>
        <w:div w:id="285695480">
          <w:marLeft w:val="640"/>
          <w:marRight w:val="0"/>
          <w:marTop w:val="0"/>
          <w:marBottom w:val="0"/>
          <w:divBdr>
            <w:top w:val="none" w:sz="0" w:space="0" w:color="auto"/>
            <w:left w:val="none" w:sz="0" w:space="0" w:color="auto"/>
            <w:bottom w:val="none" w:sz="0" w:space="0" w:color="auto"/>
            <w:right w:val="none" w:sz="0" w:space="0" w:color="auto"/>
          </w:divBdr>
        </w:div>
        <w:div w:id="882522364">
          <w:marLeft w:val="640"/>
          <w:marRight w:val="0"/>
          <w:marTop w:val="0"/>
          <w:marBottom w:val="0"/>
          <w:divBdr>
            <w:top w:val="none" w:sz="0" w:space="0" w:color="auto"/>
            <w:left w:val="none" w:sz="0" w:space="0" w:color="auto"/>
            <w:bottom w:val="none" w:sz="0" w:space="0" w:color="auto"/>
            <w:right w:val="none" w:sz="0" w:space="0" w:color="auto"/>
          </w:divBdr>
        </w:div>
        <w:div w:id="377440377">
          <w:marLeft w:val="640"/>
          <w:marRight w:val="0"/>
          <w:marTop w:val="0"/>
          <w:marBottom w:val="0"/>
          <w:divBdr>
            <w:top w:val="none" w:sz="0" w:space="0" w:color="auto"/>
            <w:left w:val="none" w:sz="0" w:space="0" w:color="auto"/>
            <w:bottom w:val="none" w:sz="0" w:space="0" w:color="auto"/>
            <w:right w:val="none" w:sz="0" w:space="0" w:color="auto"/>
          </w:divBdr>
        </w:div>
        <w:div w:id="2043821471">
          <w:marLeft w:val="640"/>
          <w:marRight w:val="0"/>
          <w:marTop w:val="0"/>
          <w:marBottom w:val="0"/>
          <w:divBdr>
            <w:top w:val="none" w:sz="0" w:space="0" w:color="auto"/>
            <w:left w:val="none" w:sz="0" w:space="0" w:color="auto"/>
            <w:bottom w:val="none" w:sz="0" w:space="0" w:color="auto"/>
            <w:right w:val="none" w:sz="0" w:space="0" w:color="auto"/>
          </w:divBdr>
        </w:div>
        <w:div w:id="1554543554">
          <w:marLeft w:val="640"/>
          <w:marRight w:val="0"/>
          <w:marTop w:val="0"/>
          <w:marBottom w:val="0"/>
          <w:divBdr>
            <w:top w:val="none" w:sz="0" w:space="0" w:color="auto"/>
            <w:left w:val="none" w:sz="0" w:space="0" w:color="auto"/>
            <w:bottom w:val="none" w:sz="0" w:space="0" w:color="auto"/>
            <w:right w:val="none" w:sz="0" w:space="0" w:color="auto"/>
          </w:divBdr>
        </w:div>
        <w:div w:id="1606883381">
          <w:marLeft w:val="640"/>
          <w:marRight w:val="0"/>
          <w:marTop w:val="0"/>
          <w:marBottom w:val="0"/>
          <w:divBdr>
            <w:top w:val="none" w:sz="0" w:space="0" w:color="auto"/>
            <w:left w:val="none" w:sz="0" w:space="0" w:color="auto"/>
            <w:bottom w:val="none" w:sz="0" w:space="0" w:color="auto"/>
            <w:right w:val="none" w:sz="0" w:space="0" w:color="auto"/>
          </w:divBdr>
        </w:div>
        <w:div w:id="1881700948">
          <w:marLeft w:val="640"/>
          <w:marRight w:val="0"/>
          <w:marTop w:val="0"/>
          <w:marBottom w:val="0"/>
          <w:divBdr>
            <w:top w:val="none" w:sz="0" w:space="0" w:color="auto"/>
            <w:left w:val="none" w:sz="0" w:space="0" w:color="auto"/>
            <w:bottom w:val="none" w:sz="0" w:space="0" w:color="auto"/>
            <w:right w:val="none" w:sz="0" w:space="0" w:color="auto"/>
          </w:divBdr>
        </w:div>
        <w:div w:id="244806232">
          <w:marLeft w:val="640"/>
          <w:marRight w:val="0"/>
          <w:marTop w:val="0"/>
          <w:marBottom w:val="0"/>
          <w:divBdr>
            <w:top w:val="none" w:sz="0" w:space="0" w:color="auto"/>
            <w:left w:val="none" w:sz="0" w:space="0" w:color="auto"/>
            <w:bottom w:val="none" w:sz="0" w:space="0" w:color="auto"/>
            <w:right w:val="none" w:sz="0" w:space="0" w:color="auto"/>
          </w:divBdr>
        </w:div>
        <w:div w:id="218177099">
          <w:marLeft w:val="640"/>
          <w:marRight w:val="0"/>
          <w:marTop w:val="0"/>
          <w:marBottom w:val="0"/>
          <w:divBdr>
            <w:top w:val="none" w:sz="0" w:space="0" w:color="auto"/>
            <w:left w:val="none" w:sz="0" w:space="0" w:color="auto"/>
            <w:bottom w:val="none" w:sz="0" w:space="0" w:color="auto"/>
            <w:right w:val="none" w:sz="0" w:space="0" w:color="auto"/>
          </w:divBdr>
        </w:div>
        <w:div w:id="627516135">
          <w:marLeft w:val="640"/>
          <w:marRight w:val="0"/>
          <w:marTop w:val="0"/>
          <w:marBottom w:val="0"/>
          <w:divBdr>
            <w:top w:val="none" w:sz="0" w:space="0" w:color="auto"/>
            <w:left w:val="none" w:sz="0" w:space="0" w:color="auto"/>
            <w:bottom w:val="none" w:sz="0" w:space="0" w:color="auto"/>
            <w:right w:val="none" w:sz="0" w:space="0" w:color="auto"/>
          </w:divBdr>
        </w:div>
        <w:div w:id="806892538">
          <w:marLeft w:val="640"/>
          <w:marRight w:val="0"/>
          <w:marTop w:val="0"/>
          <w:marBottom w:val="0"/>
          <w:divBdr>
            <w:top w:val="none" w:sz="0" w:space="0" w:color="auto"/>
            <w:left w:val="none" w:sz="0" w:space="0" w:color="auto"/>
            <w:bottom w:val="none" w:sz="0" w:space="0" w:color="auto"/>
            <w:right w:val="none" w:sz="0" w:space="0" w:color="auto"/>
          </w:divBdr>
        </w:div>
        <w:div w:id="1350524172">
          <w:marLeft w:val="640"/>
          <w:marRight w:val="0"/>
          <w:marTop w:val="0"/>
          <w:marBottom w:val="0"/>
          <w:divBdr>
            <w:top w:val="none" w:sz="0" w:space="0" w:color="auto"/>
            <w:left w:val="none" w:sz="0" w:space="0" w:color="auto"/>
            <w:bottom w:val="none" w:sz="0" w:space="0" w:color="auto"/>
            <w:right w:val="none" w:sz="0" w:space="0" w:color="auto"/>
          </w:divBdr>
        </w:div>
        <w:div w:id="1865092873">
          <w:marLeft w:val="640"/>
          <w:marRight w:val="0"/>
          <w:marTop w:val="0"/>
          <w:marBottom w:val="0"/>
          <w:divBdr>
            <w:top w:val="none" w:sz="0" w:space="0" w:color="auto"/>
            <w:left w:val="none" w:sz="0" w:space="0" w:color="auto"/>
            <w:bottom w:val="none" w:sz="0" w:space="0" w:color="auto"/>
            <w:right w:val="none" w:sz="0" w:space="0" w:color="auto"/>
          </w:divBdr>
        </w:div>
        <w:div w:id="2106263744">
          <w:marLeft w:val="640"/>
          <w:marRight w:val="0"/>
          <w:marTop w:val="0"/>
          <w:marBottom w:val="0"/>
          <w:divBdr>
            <w:top w:val="none" w:sz="0" w:space="0" w:color="auto"/>
            <w:left w:val="none" w:sz="0" w:space="0" w:color="auto"/>
            <w:bottom w:val="none" w:sz="0" w:space="0" w:color="auto"/>
            <w:right w:val="none" w:sz="0" w:space="0" w:color="auto"/>
          </w:divBdr>
        </w:div>
        <w:div w:id="1318875772">
          <w:marLeft w:val="640"/>
          <w:marRight w:val="0"/>
          <w:marTop w:val="0"/>
          <w:marBottom w:val="0"/>
          <w:divBdr>
            <w:top w:val="none" w:sz="0" w:space="0" w:color="auto"/>
            <w:left w:val="none" w:sz="0" w:space="0" w:color="auto"/>
            <w:bottom w:val="none" w:sz="0" w:space="0" w:color="auto"/>
            <w:right w:val="none" w:sz="0" w:space="0" w:color="auto"/>
          </w:divBdr>
        </w:div>
        <w:div w:id="301814937">
          <w:marLeft w:val="640"/>
          <w:marRight w:val="0"/>
          <w:marTop w:val="0"/>
          <w:marBottom w:val="0"/>
          <w:divBdr>
            <w:top w:val="none" w:sz="0" w:space="0" w:color="auto"/>
            <w:left w:val="none" w:sz="0" w:space="0" w:color="auto"/>
            <w:bottom w:val="none" w:sz="0" w:space="0" w:color="auto"/>
            <w:right w:val="none" w:sz="0" w:space="0" w:color="auto"/>
          </w:divBdr>
        </w:div>
        <w:div w:id="1402751366">
          <w:marLeft w:val="640"/>
          <w:marRight w:val="0"/>
          <w:marTop w:val="0"/>
          <w:marBottom w:val="0"/>
          <w:divBdr>
            <w:top w:val="none" w:sz="0" w:space="0" w:color="auto"/>
            <w:left w:val="none" w:sz="0" w:space="0" w:color="auto"/>
            <w:bottom w:val="none" w:sz="0" w:space="0" w:color="auto"/>
            <w:right w:val="none" w:sz="0" w:space="0" w:color="auto"/>
          </w:divBdr>
        </w:div>
        <w:div w:id="244730744">
          <w:marLeft w:val="640"/>
          <w:marRight w:val="0"/>
          <w:marTop w:val="0"/>
          <w:marBottom w:val="0"/>
          <w:divBdr>
            <w:top w:val="none" w:sz="0" w:space="0" w:color="auto"/>
            <w:left w:val="none" w:sz="0" w:space="0" w:color="auto"/>
            <w:bottom w:val="none" w:sz="0" w:space="0" w:color="auto"/>
            <w:right w:val="none" w:sz="0" w:space="0" w:color="auto"/>
          </w:divBdr>
        </w:div>
        <w:div w:id="46465095">
          <w:marLeft w:val="640"/>
          <w:marRight w:val="0"/>
          <w:marTop w:val="0"/>
          <w:marBottom w:val="0"/>
          <w:divBdr>
            <w:top w:val="none" w:sz="0" w:space="0" w:color="auto"/>
            <w:left w:val="none" w:sz="0" w:space="0" w:color="auto"/>
            <w:bottom w:val="none" w:sz="0" w:space="0" w:color="auto"/>
            <w:right w:val="none" w:sz="0" w:space="0" w:color="auto"/>
          </w:divBdr>
        </w:div>
        <w:div w:id="500967600">
          <w:marLeft w:val="640"/>
          <w:marRight w:val="0"/>
          <w:marTop w:val="0"/>
          <w:marBottom w:val="0"/>
          <w:divBdr>
            <w:top w:val="none" w:sz="0" w:space="0" w:color="auto"/>
            <w:left w:val="none" w:sz="0" w:space="0" w:color="auto"/>
            <w:bottom w:val="none" w:sz="0" w:space="0" w:color="auto"/>
            <w:right w:val="none" w:sz="0" w:space="0" w:color="auto"/>
          </w:divBdr>
        </w:div>
        <w:div w:id="884947833">
          <w:marLeft w:val="640"/>
          <w:marRight w:val="0"/>
          <w:marTop w:val="0"/>
          <w:marBottom w:val="0"/>
          <w:divBdr>
            <w:top w:val="none" w:sz="0" w:space="0" w:color="auto"/>
            <w:left w:val="none" w:sz="0" w:space="0" w:color="auto"/>
            <w:bottom w:val="none" w:sz="0" w:space="0" w:color="auto"/>
            <w:right w:val="none" w:sz="0" w:space="0" w:color="auto"/>
          </w:divBdr>
        </w:div>
        <w:div w:id="725564561">
          <w:marLeft w:val="640"/>
          <w:marRight w:val="0"/>
          <w:marTop w:val="0"/>
          <w:marBottom w:val="0"/>
          <w:divBdr>
            <w:top w:val="none" w:sz="0" w:space="0" w:color="auto"/>
            <w:left w:val="none" w:sz="0" w:space="0" w:color="auto"/>
            <w:bottom w:val="none" w:sz="0" w:space="0" w:color="auto"/>
            <w:right w:val="none" w:sz="0" w:space="0" w:color="auto"/>
          </w:divBdr>
        </w:div>
        <w:div w:id="666596064">
          <w:marLeft w:val="640"/>
          <w:marRight w:val="0"/>
          <w:marTop w:val="0"/>
          <w:marBottom w:val="0"/>
          <w:divBdr>
            <w:top w:val="none" w:sz="0" w:space="0" w:color="auto"/>
            <w:left w:val="none" w:sz="0" w:space="0" w:color="auto"/>
            <w:bottom w:val="none" w:sz="0" w:space="0" w:color="auto"/>
            <w:right w:val="none" w:sz="0" w:space="0" w:color="auto"/>
          </w:divBdr>
        </w:div>
        <w:div w:id="1203711266">
          <w:marLeft w:val="640"/>
          <w:marRight w:val="0"/>
          <w:marTop w:val="0"/>
          <w:marBottom w:val="0"/>
          <w:divBdr>
            <w:top w:val="none" w:sz="0" w:space="0" w:color="auto"/>
            <w:left w:val="none" w:sz="0" w:space="0" w:color="auto"/>
            <w:bottom w:val="none" w:sz="0" w:space="0" w:color="auto"/>
            <w:right w:val="none" w:sz="0" w:space="0" w:color="auto"/>
          </w:divBdr>
        </w:div>
        <w:div w:id="405608965">
          <w:marLeft w:val="640"/>
          <w:marRight w:val="0"/>
          <w:marTop w:val="0"/>
          <w:marBottom w:val="0"/>
          <w:divBdr>
            <w:top w:val="none" w:sz="0" w:space="0" w:color="auto"/>
            <w:left w:val="none" w:sz="0" w:space="0" w:color="auto"/>
            <w:bottom w:val="none" w:sz="0" w:space="0" w:color="auto"/>
            <w:right w:val="none" w:sz="0" w:space="0" w:color="auto"/>
          </w:divBdr>
        </w:div>
        <w:div w:id="1799565236">
          <w:marLeft w:val="640"/>
          <w:marRight w:val="0"/>
          <w:marTop w:val="0"/>
          <w:marBottom w:val="0"/>
          <w:divBdr>
            <w:top w:val="none" w:sz="0" w:space="0" w:color="auto"/>
            <w:left w:val="none" w:sz="0" w:space="0" w:color="auto"/>
            <w:bottom w:val="none" w:sz="0" w:space="0" w:color="auto"/>
            <w:right w:val="none" w:sz="0" w:space="0" w:color="auto"/>
          </w:divBdr>
        </w:div>
        <w:div w:id="1413772013">
          <w:marLeft w:val="640"/>
          <w:marRight w:val="0"/>
          <w:marTop w:val="0"/>
          <w:marBottom w:val="0"/>
          <w:divBdr>
            <w:top w:val="none" w:sz="0" w:space="0" w:color="auto"/>
            <w:left w:val="none" w:sz="0" w:space="0" w:color="auto"/>
            <w:bottom w:val="none" w:sz="0" w:space="0" w:color="auto"/>
            <w:right w:val="none" w:sz="0" w:space="0" w:color="auto"/>
          </w:divBdr>
        </w:div>
        <w:div w:id="275867345">
          <w:marLeft w:val="640"/>
          <w:marRight w:val="0"/>
          <w:marTop w:val="0"/>
          <w:marBottom w:val="0"/>
          <w:divBdr>
            <w:top w:val="none" w:sz="0" w:space="0" w:color="auto"/>
            <w:left w:val="none" w:sz="0" w:space="0" w:color="auto"/>
            <w:bottom w:val="none" w:sz="0" w:space="0" w:color="auto"/>
            <w:right w:val="none" w:sz="0" w:space="0" w:color="auto"/>
          </w:divBdr>
        </w:div>
        <w:div w:id="2111583348">
          <w:marLeft w:val="640"/>
          <w:marRight w:val="0"/>
          <w:marTop w:val="0"/>
          <w:marBottom w:val="0"/>
          <w:divBdr>
            <w:top w:val="none" w:sz="0" w:space="0" w:color="auto"/>
            <w:left w:val="none" w:sz="0" w:space="0" w:color="auto"/>
            <w:bottom w:val="none" w:sz="0" w:space="0" w:color="auto"/>
            <w:right w:val="none" w:sz="0" w:space="0" w:color="auto"/>
          </w:divBdr>
        </w:div>
        <w:div w:id="1860459841">
          <w:marLeft w:val="640"/>
          <w:marRight w:val="0"/>
          <w:marTop w:val="0"/>
          <w:marBottom w:val="0"/>
          <w:divBdr>
            <w:top w:val="none" w:sz="0" w:space="0" w:color="auto"/>
            <w:left w:val="none" w:sz="0" w:space="0" w:color="auto"/>
            <w:bottom w:val="none" w:sz="0" w:space="0" w:color="auto"/>
            <w:right w:val="none" w:sz="0" w:space="0" w:color="auto"/>
          </w:divBdr>
        </w:div>
        <w:div w:id="189611611">
          <w:marLeft w:val="640"/>
          <w:marRight w:val="0"/>
          <w:marTop w:val="0"/>
          <w:marBottom w:val="0"/>
          <w:divBdr>
            <w:top w:val="none" w:sz="0" w:space="0" w:color="auto"/>
            <w:left w:val="none" w:sz="0" w:space="0" w:color="auto"/>
            <w:bottom w:val="none" w:sz="0" w:space="0" w:color="auto"/>
            <w:right w:val="none" w:sz="0" w:space="0" w:color="auto"/>
          </w:divBdr>
        </w:div>
        <w:div w:id="136579337">
          <w:marLeft w:val="640"/>
          <w:marRight w:val="0"/>
          <w:marTop w:val="0"/>
          <w:marBottom w:val="0"/>
          <w:divBdr>
            <w:top w:val="none" w:sz="0" w:space="0" w:color="auto"/>
            <w:left w:val="none" w:sz="0" w:space="0" w:color="auto"/>
            <w:bottom w:val="none" w:sz="0" w:space="0" w:color="auto"/>
            <w:right w:val="none" w:sz="0" w:space="0" w:color="auto"/>
          </w:divBdr>
        </w:div>
        <w:div w:id="99376666">
          <w:marLeft w:val="640"/>
          <w:marRight w:val="0"/>
          <w:marTop w:val="0"/>
          <w:marBottom w:val="0"/>
          <w:divBdr>
            <w:top w:val="none" w:sz="0" w:space="0" w:color="auto"/>
            <w:left w:val="none" w:sz="0" w:space="0" w:color="auto"/>
            <w:bottom w:val="none" w:sz="0" w:space="0" w:color="auto"/>
            <w:right w:val="none" w:sz="0" w:space="0" w:color="auto"/>
          </w:divBdr>
        </w:div>
        <w:div w:id="922419895">
          <w:marLeft w:val="640"/>
          <w:marRight w:val="0"/>
          <w:marTop w:val="0"/>
          <w:marBottom w:val="0"/>
          <w:divBdr>
            <w:top w:val="none" w:sz="0" w:space="0" w:color="auto"/>
            <w:left w:val="none" w:sz="0" w:space="0" w:color="auto"/>
            <w:bottom w:val="none" w:sz="0" w:space="0" w:color="auto"/>
            <w:right w:val="none" w:sz="0" w:space="0" w:color="auto"/>
          </w:divBdr>
        </w:div>
        <w:div w:id="255554814">
          <w:marLeft w:val="640"/>
          <w:marRight w:val="0"/>
          <w:marTop w:val="0"/>
          <w:marBottom w:val="0"/>
          <w:divBdr>
            <w:top w:val="none" w:sz="0" w:space="0" w:color="auto"/>
            <w:left w:val="none" w:sz="0" w:space="0" w:color="auto"/>
            <w:bottom w:val="none" w:sz="0" w:space="0" w:color="auto"/>
            <w:right w:val="none" w:sz="0" w:space="0" w:color="auto"/>
          </w:divBdr>
        </w:div>
        <w:div w:id="378550341">
          <w:marLeft w:val="640"/>
          <w:marRight w:val="0"/>
          <w:marTop w:val="0"/>
          <w:marBottom w:val="0"/>
          <w:divBdr>
            <w:top w:val="none" w:sz="0" w:space="0" w:color="auto"/>
            <w:left w:val="none" w:sz="0" w:space="0" w:color="auto"/>
            <w:bottom w:val="none" w:sz="0" w:space="0" w:color="auto"/>
            <w:right w:val="none" w:sz="0" w:space="0" w:color="auto"/>
          </w:divBdr>
        </w:div>
        <w:div w:id="1469974006">
          <w:marLeft w:val="640"/>
          <w:marRight w:val="0"/>
          <w:marTop w:val="0"/>
          <w:marBottom w:val="0"/>
          <w:divBdr>
            <w:top w:val="none" w:sz="0" w:space="0" w:color="auto"/>
            <w:left w:val="none" w:sz="0" w:space="0" w:color="auto"/>
            <w:bottom w:val="none" w:sz="0" w:space="0" w:color="auto"/>
            <w:right w:val="none" w:sz="0" w:space="0" w:color="auto"/>
          </w:divBdr>
        </w:div>
        <w:div w:id="526140282">
          <w:marLeft w:val="640"/>
          <w:marRight w:val="0"/>
          <w:marTop w:val="0"/>
          <w:marBottom w:val="0"/>
          <w:divBdr>
            <w:top w:val="none" w:sz="0" w:space="0" w:color="auto"/>
            <w:left w:val="none" w:sz="0" w:space="0" w:color="auto"/>
            <w:bottom w:val="none" w:sz="0" w:space="0" w:color="auto"/>
            <w:right w:val="none" w:sz="0" w:space="0" w:color="auto"/>
          </w:divBdr>
        </w:div>
      </w:divsChild>
    </w:div>
    <w:div w:id="1421297772">
      <w:bodyDiv w:val="1"/>
      <w:marLeft w:val="0"/>
      <w:marRight w:val="0"/>
      <w:marTop w:val="0"/>
      <w:marBottom w:val="0"/>
      <w:divBdr>
        <w:top w:val="none" w:sz="0" w:space="0" w:color="auto"/>
        <w:left w:val="none" w:sz="0" w:space="0" w:color="auto"/>
        <w:bottom w:val="none" w:sz="0" w:space="0" w:color="auto"/>
        <w:right w:val="none" w:sz="0" w:space="0" w:color="auto"/>
      </w:divBdr>
      <w:divsChild>
        <w:div w:id="1766227232">
          <w:marLeft w:val="640"/>
          <w:marRight w:val="0"/>
          <w:marTop w:val="0"/>
          <w:marBottom w:val="0"/>
          <w:divBdr>
            <w:top w:val="none" w:sz="0" w:space="0" w:color="auto"/>
            <w:left w:val="none" w:sz="0" w:space="0" w:color="auto"/>
            <w:bottom w:val="none" w:sz="0" w:space="0" w:color="auto"/>
            <w:right w:val="none" w:sz="0" w:space="0" w:color="auto"/>
          </w:divBdr>
        </w:div>
        <w:div w:id="316879380">
          <w:marLeft w:val="640"/>
          <w:marRight w:val="0"/>
          <w:marTop w:val="0"/>
          <w:marBottom w:val="0"/>
          <w:divBdr>
            <w:top w:val="none" w:sz="0" w:space="0" w:color="auto"/>
            <w:left w:val="none" w:sz="0" w:space="0" w:color="auto"/>
            <w:bottom w:val="none" w:sz="0" w:space="0" w:color="auto"/>
            <w:right w:val="none" w:sz="0" w:space="0" w:color="auto"/>
          </w:divBdr>
        </w:div>
        <w:div w:id="510799645">
          <w:marLeft w:val="640"/>
          <w:marRight w:val="0"/>
          <w:marTop w:val="0"/>
          <w:marBottom w:val="0"/>
          <w:divBdr>
            <w:top w:val="none" w:sz="0" w:space="0" w:color="auto"/>
            <w:left w:val="none" w:sz="0" w:space="0" w:color="auto"/>
            <w:bottom w:val="none" w:sz="0" w:space="0" w:color="auto"/>
            <w:right w:val="none" w:sz="0" w:space="0" w:color="auto"/>
          </w:divBdr>
        </w:div>
        <w:div w:id="145249628">
          <w:marLeft w:val="640"/>
          <w:marRight w:val="0"/>
          <w:marTop w:val="0"/>
          <w:marBottom w:val="0"/>
          <w:divBdr>
            <w:top w:val="none" w:sz="0" w:space="0" w:color="auto"/>
            <w:left w:val="none" w:sz="0" w:space="0" w:color="auto"/>
            <w:bottom w:val="none" w:sz="0" w:space="0" w:color="auto"/>
            <w:right w:val="none" w:sz="0" w:space="0" w:color="auto"/>
          </w:divBdr>
        </w:div>
        <w:div w:id="957565581">
          <w:marLeft w:val="640"/>
          <w:marRight w:val="0"/>
          <w:marTop w:val="0"/>
          <w:marBottom w:val="0"/>
          <w:divBdr>
            <w:top w:val="none" w:sz="0" w:space="0" w:color="auto"/>
            <w:left w:val="none" w:sz="0" w:space="0" w:color="auto"/>
            <w:bottom w:val="none" w:sz="0" w:space="0" w:color="auto"/>
            <w:right w:val="none" w:sz="0" w:space="0" w:color="auto"/>
          </w:divBdr>
        </w:div>
        <w:div w:id="1666124589">
          <w:marLeft w:val="640"/>
          <w:marRight w:val="0"/>
          <w:marTop w:val="0"/>
          <w:marBottom w:val="0"/>
          <w:divBdr>
            <w:top w:val="none" w:sz="0" w:space="0" w:color="auto"/>
            <w:left w:val="none" w:sz="0" w:space="0" w:color="auto"/>
            <w:bottom w:val="none" w:sz="0" w:space="0" w:color="auto"/>
            <w:right w:val="none" w:sz="0" w:space="0" w:color="auto"/>
          </w:divBdr>
        </w:div>
        <w:div w:id="605380743">
          <w:marLeft w:val="640"/>
          <w:marRight w:val="0"/>
          <w:marTop w:val="0"/>
          <w:marBottom w:val="0"/>
          <w:divBdr>
            <w:top w:val="none" w:sz="0" w:space="0" w:color="auto"/>
            <w:left w:val="none" w:sz="0" w:space="0" w:color="auto"/>
            <w:bottom w:val="none" w:sz="0" w:space="0" w:color="auto"/>
            <w:right w:val="none" w:sz="0" w:space="0" w:color="auto"/>
          </w:divBdr>
        </w:div>
        <w:div w:id="1697345432">
          <w:marLeft w:val="640"/>
          <w:marRight w:val="0"/>
          <w:marTop w:val="0"/>
          <w:marBottom w:val="0"/>
          <w:divBdr>
            <w:top w:val="none" w:sz="0" w:space="0" w:color="auto"/>
            <w:left w:val="none" w:sz="0" w:space="0" w:color="auto"/>
            <w:bottom w:val="none" w:sz="0" w:space="0" w:color="auto"/>
            <w:right w:val="none" w:sz="0" w:space="0" w:color="auto"/>
          </w:divBdr>
        </w:div>
        <w:div w:id="1087963263">
          <w:marLeft w:val="640"/>
          <w:marRight w:val="0"/>
          <w:marTop w:val="0"/>
          <w:marBottom w:val="0"/>
          <w:divBdr>
            <w:top w:val="none" w:sz="0" w:space="0" w:color="auto"/>
            <w:left w:val="none" w:sz="0" w:space="0" w:color="auto"/>
            <w:bottom w:val="none" w:sz="0" w:space="0" w:color="auto"/>
            <w:right w:val="none" w:sz="0" w:space="0" w:color="auto"/>
          </w:divBdr>
        </w:div>
        <w:div w:id="631709655">
          <w:marLeft w:val="640"/>
          <w:marRight w:val="0"/>
          <w:marTop w:val="0"/>
          <w:marBottom w:val="0"/>
          <w:divBdr>
            <w:top w:val="none" w:sz="0" w:space="0" w:color="auto"/>
            <w:left w:val="none" w:sz="0" w:space="0" w:color="auto"/>
            <w:bottom w:val="none" w:sz="0" w:space="0" w:color="auto"/>
            <w:right w:val="none" w:sz="0" w:space="0" w:color="auto"/>
          </w:divBdr>
        </w:div>
        <w:div w:id="780533987">
          <w:marLeft w:val="640"/>
          <w:marRight w:val="0"/>
          <w:marTop w:val="0"/>
          <w:marBottom w:val="0"/>
          <w:divBdr>
            <w:top w:val="none" w:sz="0" w:space="0" w:color="auto"/>
            <w:left w:val="none" w:sz="0" w:space="0" w:color="auto"/>
            <w:bottom w:val="none" w:sz="0" w:space="0" w:color="auto"/>
            <w:right w:val="none" w:sz="0" w:space="0" w:color="auto"/>
          </w:divBdr>
        </w:div>
        <w:div w:id="1444616447">
          <w:marLeft w:val="640"/>
          <w:marRight w:val="0"/>
          <w:marTop w:val="0"/>
          <w:marBottom w:val="0"/>
          <w:divBdr>
            <w:top w:val="none" w:sz="0" w:space="0" w:color="auto"/>
            <w:left w:val="none" w:sz="0" w:space="0" w:color="auto"/>
            <w:bottom w:val="none" w:sz="0" w:space="0" w:color="auto"/>
            <w:right w:val="none" w:sz="0" w:space="0" w:color="auto"/>
          </w:divBdr>
        </w:div>
        <w:div w:id="1016735606">
          <w:marLeft w:val="640"/>
          <w:marRight w:val="0"/>
          <w:marTop w:val="0"/>
          <w:marBottom w:val="0"/>
          <w:divBdr>
            <w:top w:val="none" w:sz="0" w:space="0" w:color="auto"/>
            <w:left w:val="none" w:sz="0" w:space="0" w:color="auto"/>
            <w:bottom w:val="none" w:sz="0" w:space="0" w:color="auto"/>
            <w:right w:val="none" w:sz="0" w:space="0" w:color="auto"/>
          </w:divBdr>
        </w:div>
        <w:div w:id="1272208104">
          <w:marLeft w:val="640"/>
          <w:marRight w:val="0"/>
          <w:marTop w:val="0"/>
          <w:marBottom w:val="0"/>
          <w:divBdr>
            <w:top w:val="none" w:sz="0" w:space="0" w:color="auto"/>
            <w:left w:val="none" w:sz="0" w:space="0" w:color="auto"/>
            <w:bottom w:val="none" w:sz="0" w:space="0" w:color="auto"/>
            <w:right w:val="none" w:sz="0" w:space="0" w:color="auto"/>
          </w:divBdr>
        </w:div>
        <w:div w:id="2057926971">
          <w:marLeft w:val="640"/>
          <w:marRight w:val="0"/>
          <w:marTop w:val="0"/>
          <w:marBottom w:val="0"/>
          <w:divBdr>
            <w:top w:val="none" w:sz="0" w:space="0" w:color="auto"/>
            <w:left w:val="none" w:sz="0" w:space="0" w:color="auto"/>
            <w:bottom w:val="none" w:sz="0" w:space="0" w:color="auto"/>
            <w:right w:val="none" w:sz="0" w:space="0" w:color="auto"/>
          </w:divBdr>
        </w:div>
        <w:div w:id="1567185074">
          <w:marLeft w:val="640"/>
          <w:marRight w:val="0"/>
          <w:marTop w:val="0"/>
          <w:marBottom w:val="0"/>
          <w:divBdr>
            <w:top w:val="none" w:sz="0" w:space="0" w:color="auto"/>
            <w:left w:val="none" w:sz="0" w:space="0" w:color="auto"/>
            <w:bottom w:val="none" w:sz="0" w:space="0" w:color="auto"/>
            <w:right w:val="none" w:sz="0" w:space="0" w:color="auto"/>
          </w:divBdr>
        </w:div>
        <w:div w:id="1671324019">
          <w:marLeft w:val="640"/>
          <w:marRight w:val="0"/>
          <w:marTop w:val="0"/>
          <w:marBottom w:val="0"/>
          <w:divBdr>
            <w:top w:val="none" w:sz="0" w:space="0" w:color="auto"/>
            <w:left w:val="none" w:sz="0" w:space="0" w:color="auto"/>
            <w:bottom w:val="none" w:sz="0" w:space="0" w:color="auto"/>
            <w:right w:val="none" w:sz="0" w:space="0" w:color="auto"/>
          </w:divBdr>
        </w:div>
        <w:div w:id="974602655">
          <w:marLeft w:val="640"/>
          <w:marRight w:val="0"/>
          <w:marTop w:val="0"/>
          <w:marBottom w:val="0"/>
          <w:divBdr>
            <w:top w:val="none" w:sz="0" w:space="0" w:color="auto"/>
            <w:left w:val="none" w:sz="0" w:space="0" w:color="auto"/>
            <w:bottom w:val="none" w:sz="0" w:space="0" w:color="auto"/>
            <w:right w:val="none" w:sz="0" w:space="0" w:color="auto"/>
          </w:divBdr>
        </w:div>
        <w:div w:id="1747459397">
          <w:marLeft w:val="640"/>
          <w:marRight w:val="0"/>
          <w:marTop w:val="0"/>
          <w:marBottom w:val="0"/>
          <w:divBdr>
            <w:top w:val="none" w:sz="0" w:space="0" w:color="auto"/>
            <w:left w:val="none" w:sz="0" w:space="0" w:color="auto"/>
            <w:bottom w:val="none" w:sz="0" w:space="0" w:color="auto"/>
            <w:right w:val="none" w:sz="0" w:space="0" w:color="auto"/>
          </w:divBdr>
        </w:div>
        <w:div w:id="729890809">
          <w:marLeft w:val="640"/>
          <w:marRight w:val="0"/>
          <w:marTop w:val="0"/>
          <w:marBottom w:val="0"/>
          <w:divBdr>
            <w:top w:val="none" w:sz="0" w:space="0" w:color="auto"/>
            <w:left w:val="none" w:sz="0" w:space="0" w:color="auto"/>
            <w:bottom w:val="none" w:sz="0" w:space="0" w:color="auto"/>
            <w:right w:val="none" w:sz="0" w:space="0" w:color="auto"/>
          </w:divBdr>
        </w:div>
        <w:div w:id="547910569">
          <w:marLeft w:val="640"/>
          <w:marRight w:val="0"/>
          <w:marTop w:val="0"/>
          <w:marBottom w:val="0"/>
          <w:divBdr>
            <w:top w:val="none" w:sz="0" w:space="0" w:color="auto"/>
            <w:left w:val="none" w:sz="0" w:space="0" w:color="auto"/>
            <w:bottom w:val="none" w:sz="0" w:space="0" w:color="auto"/>
            <w:right w:val="none" w:sz="0" w:space="0" w:color="auto"/>
          </w:divBdr>
        </w:div>
        <w:div w:id="1578515194">
          <w:marLeft w:val="640"/>
          <w:marRight w:val="0"/>
          <w:marTop w:val="0"/>
          <w:marBottom w:val="0"/>
          <w:divBdr>
            <w:top w:val="none" w:sz="0" w:space="0" w:color="auto"/>
            <w:left w:val="none" w:sz="0" w:space="0" w:color="auto"/>
            <w:bottom w:val="none" w:sz="0" w:space="0" w:color="auto"/>
            <w:right w:val="none" w:sz="0" w:space="0" w:color="auto"/>
          </w:divBdr>
        </w:div>
        <w:div w:id="123426488">
          <w:marLeft w:val="640"/>
          <w:marRight w:val="0"/>
          <w:marTop w:val="0"/>
          <w:marBottom w:val="0"/>
          <w:divBdr>
            <w:top w:val="none" w:sz="0" w:space="0" w:color="auto"/>
            <w:left w:val="none" w:sz="0" w:space="0" w:color="auto"/>
            <w:bottom w:val="none" w:sz="0" w:space="0" w:color="auto"/>
            <w:right w:val="none" w:sz="0" w:space="0" w:color="auto"/>
          </w:divBdr>
        </w:div>
        <w:div w:id="1269849826">
          <w:marLeft w:val="640"/>
          <w:marRight w:val="0"/>
          <w:marTop w:val="0"/>
          <w:marBottom w:val="0"/>
          <w:divBdr>
            <w:top w:val="none" w:sz="0" w:space="0" w:color="auto"/>
            <w:left w:val="none" w:sz="0" w:space="0" w:color="auto"/>
            <w:bottom w:val="none" w:sz="0" w:space="0" w:color="auto"/>
            <w:right w:val="none" w:sz="0" w:space="0" w:color="auto"/>
          </w:divBdr>
        </w:div>
        <w:div w:id="551574956">
          <w:marLeft w:val="640"/>
          <w:marRight w:val="0"/>
          <w:marTop w:val="0"/>
          <w:marBottom w:val="0"/>
          <w:divBdr>
            <w:top w:val="none" w:sz="0" w:space="0" w:color="auto"/>
            <w:left w:val="none" w:sz="0" w:space="0" w:color="auto"/>
            <w:bottom w:val="none" w:sz="0" w:space="0" w:color="auto"/>
            <w:right w:val="none" w:sz="0" w:space="0" w:color="auto"/>
          </w:divBdr>
        </w:div>
        <w:div w:id="1049190313">
          <w:marLeft w:val="640"/>
          <w:marRight w:val="0"/>
          <w:marTop w:val="0"/>
          <w:marBottom w:val="0"/>
          <w:divBdr>
            <w:top w:val="none" w:sz="0" w:space="0" w:color="auto"/>
            <w:left w:val="none" w:sz="0" w:space="0" w:color="auto"/>
            <w:bottom w:val="none" w:sz="0" w:space="0" w:color="auto"/>
            <w:right w:val="none" w:sz="0" w:space="0" w:color="auto"/>
          </w:divBdr>
        </w:div>
        <w:div w:id="868489110">
          <w:marLeft w:val="640"/>
          <w:marRight w:val="0"/>
          <w:marTop w:val="0"/>
          <w:marBottom w:val="0"/>
          <w:divBdr>
            <w:top w:val="none" w:sz="0" w:space="0" w:color="auto"/>
            <w:left w:val="none" w:sz="0" w:space="0" w:color="auto"/>
            <w:bottom w:val="none" w:sz="0" w:space="0" w:color="auto"/>
            <w:right w:val="none" w:sz="0" w:space="0" w:color="auto"/>
          </w:divBdr>
        </w:div>
        <w:div w:id="1925913015">
          <w:marLeft w:val="640"/>
          <w:marRight w:val="0"/>
          <w:marTop w:val="0"/>
          <w:marBottom w:val="0"/>
          <w:divBdr>
            <w:top w:val="none" w:sz="0" w:space="0" w:color="auto"/>
            <w:left w:val="none" w:sz="0" w:space="0" w:color="auto"/>
            <w:bottom w:val="none" w:sz="0" w:space="0" w:color="auto"/>
            <w:right w:val="none" w:sz="0" w:space="0" w:color="auto"/>
          </w:divBdr>
        </w:div>
        <w:div w:id="680015243">
          <w:marLeft w:val="640"/>
          <w:marRight w:val="0"/>
          <w:marTop w:val="0"/>
          <w:marBottom w:val="0"/>
          <w:divBdr>
            <w:top w:val="none" w:sz="0" w:space="0" w:color="auto"/>
            <w:left w:val="none" w:sz="0" w:space="0" w:color="auto"/>
            <w:bottom w:val="none" w:sz="0" w:space="0" w:color="auto"/>
            <w:right w:val="none" w:sz="0" w:space="0" w:color="auto"/>
          </w:divBdr>
        </w:div>
        <w:div w:id="1180119289">
          <w:marLeft w:val="640"/>
          <w:marRight w:val="0"/>
          <w:marTop w:val="0"/>
          <w:marBottom w:val="0"/>
          <w:divBdr>
            <w:top w:val="none" w:sz="0" w:space="0" w:color="auto"/>
            <w:left w:val="none" w:sz="0" w:space="0" w:color="auto"/>
            <w:bottom w:val="none" w:sz="0" w:space="0" w:color="auto"/>
            <w:right w:val="none" w:sz="0" w:space="0" w:color="auto"/>
          </w:divBdr>
        </w:div>
        <w:div w:id="1484617647">
          <w:marLeft w:val="640"/>
          <w:marRight w:val="0"/>
          <w:marTop w:val="0"/>
          <w:marBottom w:val="0"/>
          <w:divBdr>
            <w:top w:val="none" w:sz="0" w:space="0" w:color="auto"/>
            <w:left w:val="none" w:sz="0" w:space="0" w:color="auto"/>
            <w:bottom w:val="none" w:sz="0" w:space="0" w:color="auto"/>
            <w:right w:val="none" w:sz="0" w:space="0" w:color="auto"/>
          </w:divBdr>
        </w:div>
        <w:div w:id="320931712">
          <w:marLeft w:val="640"/>
          <w:marRight w:val="0"/>
          <w:marTop w:val="0"/>
          <w:marBottom w:val="0"/>
          <w:divBdr>
            <w:top w:val="none" w:sz="0" w:space="0" w:color="auto"/>
            <w:left w:val="none" w:sz="0" w:space="0" w:color="auto"/>
            <w:bottom w:val="none" w:sz="0" w:space="0" w:color="auto"/>
            <w:right w:val="none" w:sz="0" w:space="0" w:color="auto"/>
          </w:divBdr>
        </w:div>
        <w:div w:id="1543403353">
          <w:marLeft w:val="640"/>
          <w:marRight w:val="0"/>
          <w:marTop w:val="0"/>
          <w:marBottom w:val="0"/>
          <w:divBdr>
            <w:top w:val="none" w:sz="0" w:space="0" w:color="auto"/>
            <w:left w:val="none" w:sz="0" w:space="0" w:color="auto"/>
            <w:bottom w:val="none" w:sz="0" w:space="0" w:color="auto"/>
            <w:right w:val="none" w:sz="0" w:space="0" w:color="auto"/>
          </w:divBdr>
        </w:div>
        <w:div w:id="1136416468">
          <w:marLeft w:val="640"/>
          <w:marRight w:val="0"/>
          <w:marTop w:val="0"/>
          <w:marBottom w:val="0"/>
          <w:divBdr>
            <w:top w:val="none" w:sz="0" w:space="0" w:color="auto"/>
            <w:left w:val="none" w:sz="0" w:space="0" w:color="auto"/>
            <w:bottom w:val="none" w:sz="0" w:space="0" w:color="auto"/>
            <w:right w:val="none" w:sz="0" w:space="0" w:color="auto"/>
          </w:divBdr>
        </w:div>
        <w:div w:id="87163010">
          <w:marLeft w:val="640"/>
          <w:marRight w:val="0"/>
          <w:marTop w:val="0"/>
          <w:marBottom w:val="0"/>
          <w:divBdr>
            <w:top w:val="none" w:sz="0" w:space="0" w:color="auto"/>
            <w:left w:val="none" w:sz="0" w:space="0" w:color="auto"/>
            <w:bottom w:val="none" w:sz="0" w:space="0" w:color="auto"/>
            <w:right w:val="none" w:sz="0" w:space="0" w:color="auto"/>
          </w:divBdr>
        </w:div>
        <w:div w:id="1807623075">
          <w:marLeft w:val="640"/>
          <w:marRight w:val="0"/>
          <w:marTop w:val="0"/>
          <w:marBottom w:val="0"/>
          <w:divBdr>
            <w:top w:val="none" w:sz="0" w:space="0" w:color="auto"/>
            <w:left w:val="none" w:sz="0" w:space="0" w:color="auto"/>
            <w:bottom w:val="none" w:sz="0" w:space="0" w:color="auto"/>
            <w:right w:val="none" w:sz="0" w:space="0" w:color="auto"/>
          </w:divBdr>
        </w:div>
        <w:div w:id="1017921547">
          <w:marLeft w:val="640"/>
          <w:marRight w:val="0"/>
          <w:marTop w:val="0"/>
          <w:marBottom w:val="0"/>
          <w:divBdr>
            <w:top w:val="none" w:sz="0" w:space="0" w:color="auto"/>
            <w:left w:val="none" w:sz="0" w:space="0" w:color="auto"/>
            <w:bottom w:val="none" w:sz="0" w:space="0" w:color="auto"/>
            <w:right w:val="none" w:sz="0" w:space="0" w:color="auto"/>
          </w:divBdr>
        </w:div>
        <w:div w:id="1116021557">
          <w:marLeft w:val="640"/>
          <w:marRight w:val="0"/>
          <w:marTop w:val="0"/>
          <w:marBottom w:val="0"/>
          <w:divBdr>
            <w:top w:val="none" w:sz="0" w:space="0" w:color="auto"/>
            <w:left w:val="none" w:sz="0" w:space="0" w:color="auto"/>
            <w:bottom w:val="none" w:sz="0" w:space="0" w:color="auto"/>
            <w:right w:val="none" w:sz="0" w:space="0" w:color="auto"/>
          </w:divBdr>
        </w:div>
        <w:div w:id="1825851164">
          <w:marLeft w:val="640"/>
          <w:marRight w:val="0"/>
          <w:marTop w:val="0"/>
          <w:marBottom w:val="0"/>
          <w:divBdr>
            <w:top w:val="none" w:sz="0" w:space="0" w:color="auto"/>
            <w:left w:val="none" w:sz="0" w:space="0" w:color="auto"/>
            <w:bottom w:val="none" w:sz="0" w:space="0" w:color="auto"/>
            <w:right w:val="none" w:sz="0" w:space="0" w:color="auto"/>
          </w:divBdr>
        </w:div>
        <w:div w:id="1325471275">
          <w:marLeft w:val="640"/>
          <w:marRight w:val="0"/>
          <w:marTop w:val="0"/>
          <w:marBottom w:val="0"/>
          <w:divBdr>
            <w:top w:val="none" w:sz="0" w:space="0" w:color="auto"/>
            <w:left w:val="none" w:sz="0" w:space="0" w:color="auto"/>
            <w:bottom w:val="none" w:sz="0" w:space="0" w:color="auto"/>
            <w:right w:val="none" w:sz="0" w:space="0" w:color="auto"/>
          </w:divBdr>
        </w:div>
      </w:divsChild>
    </w:div>
    <w:div w:id="1433941488">
      <w:bodyDiv w:val="1"/>
      <w:marLeft w:val="0"/>
      <w:marRight w:val="0"/>
      <w:marTop w:val="0"/>
      <w:marBottom w:val="0"/>
      <w:divBdr>
        <w:top w:val="none" w:sz="0" w:space="0" w:color="auto"/>
        <w:left w:val="none" w:sz="0" w:space="0" w:color="auto"/>
        <w:bottom w:val="none" w:sz="0" w:space="0" w:color="auto"/>
        <w:right w:val="none" w:sz="0" w:space="0" w:color="auto"/>
      </w:divBdr>
      <w:divsChild>
        <w:div w:id="319818733">
          <w:marLeft w:val="640"/>
          <w:marRight w:val="0"/>
          <w:marTop w:val="0"/>
          <w:marBottom w:val="0"/>
          <w:divBdr>
            <w:top w:val="none" w:sz="0" w:space="0" w:color="auto"/>
            <w:left w:val="none" w:sz="0" w:space="0" w:color="auto"/>
            <w:bottom w:val="none" w:sz="0" w:space="0" w:color="auto"/>
            <w:right w:val="none" w:sz="0" w:space="0" w:color="auto"/>
          </w:divBdr>
        </w:div>
        <w:div w:id="1841777478">
          <w:marLeft w:val="640"/>
          <w:marRight w:val="0"/>
          <w:marTop w:val="0"/>
          <w:marBottom w:val="0"/>
          <w:divBdr>
            <w:top w:val="none" w:sz="0" w:space="0" w:color="auto"/>
            <w:left w:val="none" w:sz="0" w:space="0" w:color="auto"/>
            <w:bottom w:val="none" w:sz="0" w:space="0" w:color="auto"/>
            <w:right w:val="none" w:sz="0" w:space="0" w:color="auto"/>
          </w:divBdr>
        </w:div>
        <w:div w:id="129370693">
          <w:marLeft w:val="640"/>
          <w:marRight w:val="0"/>
          <w:marTop w:val="0"/>
          <w:marBottom w:val="0"/>
          <w:divBdr>
            <w:top w:val="none" w:sz="0" w:space="0" w:color="auto"/>
            <w:left w:val="none" w:sz="0" w:space="0" w:color="auto"/>
            <w:bottom w:val="none" w:sz="0" w:space="0" w:color="auto"/>
            <w:right w:val="none" w:sz="0" w:space="0" w:color="auto"/>
          </w:divBdr>
        </w:div>
        <w:div w:id="727874362">
          <w:marLeft w:val="640"/>
          <w:marRight w:val="0"/>
          <w:marTop w:val="0"/>
          <w:marBottom w:val="0"/>
          <w:divBdr>
            <w:top w:val="none" w:sz="0" w:space="0" w:color="auto"/>
            <w:left w:val="none" w:sz="0" w:space="0" w:color="auto"/>
            <w:bottom w:val="none" w:sz="0" w:space="0" w:color="auto"/>
            <w:right w:val="none" w:sz="0" w:space="0" w:color="auto"/>
          </w:divBdr>
        </w:div>
        <w:div w:id="1806121260">
          <w:marLeft w:val="640"/>
          <w:marRight w:val="0"/>
          <w:marTop w:val="0"/>
          <w:marBottom w:val="0"/>
          <w:divBdr>
            <w:top w:val="none" w:sz="0" w:space="0" w:color="auto"/>
            <w:left w:val="none" w:sz="0" w:space="0" w:color="auto"/>
            <w:bottom w:val="none" w:sz="0" w:space="0" w:color="auto"/>
            <w:right w:val="none" w:sz="0" w:space="0" w:color="auto"/>
          </w:divBdr>
        </w:div>
        <w:div w:id="1995987222">
          <w:marLeft w:val="640"/>
          <w:marRight w:val="0"/>
          <w:marTop w:val="0"/>
          <w:marBottom w:val="0"/>
          <w:divBdr>
            <w:top w:val="none" w:sz="0" w:space="0" w:color="auto"/>
            <w:left w:val="none" w:sz="0" w:space="0" w:color="auto"/>
            <w:bottom w:val="none" w:sz="0" w:space="0" w:color="auto"/>
            <w:right w:val="none" w:sz="0" w:space="0" w:color="auto"/>
          </w:divBdr>
        </w:div>
        <w:div w:id="1596207035">
          <w:marLeft w:val="640"/>
          <w:marRight w:val="0"/>
          <w:marTop w:val="0"/>
          <w:marBottom w:val="0"/>
          <w:divBdr>
            <w:top w:val="none" w:sz="0" w:space="0" w:color="auto"/>
            <w:left w:val="none" w:sz="0" w:space="0" w:color="auto"/>
            <w:bottom w:val="none" w:sz="0" w:space="0" w:color="auto"/>
            <w:right w:val="none" w:sz="0" w:space="0" w:color="auto"/>
          </w:divBdr>
        </w:div>
        <w:div w:id="1039282592">
          <w:marLeft w:val="640"/>
          <w:marRight w:val="0"/>
          <w:marTop w:val="0"/>
          <w:marBottom w:val="0"/>
          <w:divBdr>
            <w:top w:val="none" w:sz="0" w:space="0" w:color="auto"/>
            <w:left w:val="none" w:sz="0" w:space="0" w:color="auto"/>
            <w:bottom w:val="none" w:sz="0" w:space="0" w:color="auto"/>
            <w:right w:val="none" w:sz="0" w:space="0" w:color="auto"/>
          </w:divBdr>
        </w:div>
        <w:div w:id="1381711026">
          <w:marLeft w:val="640"/>
          <w:marRight w:val="0"/>
          <w:marTop w:val="0"/>
          <w:marBottom w:val="0"/>
          <w:divBdr>
            <w:top w:val="none" w:sz="0" w:space="0" w:color="auto"/>
            <w:left w:val="none" w:sz="0" w:space="0" w:color="auto"/>
            <w:bottom w:val="none" w:sz="0" w:space="0" w:color="auto"/>
            <w:right w:val="none" w:sz="0" w:space="0" w:color="auto"/>
          </w:divBdr>
        </w:div>
        <w:div w:id="356738390">
          <w:marLeft w:val="640"/>
          <w:marRight w:val="0"/>
          <w:marTop w:val="0"/>
          <w:marBottom w:val="0"/>
          <w:divBdr>
            <w:top w:val="none" w:sz="0" w:space="0" w:color="auto"/>
            <w:left w:val="none" w:sz="0" w:space="0" w:color="auto"/>
            <w:bottom w:val="none" w:sz="0" w:space="0" w:color="auto"/>
            <w:right w:val="none" w:sz="0" w:space="0" w:color="auto"/>
          </w:divBdr>
        </w:div>
        <w:div w:id="914900298">
          <w:marLeft w:val="640"/>
          <w:marRight w:val="0"/>
          <w:marTop w:val="0"/>
          <w:marBottom w:val="0"/>
          <w:divBdr>
            <w:top w:val="none" w:sz="0" w:space="0" w:color="auto"/>
            <w:left w:val="none" w:sz="0" w:space="0" w:color="auto"/>
            <w:bottom w:val="none" w:sz="0" w:space="0" w:color="auto"/>
            <w:right w:val="none" w:sz="0" w:space="0" w:color="auto"/>
          </w:divBdr>
        </w:div>
        <w:div w:id="1933583784">
          <w:marLeft w:val="640"/>
          <w:marRight w:val="0"/>
          <w:marTop w:val="0"/>
          <w:marBottom w:val="0"/>
          <w:divBdr>
            <w:top w:val="none" w:sz="0" w:space="0" w:color="auto"/>
            <w:left w:val="none" w:sz="0" w:space="0" w:color="auto"/>
            <w:bottom w:val="none" w:sz="0" w:space="0" w:color="auto"/>
            <w:right w:val="none" w:sz="0" w:space="0" w:color="auto"/>
          </w:divBdr>
        </w:div>
        <w:div w:id="688214431">
          <w:marLeft w:val="640"/>
          <w:marRight w:val="0"/>
          <w:marTop w:val="0"/>
          <w:marBottom w:val="0"/>
          <w:divBdr>
            <w:top w:val="none" w:sz="0" w:space="0" w:color="auto"/>
            <w:left w:val="none" w:sz="0" w:space="0" w:color="auto"/>
            <w:bottom w:val="none" w:sz="0" w:space="0" w:color="auto"/>
            <w:right w:val="none" w:sz="0" w:space="0" w:color="auto"/>
          </w:divBdr>
        </w:div>
        <w:div w:id="918907333">
          <w:marLeft w:val="640"/>
          <w:marRight w:val="0"/>
          <w:marTop w:val="0"/>
          <w:marBottom w:val="0"/>
          <w:divBdr>
            <w:top w:val="none" w:sz="0" w:space="0" w:color="auto"/>
            <w:left w:val="none" w:sz="0" w:space="0" w:color="auto"/>
            <w:bottom w:val="none" w:sz="0" w:space="0" w:color="auto"/>
            <w:right w:val="none" w:sz="0" w:space="0" w:color="auto"/>
          </w:divBdr>
        </w:div>
        <w:div w:id="2045980749">
          <w:marLeft w:val="640"/>
          <w:marRight w:val="0"/>
          <w:marTop w:val="0"/>
          <w:marBottom w:val="0"/>
          <w:divBdr>
            <w:top w:val="none" w:sz="0" w:space="0" w:color="auto"/>
            <w:left w:val="none" w:sz="0" w:space="0" w:color="auto"/>
            <w:bottom w:val="none" w:sz="0" w:space="0" w:color="auto"/>
            <w:right w:val="none" w:sz="0" w:space="0" w:color="auto"/>
          </w:divBdr>
        </w:div>
        <w:div w:id="2019236590">
          <w:marLeft w:val="640"/>
          <w:marRight w:val="0"/>
          <w:marTop w:val="0"/>
          <w:marBottom w:val="0"/>
          <w:divBdr>
            <w:top w:val="none" w:sz="0" w:space="0" w:color="auto"/>
            <w:left w:val="none" w:sz="0" w:space="0" w:color="auto"/>
            <w:bottom w:val="none" w:sz="0" w:space="0" w:color="auto"/>
            <w:right w:val="none" w:sz="0" w:space="0" w:color="auto"/>
          </w:divBdr>
        </w:div>
        <w:div w:id="1748528693">
          <w:marLeft w:val="640"/>
          <w:marRight w:val="0"/>
          <w:marTop w:val="0"/>
          <w:marBottom w:val="0"/>
          <w:divBdr>
            <w:top w:val="none" w:sz="0" w:space="0" w:color="auto"/>
            <w:left w:val="none" w:sz="0" w:space="0" w:color="auto"/>
            <w:bottom w:val="none" w:sz="0" w:space="0" w:color="auto"/>
            <w:right w:val="none" w:sz="0" w:space="0" w:color="auto"/>
          </w:divBdr>
        </w:div>
        <w:div w:id="818572873">
          <w:marLeft w:val="640"/>
          <w:marRight w:val="0"/>
          <w:marTop w:val="0"/>
          <w:marBottom w:val="0"/>
          <w:divBdr>
            <w:top w:val="none" w:sz="0" w:space="0" w:color="auto"/>
            <w:left w:val="none" w:sz="0" w:space="0" w:color="auto"/>
            <w:bottom w:val="none" w:sz="0" w:space="0" w:color="auto"/>
            <w:right w:val="none" w:sz="0" w:space="0" w:color="auto"/>
          </w:divBdr>
        </w:div>
        <w:div w:id="661279353">
          <w:marLeft w:val="640"/>
          <w:marRight w:val="0"/>
          <w:marTop w:val="0"/>
          <w:marBottom w:val="0"/>
          <w:divBdr>
            <w:top w:val="none" w:sz="0" w:space="0" w:color="auto"/>
            <w:left w:val="none" w:sz="0" w:space="0" w:color="auto"/>
            <w:bottom w:val="none" w:sz="0" w:space="0" w:color="auto"/>
            <w:right w:val="none" w:sz="0" w:space="0" w:color="auto"/>
          </w:divBdr>
        </w:div>
        <w:div w:id="185600197">
          <w:marLeft w:val="640"/>
          <w:marRight w:val="0"/>
          <w:marTop w:val="0"/>
          <w:marBottom w:val="0"/>
          <w:divBdr>
            <w:top w:val="none" w:sz="0" w:space="0" w:color="auto"/>
            <w:left w:val="none" w:sz="0" w:space="0" w:color="auto"/>
            <w:bottom w:val="none" w:sz="0" w:space="0" w:color="auto"/>
            <w:right w:val="none" w:sz="0" w:space="0" w:color="auto"/>
          </w:divBdr>
        </w:div>
        <w:div w:id="1936592615">
          <w:marLeft w:val="640"/>
          <w:marRight w:val="0"/>
          <w:marTop w:val="0"/>
          <w:marBottom w:val="0"/>
          <w:divBdr>
            <w:top w:val="none" w:sz="0" w:space="0" w:color="auto"/>
            <w:left w:val="none" w:sz="0" w:space="0" w:color="auto"/>
            <w:bottom w:val="none" w:sz="0" w:space="0" w:color="auto"/>
            <w:right w:val="none" w:sz="0" w:space="0" w:color="auto"/>
          </w:divBdr>
        </w:div>
        <w:div w:id="1156147362">
          <w:marLeft w:val="640"/>
          <w:marRight w:val="0"/>
          <w:marTop w:val="0"/>
          <w:marBottom w:val="0"/>
          <w:divBdr>
            <w:top w:val="none" w:sz="0" w:space="0" w:color="auto"/>
            <w:left w:val="none" w:sz="0" w:space="0" w:color="auto"/>
            <w:bottom w:val="none" w:sz="0" w:space="0" w:color="auto"/>
            <w:right w:val="none" w:sz="0" w:space="0" w:color="auto"/>
          </w:divBdr>
        </w:div>
        <w:div w:id="310065114">
          <w:marLeft w:val="640"/>
          <w:marRight w:val="0"/>
          <w:marTop w:val="0"/>
          <w:marBottom w:val="0"/>
          <w:divBdr>
            <w:top w:val="none" w:sz="0" w:space="0" w:color="auto"/>
            <w:left w:val="none" w:sz="0" w:space="0" w:color="auto"/>
            <w:bottom w:val="none" w:sz="0" w:space="0" w:color="auto"/>
            <w:right w:val="none" w:sz="0" w:space="0" w:color="auto"/>
          </w:divBdr>
        </w:div>
        <w:div w:id="1061752762">
          <w:marLeft w:val="640"/>
          <w:marRight w:val="0"/>
          <w:marTop w:val="0"/>
          <w:marBottom w:val="0"/>
          <w:divBdr>
            <w:top w:val="none" w:sz="0" w:space="0" w:color="auto"/>
            <w:left w:val="none" w:sz="0" w:space="0" w:color="auto"/>
            <w:bottom w:val="none" w:sz="0" w:space="0" w:color="auto"/>
            <w:right w:val="none" w:sz="0" w:space="0" w:color="auto"/>
          </w:divBdr>
        </w:div>
        <w:div w:id="558904480">
          <w:marLeft w:val="640"/>
          <w:marRight w:val="0"/>
          <w:marTop w:val="0"/>
          <w:marBottom w:val="0"/>
          <w:divBdr>
            <w:top w:val="none" w:sz="0" w:space="0" w:color="auto"/>
            <w:left w:val="none" w:sz="0" w:space="0" w:color="auto"/>
            <w:bottom w:val="none" w:sz="0" w:space="0" w:color="auto"/>
            <w:right w:val="none" w:sz="0" w:space="0" w:color="auto"/>
          </w:divBdr>
        </w:div>
        <w:div w:id="1512647509">
          <w:marLeft w:val="640"/>
          <w:marRight w:val="0"/>
          <w:marTop w:val="0"/>
          <w:marBottom w:val="0"/>
          <w:divBdr>
            <w:top w:val="none" w:sz="0" w:space="0" w:color="auto"/>
            <w:left w:val="none" w:sz="0" w:space="0" w:color="auto"/>
            <w:bottom w:val="none" w:sz="0" w:space="0" w:color="auto"/>
            <w:right w:val="none" w:sz="0" w:space="0" w:color="auto"/>
          </w:divBdr>
        </w:div>
        <w:div w:id="1649631774">
          <w:marLeft w:val="640"/>
          <w:marRight w:val="0"/>
          <w:marTop w:val="0"/>
          <w:marBottom w:val="0"/>
          <w:divBdr>
            <w:top w:val="none" w:sz="0" w:space="0" w:color="auto"/>
            <w:left w:val="none" w:sz="0" w:space="0" w:color="auto"/>
            <w:bottom w:val="none" w:sz="0" w:space="0" w:color="auto"/>
            <w:right w:val="none" w:sz="0" w:space="0" w:color="auto"/>
          </w:divBdr>
        </w:div>
        <w:div w:id="714045116">
          <w:marLeft w:val="640"/>
          <w:marRight w:val="0"/>
          <w:marTop w:val="0"/>
          <w:marBottom w:val="0"/>
          <w:divBdr>
            <w:top w:val="none" w:sz="0" w:space="0" w:color="auto"/>
            <w:left w:val="none" w:sz="0" w:space="0" w:color="auto"/>
            <w:bottom w:val="none" w:sz="0" w:space="0" w:color="auto"/>
            <w:right w:val="none" w:sz="0" w:space="0" w:color="auto"/>
          </w:divBdr>
        </w:div>
        <w:div w:id="1956986106">
          <w:marLeft w:val="640"/>
          <w:marRight w:val="0"/>
          <w:marTop w:val="0"/>
          <w:marBottom w:val="0"/>
          <w:divBdr>
            <w:top w:val="none" w:sz="0" w:space="0" w:color="auto"/>
            <w:left w:val="none" w:sz="0" w:space="0" w:color="auto"/>
            <w:bottom w:val="none" w:sz="0" w:space="0" w:color="auto"/>
            <w:right w:val="none" w:sz="0" w:space="0" w:color="auto"/>
          </w:divBdr>
        </w:div>
        <w:div w:id="491918159">
          <w:marLeft w:val="640"/>
          <w:marRight w:val="0"/>
          <w:marTop w:val="0"/>
          <w:marBottom w:val="0"/>
          <w:divBdr>
            <w:top w:val="none" w:sz="0" w:space="0" w:color="auto"/>
            <w:left w:val="none" w:sz="0" w:space="0" w:color="auto"/>
            <w:bottom w:val="none" w:sz="0" w:space="0" w:color="auto"/>
            <w:right w:val="none" w:sz="0" w:space="0" w:color="auto"/>
          </w:divBdr>
        </w:div>
        <w:div w:id="890534669">
          <w:marLeft w:val="640"/>
          <w:marRight w:val="0"/>
          <w:marTop w:val="0"/>
          <w:marBottom w:val="0"/>
          <w:divBdr>
            <w:top w:val="none" w:sz="0" w:space="0" w:color="auto"/>
            <w:left w:val="none" w:sz="0" w:space="0" w:color="auto"/>
            <w:bottom w:val="none" w:sz="0" w:space="0" w:color="auto"/>
            <w:right w:val="none" w:sz="0" w:space="0" w:color="auto"/>
          </w:divBdr>
        </w:div>
        <w:div w:id="613443520">
          <w:marLeft w:val="640"/>
          <w:marRight w:val="0"/>
          <w:marTop w:val="0"/>
          <w:marBottom w:val="0"/>
          <w:divBdr>
            <w:top w:val="none" w:sz="0" w:space="0" w:color="auto"/>
            <w:left w:val="none" w:sz="0" w:space="0" w:color="auto"/>
            <w:bottom w:val="none" w:sz="0" w:space="0" w:color="auto"/>
            <w:right w:val="none" w:sz="0" w:space="0" w:color="auto"/>
          </w:divBdr>
        </w:div>
        <w:div w:id="2130970446">
          <w:marLeft w:val="640"/>
          <w:marRight w:val="0"/>
          <w:marTop w:val="0"/>
          <w:marBottom w:val="0"/>
          <w:divBdr>
            <w:top w:val="none" w:sz="0" w:space="0" w:color="auto"/>
            <w:left w:val="none" w:sz="0" w:space="0" w:color="auto"/>
            <w:bottom w:val="none" w:sz="0" w:space="0" w:color="auto"/>
            <w:right w:val="none" w:sz="0" w:space="0" w:color="auto"/>
          </w:divBdr>
        </w:div>
        <w:div w:id="2012635559">
          <w:marLeft w:val="640"/>
          <w:marRight w:val="0"/>
          <w:marTop w:val="0"/>
          <w:marBottom w:val="0"/>
          <w:divBdr>
            <w:top w:val="none" w:sz="0" w:space="0" w:color="auto"/>
            <w:left w:val="none" w:sz="0" w:space="0" w:color="auto"/>
            <w:bottom w:val="none" w:sz="0" w:space="0" w:color="auto"/>
            <w:right w:val="none" w:sz="0" w:space="0" w:color="auto"/>
          </w:divBdr>
        </w:div>
        <w:div w:id="510532938">
          <w:marLeft w:val="640"/>
          <w:marRight w:val="0"/>
          <w:marTop w:val="0"/>
          <w:marBottom w:val="0"/>
          <w:divBdr>
            <w:top w:val="none" w:sz="0" w:space="0" w:color="auto"/>
            <w:left w:val="none" w:sz="0" w:space="0" w:color="auto"/>
            <w:bottom w:val="none" w:sz="0" w:space="0" w:color="auto"/>
            <w:right w:val="none" w:sz="0" w:space="0" w:color="auto"/>
          </w:divBdr>
        </w:div>
        <w:div w:id="1267814440">
          <w:marLeft w:val="640"/>
          <w:marRight w:val="0"/>
          <w:marTop w:val="0"/>
          <w:marBottom w:val="0"/>
          <w:divBdr>
            <w:top w:val="none" w:sz="0" w:space="0" w:color="auto"/>
            <w:left w:val="none" w:sz="0" w:space="0" w:color="auto"/>
            <w:bottom w:val="none" w:sz="0" w:space="0" w:color="auto"/>
            <w:right w:val="none" w:sz="0" w:space="0" w:color="auto"/>
          </w:divBdr>
        </w:div>
        <w:div w:id="427847239">
          <w:marLeft w:val="640"/>
          <w:marRight w:val="0"/>
          <w:marTop w:val="0"/>
          <w:marBottom w:val="0"/>
          <w:divBdr>
            <w:top w:val="none" w:sz="0" w:space="0" w:color="auto"/>
            <w:left w:val="none" w:sz="0" w:space="0" w:color="auto"/>
            <w:bottom w:val="none" w:sz="0" w:space="0" w:color="auto"/>
            <w:right w:val="none" w:sz="0" w:space="0" w:color="auto"/>
          </w:divBdr>
        </w:div>
        <w:div w:id="1127352643">
          <w:marLeft w:val="640"/>
          <w:marRight w:val="0"/>
          <w:marTop w:val="0"/>
          <w:marBottom w:val="0"/>
          <w:divBdr>
            <w:top w:val="none" w:sz="0" w:space="0" w:color="auto"/>
            <w:left w:val="none" w:sz="0" w:space="0" w:color="auto"/>
            <w:bottom w:val="none" w:sz="0" w:space="0" w:color="auto"/>
            <w:right w:val="none" w:sz="0" w:space="0" w:color="auto"/>
          </w:divBdr>
        </w:div>
        <w:div w:id="1165129944">
          <w:marLeft w:val="640"/>
          <w:marRight w:val="0"/>
          <w:marTop w:val="0"/>
          <w:marBottom w:val="0"/>
          <w:divBdr>
            <w:top w:val="none" w:sz="0" w:space="0" w:color="auto"/>
            <w:left w:val="none" w:sz="0" w:space="0" w:color="auto"/>
            <w:bottom w:val="none" w:sz="0" w:space="0" w:color="auto"/>
            <w:right w:val="none" w:sz="0" w:space="0" w:color="auto"/>
          </w:divBdr>
        </w:div>
        <w:div w:id="157616006">
          <w:marLeft w:val="640"/>
          <w:marRight w:val="0"/>
          <w:marTop w:val="0"/>
          <w:marBottom w:val="0"/>
          <w:divBdr>
            <w:top w:val="none" w:sz="0" w:space="0" w:color="auto"/>
            <w:left w:val="none" w:sz="0" w:space="0" w:color="auto"/>
            <w:bottom w:val="none" w:sz="0" w:space="0" w:color="auto"/>
            <w:right w:val="none" w:sz="0" w:space="0" w:color="auto"/>
          </w:divBdr>
        </w:div>
        <w:div w:id="180432949">
          <w:marLeft w:val="640"/>
          <w:marRight w:val="0"/>
          <w:marTop w:val="0"/>
          <w:marBottom w:val="0"/>
          <w:divBdr>
            <w:top w:val="none" w:sz="0" w:space="0" w:color="auto"/>
            <w:left w:val="none" w:sz="0" w:space="0" w:color="auto"/>
            <w:bottom w:val="none" w:sz="0" w:space="0" w:color="auto"/>
            <w:right w:val="none" w:sz="0" w:space="0" w:color="auto"/>
          </w:divBdr>
        </w:div>
        <w:div w:id="15469494">
          <w:marLeft w:val="640"/>
          <w:marRight w:val="0"/>
          <w:marTop w:val="0"/>
          <w:marBottom w:val="0"/>
          <w:divBdr>
            <w:top w:val="none" w:sz="0" w:space="0" w:color="auto"/>
            <w:left w:val="none" w:sz="0" w:space="0" w:color="auto"/>
            <w:bottom w:val="none" w:sz="0" w:space="0" w:color="auto"/>
            <w:right w:val="none" w:sz="0" w:space="0" w:color="auto"/>
          </w:divBdr>
        </w:div>
        <w:div w:id="2130198554">
          <w:marLeft w:val="640"/>
          <w:marRight w:val="0"/>
          <w:marTop w:val="0"/>
          <w:marBottom w:val="0"/>
          <w:divBdr>
            <w:top w:val="none" w:sz="0" w:space="0" w:color="auto"/>
            <w:left w:val="none" w:sz="0" w:space="0" w:color="auto"/>
            <w:bottom w:val="none" w:sz="0" w:space="0" w:color="auto"/>
            <w:right w:val="none" w:sz="0" w:space="0" w:color="auto"/>
          </w:divBdr>
        </w:div>
        <w:div w:id="1454598529">
          <w:marLeft w:val="640"/>
          <w:marRight w:val="0"/>
          <w:marTop w:val="0"/>
          <w:marBottom w:val="0"/>
          <w:divBdr>
            <w:top w:val="none" w:sz="0" w:space="0" w:color="auto"/>
            <w:left w:val="none" w:sz="0" w:space="0" w:color="auto"/>
            <w:bottom w:val="none" w:sz="0" w:space="0" w:color="auto"/>
            <w:right w:val="none" w:sz="0" w:space="0" w:color="auto"/>
          </w:divBdr>
        </w:div>
        <w:div w:id="1438716790">
          <w:marLeft w:val="640"/>
          <w:marRight w:val="0"/>
          <w:marTop w:val="0"/>
          <w:marBottom w:val="0"/>
          <w:divBdr>
            <w:top w:val="none" w:sz="0" w:space="0" w:color="auto"/>
            <w:left w:val="none" w:sz="0" w:space="0" w:color="auto"/>
            <w:bottom w:val="none" w:sz="0" w:space="0" w:color="auto"/>
            <w:right w:val="none" w:sz="0" w:space="0" w:color="auto"/>
          </w:divBdr>
        </w:div>
        <w:div w:id="695153548">
          <w:marLeft w:val="640"/>
          <w:marRight w:val="0"/>
          <w:marTop w:val="0"/>
          <w:marBottom w:val="0"/>
          <w:divBdr>
            <w:top w:val="none" w:sz="0" w:space="0" w:color="auto"/>
            <w:left w:val="none" w:sz="0" w:space="0" w:color="auto"/>
            <w:bottom w:val="none" w:sz="0" w:space="0" w:color="auto"/>
            <w:right w:val="none" w:sz="0" w:space="0" w:color="auto"/>
          </w:divBdr>
        </w:div>
        <w:div w:id="2117165783">
          <w:marLeft w:val="640"/>
          <w:marRight w:val="0"/>
          <w:marTop w:val="0"/>
          <w:marBottom w:val="0"/>
          <w:divBdr>
            <w:top w:val="none" w:sz="0" w:space="0" w:color="auto"/>
            <w:left w:val="none" w:sz="0" w:space="0" w:color="auto"/>
            <w:bottom w:val="none" w:sz="0" w:space="0" w:color="auto"/>
            <w:right w:val="none" w:sz="0" w:space="0" w:color="auto"/>
          </w:divBdr>
        </w:div>
        <w:div w:id="1639453165">
          <w:marLeft w:val="640"/>
          <w:marRight w:val="0"/>
          <w:marTop w:val="0"/>
          <w:marBottom w:val="0"/>
          <w:divBdr>
            <w:top w:val="none" w:sz="0" w:space="0" w:color="auto"/>
            <w:left w:val="none" w:sz="0" w:space="0" w:color="auto"/>
            <w:bottom w:val="none" w:sz="0" w:space="0" w:color="auto"/>
            <w:right w:val="none" w:sz="0" w:space="0" w:color="auto"/>
          </w:divBdr>
        </w:div>
        <w:div w:id="1045443188">
          <w:marLeft w:val="640"/>
          <w:marRight w:val="0"/>
          <w:marTop w:val="0"/>
          <w:marBottom w:val="0"/>
          <w:divBdr>
            <w:top w:val="none" w:sz="0" w:space="0" w:color="auto"/>
            <w:left w:val="none" w:sz="0" w:space="0" w:color="auto"/>
            <w:bottom w:val="none" w:sz="0" w:space="0" w:color="auto"/>
            <w:right w:val="none" w:sz="0" w:space="0" w:color="auto"/>
          </w:divBdr>
        </w:div>
        <w:div w:id="454174885">
          <w:marLeft w:val="640"/>
          <w:marRight w:val="0"/>
          <w:marTop w:val="0"/>
          <w:marBottom w:val="0"/>
          <w:divBdr>
            <w:top w:val="none" w:sz="0" w:space="0" w:color="auto"/>
            <w:left w:val="none" w:sz="0" w:space="0" w:color="auto"/>
            <w:bottom w:val="none" w:sz="0" w:space="0" w:color="auto"/>
            <w:right w:val="none" w:sz="0" w:space="0" w:color="auto"/>
          </w:divBdr>
        </w:div>
        <w:div w:id="234629873">
          <w:marLeft w:val="640"/>
          <w:marRight w:val="0"/>
          <w:marTop w:val="0"/>
          <w:marBottom w:val="0"/>
          <w:divBdr>
            <w:top w:val="none" w:sz="0" w:space="0" w:color="auto"/>
            <w:left w:val="none" w:sz="0" w:space="0" w:color="auto"/>
            <w:bottom w:val="none" w:sz="0" w:space="0" w:color="auto"/>
            <w:right w:val="none" w:sz="0" w:space="0" w:color="auto"/>
          </w:divBdr>
        </w:div>
        <w:div w:id="410811459">
          <w:marLeft w:val="640"/>
          <w:marRight w:val="0"/>
          <w:marTop w:val="0"/>
          <w:marBottom w:val="0"/>
          <w:divBdr>
            <w:top w:val="none" w:sz="0" w:space="0" w:color="auto"/>
            <w:left w:val="none" w:sz="0" w:space="0" w:color="auto"/>
            <w:bottom w:val="none" w:sz="0" w:space="0" w:color="auto"/>
            <w:right w:val="none" w:sz="0" w:space="0" w:color="auto"/>
          </w:divBdr>
        </w:div>
        <w:div w:id="305012096">
          <w:marLeft w:val="640"/>
          <w:marRight w:val="0"/>
          <w:marTop w:val="0"/>
          <w:marBottom w:val="0"/>
          <w:divBdr>
            <w:top w:val="none" w:sz="0" w:space="0" w:color="auto"/>
            <w:left w:val="none" w:sz="0" w:space="0" w:color="auto"/>
            <w:bottom w:val="none" w:sz="0" w:space="0" w:color="auto"/>
            <w:right w:val="none" w:sz="0" w:space="0" w:color="auto"/>
          </w:divBdr>
        </w:div>
        <w:div w:id="1872573083">
          <w:marLeft w:val="640"/>
          <w:marRight w:val="0"/>
          <w:marTop w:val="0"/>
          <w:marBottom w:val="0"/>
          <w:divBdr>
            <w:top w:val="none" w:sz="0" w:space="0" w:color="auto"/>
            <w:left w:val="none" w:sz="0" w:space="0" w:color="auto"/>
            <w:bottom w:val="none" w:sz="0" w:space="0" w:color="auto"/>
            <w:right w:val="none" w:sz="0" w:space="0" w:color="auto"/>
          </w:divBdr>
        </w:div>
        <w:div w:id="615605066">
          <w:marLeft w:val="640"/>
          <w:marRight w:val="0"/>
          <w:marTop w:val="0"/>
          <w:marBottom w:val="0"/>
          <w:divBdr>
            <w:top w:val="none" w:sz="0" w:space="0" w:color="auto"/>
            <w:left w:val="none" w:sz="0" w:space="0" w:color="auto"/>
            <w:bottom w:val="none" w:sz="0" w:space="0" w:color="auto"/>
            <w:right w:val="none" w:sz="0" w:space="0" w:color="auto"/>
          </w:divBdr>
        </w:div>
        <w:div w:id="1450129722">
          <w:marLeft w:val="640"/>
          <w:marRight w:val="0"/>
          <w:marTop w:val="0"/>
          <w:marBottom w:val="0"/>
          <w:divBdr>
            <w:top w:val="none" w:sz="0" w:space="0" w:color="auto"/>
            <w:left w:val="none" w:sz="0" w:space="0" w:color="auto"/>
            <w:bottom w:val="none" w:sz="0" w:space="0" w:color="auto"/>
            <w:right w:val="none" w:sz="0" w:space="0" w:color="auto"/>
          </w:divBdr>
        </w:div>
        <w:div w:id="1224948176">
          <w:marLeft w:val="640"/>
          <w:marRight w:val="0"/>
          <w:marTop w:val="0"/>
          <w:marBottom w:val="0"/>
          <w:divBdr>
            <w:top w:val="none" w:sz="0" w:space="0" w:color="auto"/>
            <w:left w:val="none" w:sz="0" w:space="0" w:color="auto"/>
            <w:bottom w:val="none" w:sz="0" w:space="0" w:color="auto"/>
            <w:right w:val="none" w:sz="0" w:space="0" w:color="auto"/>
          </w:divBdr>
        </w:div>
        <w:div w:id="1753888416">
          <w:marLeft w:val="640"/>
          <w:marRight w:val="0"/>
          <w:marTop w:val="0"/>
          <w:marBottom w:val="0"/>
          <w:divBdr>
            <w:top w:val="none" w:sz="0" w:space="0" w:color="auto"/>
            <w:left w:val="none" w:sz="0" w:space="0" w:color="auto"/>
            <w:bottom w:val="none" w:sz="0" w:space="0" w:color="auto"/>
            <w:right w:val="none" w:sz="0" w:space="0" w:color="auto"/>
          </w:divBdr>
        </w:div>
        <w:div w:id="1176992549">
          <w:marLeft w:val="640"/>
          <w:marRight w:val="0"/>
          <w:marTop w:val="0"/>
          <w:marBottom w:val="0"/>
          <w:divBdr>
            <w:top w:val="none" w:sz="0" w:space="0" w:color="auto"/>
            <w:left w:val="none" w:sz="0" w:space="0" w:color="auto"/>
            <w:bottom w:val="none" w:sz="0" w:space="0" w:color="auto"/>
            <w:right w:val="none" w:sz="0" w:space="0" w:color="auto"/>
          </w:divBdr>
        </w:div>
        <w:div w:id="82915512">
          <w:marLeft w:val="640"/>
          <w:marRight w:val="0"/>
          <w:marTop w:val="0"/>
          <w:marBottom w:val="0"/>
          <w:divBdr>
            <w:top w:val="none" w:sz="0" w:space="0" w:color="auto"/>
            <w:left w:val="none" w:sz="0" w:space="0" w:color="auto"/>
            <w:bottom w:val="none" w:sz="0" w:space="0" w:color="auto"/>
            <w:right w:val="none" w:sz="0" w:space="0" w:color="auto"/>
          </w:divBdr>
        </w:div>
        <w:div w:id="221915639">
          <w:marLeft w:val="640"/>
          <w:marRight w:val="0"/>
          <w:marTop w:val="0"/>
          <w:marBottom w:val="0"/>
          <w:divBdr>
            <w:top w:val="none" w:sz="0" w:space="0" w:color="auto"/>
            <w:left w:val="none" w:sz="0" w:space="0" w:color="auto"/>
            <w:bottom w:val="none" w:sz="0" w:space="0" w:color="auto"/>
            <w:right w:val="none" w:sz="0" w:space="0" w:color="auto"/>
          </w:divBdr>
        </w:div>
        <w:div w:id="634070804">
          <w:marLeft w:val="640"/>
          <w:marRight w:val="0"/>
          <w:marTop w:val="0"/>
          <w:marBottom w:val="0"/>
          <w:divBdr>
            <w:top w:val="none" w:sz="0" w:space="0" w:color="auto"/>
            <w:left w:val="none" w:sz="0" w:space="0" w:color="auto"/>
            <w:bottom w:val="none" w:sz="0" w:space="0" w:color="auto"/>
            <w:right w:val="none" w:sz="0" w:space="0" w:color="auto"/>
          </w:divBdr>
        </w:div>
        <w:div w:id="711343689">
          <w:marLeft w:val="640"/>
          <w:marRight w:val="0"/>
          <w:marTop w:val="0"/>
          <w:marBottom w:val="0"/>
          <w:divBdr>
            <w:top w:val="none" w:sz="0" w:space="0" w:color="auto"/>
            <w:left w:val="none" w:sz="0" w:space="0" w:color="auto"/>
            <w:bottom w:val="none" w:sz="0" w:space="0" w:color="auto"/>
            <w:right w:val="none" w:sz="0" w:space="0" w:color="auto"/>
          </w:divBdr>
        </w:div>
        <w:div w:id="22217237">
          <w:marLeft w:val="640"/>
          <w:marRight w:val="0"/>
          <w:marTop w:val="0"/>
          <w:marBottom w:val="0"/>
          <w:divBdr>
            <w:top w:val="none" w:sz="0" w:space="0" w:color="auto"/>
            <w:left w:val="none" w:sz="0" w:space="0" w:color="auto"/>
            <w:bottom w:val="none" w:sz="0" w:space="0" w:color="auto"/>
            <w:right w:val="none" w:sz="0" w:space="0" w:color="auto"/>
          </w:divBdr>
        </w:div>
        <w:div w:id="1382098039">
          <w:marLeft w:val="640"/>
          <w:marRight w:val="0"/>
          <w:marTop w:val="0"/>
          <w:marBottom w:val="0"/>
          <w:divBdr>
            <w:top w:val="none" w:sz="0" w:space="0" w:color="auto"/>
            <w:left w:val="none" w:sz="0" w:space="0" w:color="auto"/>
            <w:bottom w:val="none" w:sz="0" w:space="0" w:color="auto"/>
            <w:right w:val="none" w:sz="0" w:space="0" w:color="auto"/>
          </w:divBdr>
        </w:div>
      </w:divsChild>
    </w:div>
    <w:div w:id="1460299619">
      <w:bodyDiv w:val="1"/>
      <w:marLeft w:val="0"/>
      <w:marRight w:val="0"/>
      <w:marTop w:val="0"/>
      <w:marBottom w:val="0"/>
      <w:divBdr>
        <w:top w:val="none" w:sz="0" w:space="0" w:color="auto"/>
        <w:left w:val="none" w:sz="0" w:space="0" w:color="auto"/>
        <w:bottom w:val="none" w:sz="0" w:space="0" w:color="auto"/>
        <w:right w:val="none" w:sz="0" w:space="0" w:color="auto"/>
      </w:divBdr>
      <w:divsChild>
        <w:div w:id="450439694">
          <w:marLeft w:val="640"/>
          <w:marRight w:val="0"/>
          <w:marTop w:val="0"/>
          <w:marBottom w:val="0"/>
          <w:divBdr>
            <w:top w:val="none" w:sz="0" w:space="0" w:color="auto"/>
            <w:left w:val="none" w:sz="0" w:space="0" w:color="auto"/>
            <w:bottom w:val="none" w:sz="0" w:space="0" w:color="auto"/>
            <w:right w:val="none" w:sz="0" w:space="0" w:color="auto"/>
          </w:divBdr>
        </w:div>
        <w:div w:id="8920885">
          <w:marLeft w:val="640"/>
          <w:marRight w:val="0"/>
          <w:marTop w:val="0"/>
          <w:marBottom w:val="0"/>
          <w:divBdr>
            <w:top w:val="none" w:sz="0" w:space="0" w:color="auto"/>
            <w:left w:val="none" w:sz="0" w:space="0" w:color="auto"/>
            <w:bottom w:val="none" w:sz="0" w:space="0" w:color="auto"/>
            <w:right w:val="none" w:sz="0" w:space="0" w:color="auto"/>
          </w:divBdr>
        </w:div>
        <w:div w:id="1693532985">
          <w:marLeft w:val="640"/>
          <w:marRight w:val="0"/>
          <w:marTop w:val="0"/>
          <w:marBottom w:val="0"/>
          <w:divBdr>
            <w:top w:val="none" w:sz="0" w:space="0" w:color="auto"/>
            <w:left w:val="none" w:sz="0" w:space="0" w:color="auto"/>
            <w:bottom w:val="none" w:sz="0" w:space="0" w:color="auto"/>
            <w:right w:val="none" w:sz="0" w:space="0" w:color="auto"/>
          </w:divBdr>
        </w:div>
        <w:div w:id="135223863">
          <w:marLeft w:val="640"/>
          <w:marRight w:val="0"/>
          <w:marTop w:val="0"/>
          <w:marBottom w:val="0"/>
          <w:divBdr>
            <w:top w:val="none" w:sz="0" w:space="0" w:color="auto"/>
            <w:left w:val="none" w:sz="0" w:space="0" w:color="auto"/>
            <w:bottom w:val="none" w:sz="0" w:space="0" w:color="auto"/>
            <w:right w:val="none" w:sz="0" w:space="0" w:color="auto"/>
          </w:divBdr>
        </w:div>
        <w:div w:id="1882933515">
          <w:marLeft w:val="640"/>
          <w:marRight w:val="0"/>
          <w:marTop w:val="0"/>
          <w:marBottom w:val="0"/>
          <w:divBdr>
            <w:top w:val="none" w:sz="0" w:space="0" w:color="auto"/>
            <w:left w:val="none" w:sz="0" w:space="0" w:color="auto"/>
            <w:bottom w:val="none" w:sz="0" w:space="0" w:color="auto"/>
            <w:right w:val="none" w:sz="0" w:space="0" w:color="auto"/>
          </w:divBdr>
        </w:div>
        <w:div w:id="1898394306">
          <w:marLeft w:val="640"/>
          <w:marRight w:val="0"/>
          <w:marTop w:val="0"/>
          <w:marBottom w:val="0"/>
          <w:divBdr>
            <w:top w:val="none" w:sz="0" w:space="0" w:color="auto"/>
            <w:left w:val="none" w:sz="0" w:space="0" w:color="auto"/>
            <w:bottom w:val="none" w:sz="0" w:space="0" w:color="auto"/>
            <w:right w:val="none" w:sz="0" w:space="0" w:color="auto"/>
          </w:divBdr>
        </w:div>
        <w:div w:id="2005084706">
          <w:marLeft w:val="640"/>
          <w:marRight w:val="0"/>
          <w:marTop w:val="0"/>
          <w:marBottom w:val="0"/>
          <w:divBdr>
            <w:top w:val="none" w:sz="0" w:space="0" w:color="auto"/>
            <w:left w:val="none" w:sz="0" w:space="0" w:color="auto"/>
            <w:bottom w:val="none" w:sz="0" w:space="0" w:color="auto"/>
            <w:right w:val="none" w:sz="0" w:space="0" w:color="auto"/>
          </w:divBdr>
        </w:div>
        <w:div w:id="1462915974">
          <w:marLeft w:val="640"/>
          <w:marRight w:val="0"/>
          <w:marTop w:val="0"/>
          <w:marBottom w:val="0"/>
          <w:divBdr>
            <w:top w:val="none" w:sz="0" w:space="0" w:color="auto"/>
            <w:left w:val="none" w:sz="0" w:space="0" w:color="auto"/>
            <w:bottom w:val="none" w:sz="0" w:space="0" w:color="auto"/>
            <w:right w:val="none" w:sz="0" w:space="0" w:color="auto"/>
          </w:divBdr>
        </w:div>
        <w:div w:id="305470761">
          <w:marLeft w:val="640"/>
          <w:marRight w:val="0"/>
          <w:marTop w:val="0"/>
          <w:marBottom w:val="0"/>
          <w:divBdr>
            <w:top w:val="none" w:sz="0" w:space="0" w:color="auto"/>
            <w:left w:val="none" w:sz="0" w:space="0" w:color="auto"/>
            <w:bottom w:val="none" w:sz="0" w:space="0" w:color="auto"/>
            <w:right w:val="none" w:sz="0" w:space="0" w:color="auto"/>
          </w:divBdr>
        </w:div>
        <w:div w:id="913202717">
          <w:marLeft w:val="640"/>
          <w:marRight w:val="0"/>
          <w:marTop w:val="0"/>
          <w:marBottom w:val="0"/>
          <w:divBdr>
            <w:top w:val="none" w:sz="0" w:space="0" w:color="auto"/>
            <w:left w:val="none" w:sz="0" w:space="0" w:color="auto"/>
            <w:bottom w:val="none" w:sz="0" w:space="0" w:color="auto"/>
            <w:right w:val="none" w:sz="0" w:space="0" w:color="auto"/>
          </w:divBdr>
        </w:div>
        <w:div w:id="315115015">
          <w:marLeft w:val="640"/>
          <w:marRight w:val="0"/>
          <w:marTop w:val="0"/>
          <w:marBottom w:val="0"/>
          <w:divBdr>
            <w:top w:val="none" w:sz="0" w:space="0" w:color="auto"/>
            <w:left w:val="none" w:sz="0" w:space="0" w:color="auto"/>
            <w:bottom w:val="none" w:sz="0" w:space="0" w:color="auto"/>
            <w:right w:val="none" w:sz="0" w:space="0" w:color="auto"/>
          </w:divBdr>
        </w:div>
        <w:div w:id="379597311">
          <w:marLeft w:val="640"/>
          <w:marRight w:val="0"/>
          <w:marTop w:val="0"/>
          <w:marBottom w:val="0"/>
          <w:divBdr>
            <w:top w:val="none" w:sz="0" w:space="0" w:color="auto"/>
            <w:left w:val="none" w:sz="0" w:space="0" w:color="auto"/>
            <w:bottom w:val="none" w:sz="0" w:space="0" w:color="auto"/>
            <w:right w:val="none" w:sz="0" w:space="0" w:color="auto"/>
          </w:divBdr>
        </w:div>
        <w:div w:id="123625850">
          <w:marLeft w:val="640"/>
          <w:marRight w:val="0"/>
          <w:marTop w:val="0"/>
          <w:marBottom w:val="0"/>
          <w:divBdr>
            <w:top w:val="none" w:sz="0" w:space="0" w:color="auto"/>
            <w:left w:val="none" w:sz="0" w:space="0" w:color="auto"/>
            <w:bottom w:val="none" w:sz="0" w:space="0" w:color="auto"/>
            <w:right w:val="none" w:sz="0" w:space="0" w:color="auto"/>
          </w:divBdr>
        </w:div>
        <w:div w:id="886261546">
          <w:marLeft w:val="640"/>
          <w:marRight w:val="0"/>
          <w:marTop w:val="0"/>
          <w:marBottom w:val="0"/>
          <w:divBdr>
            <w:top w:val="none" w:sz="0" w:space="0" w:color="auto"/>
            <w:left w:val="none" w:sz="0" w:space="0" w:color="auto"/>
            <w:bottom w:val="none" w:sz="0" w:space="0" w:color="auto"/>
            <w:right w:val="none" w:sz="0" w:space="0" w:color="auto"/>
          </w:divBdr>
        </w:div>
        <w:div w:id="844593250">
          <w:marLeft w:val="640"/>
          <w:marRight w:val="0"/>
          <w:marTop w:val="0"/>
          <w:marBottom w:val="0"/>
          <w:divBdr>
            <w:top w:val="none" w:sz="0" w:space="0" w:color="auto"/>
            <w:left w:val="none" w:sz="0" w:space="0" w:color="auto"/>
            <w:bottom w:val="none" w:sz="0" w:space="0" w:color="auto"/>
            <w:right w:val="none" w:sz="0" w:space="0" w:color="auto"/>
          </w:divBdr>
        </w:div>
        <w:div w:id="2113695196">
          <w:marLeft w:val="640"/>
          <w:marRight w:val="0"/>
          <w:marTop w:val="0"/>
          <w:marBottom w:val="0"/>
          <w:divBdr>
            <w:top w:val="none" w:sz="0" w:space="0" w:color="auto"/>
            <w:left w:val="none" w:sz="0" w:space="0" w:color="auto"/>
            <w:bottom w:val="none" w:sz="0" w:space="0" w:color="auto"/>
            <w:right w:val="none" w:sz="0" w:space="0" w:color="auto"/>
          </w:divBdr>
        </w:div>
        <w:div w:id="1600337582">
          <w:marLeft w:val="640"/>
          <w:marRight w:val="0"/>
          <w:marTop w:val="0"/>
          <w:marBottom w:val="0"/>
          <w:divBdr>
            <w:top w:val="none" w:sz="0" w:space="0" w:color="auto"/>
            <w:left w:val="none" w:sz="0" w:space="0" w:color="auto"/>
            <w:bottom w:val="none" w:sz="0" w:space="0" w:color="auto"/>
            <w:right w:val="none" w:sz="0" w:space="0" w:color="auto"/>
          </w:divBdr>
        </w:div>
        <w:div w:id="898708252">
          <w:marLeft w:val="640"/>
          <w:marRight w:val="0"/>
          <w:marTop w:val="0"/>
          <w:marBottom w:val="0"/>
          <w:divBdr>
            <w:top w:val="none" w:sz="0" w:space="0" w:color="auto"/>
            <w:left w:val="none" w:sz="0" w:space="0" w:color="auto"/>
            <w:bottom w:val="none" w:sz="0" w:space="0" w:color="auto"/>
            <w:right w:val="none" w:sz="0" w:space="0" w:color="auto"/>
          </w:divBdr>
        </w:div>
        <w:div w:id="1389298611">
          <w:marLeft w:val="640"/>
          <w:marRight w:val="0"/>
          <w:marTop w:val="0"/>
          <w:marBottom w:val="0"/>
          <w:divBdr>
            <w:top w:val="none" w:sz="0" w:space="0" w:color="auto"/>
            <w:left w:val="none" w:sz="0" w:space="0" w:color="auto"/>
            <w:bottom w:val="none" w:sz="0" w:space="0" w:color="auto"/>
            <w:right w:val="none" w:sz="0" w:space="0" w:color="auto"/>
          </w:divBdr>
        </w:div>
        <w:div w:id="1119034086">
          <w:marLeft w:val="640"/>
          <w:marRight w:val="0"/>
          <w:marTop w:val="0"/>
          <w:marBottom w:val="0"/>
          <w:divBdr>
            <w:top w:val="none" w:sz="0" w:space="0" w:color="auto"/>
            <w:left w:val="none" w:sz="0" w:space="0" w:color="auto"/>
            <w:bottom w:val="none" w:sz="0" w:space="0" w:color="auto"/>
            <w:right w:val="none" w:sz="0" w:space="0" w:color="auto"/>
          </w:divBdr>
        </w:div>
        <w:div w:id="478963547">
          <w:marLeft w:val="640"/>
          <w:marRight w:val="0"/>
          <w:marTop w:val="0"/>
          <w:marBottom w:val="0"/>
          <w:divBdr>
            <w:top w:val="none" w:sz="0" w:space="0" w:color="auto"/>
            <w:left w:val="none" w:sz="0" w:space="0" w:color="auto"/>
            <w:bottom w:val="none" w:sz="0" w:space="0" w:color="auto"/>
            <w:right w:val="none" w:sz="0" w:space="0" w:color="auto"/>
          </w:divBdr>
        </w:div>
        <w:div w:id="1282490973">
          <w:marLeft w:val="640"/>
          <w:marRight w:val="0"/>
          <w:marTop w:val="0"/>
          <w:marBottom w:val="0"/>
          <w:divBdr>
            <w:top w:val="none" w:sz="0" w:space="0" w:color="auto"/>
            <w:left w:val="none" w:sz="0" w:space="0" w:color="auto"/>
            <w:bottom w:val="none" w:sz="0" w:space="0" w:color="auto"/>
            <w:right w:val="none" w:sz="0" w:space="0" w:color="auto"/>
          </w:divBdr>
        </w:div>
        <w:div w:id="1913080589">
          <w:marLeft w:val="640"/>
          <w:marRight w:val="0"/>
          <w:marTop w:val="0"/>
          <w:marBottom w:val="0"/>
          <w:divBdr>
            <w:top w:val="none" w:sz="0" w:space="0" w:color="auto"/>
            <w:left w:val="none" w:sz="0" w:space="0" w:color="auto"/>
            <w:bottom w:val="none" w:sz="0" w:space="0" w:color="auto"/>
            <w:right w:val="none" w:sz="0" w:space="0" w:color="auto"/>
          </w:divBdr>
        </w:div>
        <w:div w:id="1559244668">
          <w:marLeft w:val="640"/>
          <w:marRight w:val="0"/>
          <w:marTop w:val="0"/>
          <w:marBottom w:val="0"/>
          <w:divBdr>
            <w:top w:val="none" w:sz="0" w:space="0" w:color="auto"/>
            <w:left w:val="none" w:sz="0" w:space="0" w:color="auto"/>
            <w:bottom w:val="none" w:sz="0" w:space="0" w:color="auto"/>
            <w:right w:val="none" w:sz="0" w:space="0" w:color="auto"/>
          </w:divBdr>
        </w:div>
        <w:div w:id="1679851048">
          <w:marLeft w:val="640"/>
          <w:marRight w:val="0"/>
          <w:marTop w:val="0"/>
          <w:marBottom w:val="0"/>
          <w:divBdr>
            <w:top w:val="none" w:sz="0" w:space="0" w:color="auto"/>
            <w:left w:val="none" w:sz="0" w:space="0" w:color="auto"/>
            <w:bottom w:val="none" w:sz="0" w:space="0" w:color="auto"/>
            <w:right w:val="none" w:sz="0" w:space="0" w:color="auto"/>
          </w:divBdr>
        </w:div>
        <w:div w:id="1524517781">
          <w:marLeft w:val="640"/>
          <w:marRight w:val="0"/>
          <w:marTop w:val="0"/>
          <w:marBottom w:val="0"/>
          <w:divBdr>
            <w:top w:val="none" w:sz="0" w:space="0" w:color="auto"/>
            <w:left w:val="none" w:sz="0" w:space="0" w:color="auto"/>
            <w:bottom w:val="none" w:sz="0" w:space="0" w:color="auto"/>
            <w:right w:val="none" w:sz="0" w:space="0" w:color="auto"/>
          </w:divBdr>
        </w:div>
        <w:div w:id="507644573">
          <w:marLeft w:val="640"/>
          <w:marRight w:val="0"/>
          <w:marTop w:val="0"/>
          <w:marBottom w:val="0"/>
          <w:divBdr>
            <w:top w:val="none" w:sz="0" w:space="0" w:color="auto"/>
            <w:left w:val="none" w:sz="0" w:space="0" w:color="auto"/>
            <w:bottom w:val="none" w:sz="0" w:space="0" w:color="auto"/>
            <w:right w:val="none" w:sz="0" w:space="0" w:color="auto"/>
          </w:divBdr>
        </w:div>
        <w:div w:id="952244551">
          <w:marLeft w:val="640"/>
          <w:marRight w:val="0"/>
          <w:marTop w:val="0"/>
          <w:marBottom w:val="0"/>
          <w:divBdr>
            <w:top w:val="none" w:sz="0" w:space="0" w:color="auto"/>
            <w:left w:val="none" w:sz="0" w:space="0" w:color="auto"/>
            <w:bottom w:val="none" w:sz="0" w:space="0" w:color="auto"/>
            <w:right w:val="none" w:sz="0" w:space="0" w:color="auto"/>
          </w:divBdr>
        </w:div>
        <w:div w:id="381289311">
          <w:marLeft w:val="640"/>
          <w:marRight w:val="0"/>
          <w:marTop w:val="0"/>
          <w:marBottom w:val="0"/>
          <w:divBdr>
            <w:top w:val="none" w:sz="0" w:space="0" w:color="auto"/>
            <w:left w:val="none" w:sz="0" w:space="0" w:color="auto"/>
            <w:bottom w:val="none" w:sz="0" w:space="0" w:color="auto"/>
            <w:right w:val="none" w:sz="0" w:space="0" w:color="auto"/>
          </w:divBdr>
        </w:div>
        <w:div w:id="1881673138">
          <w:marLeft w:val="640"/>
          <w:marRight w:val="0"/>
          <w:marTop w:val="0"/>
          <w:marBottom w:val="0"/>
          <w:divBdr>
            <w:top w:val="none" w:sz="0" w:space="0" w:color="auto"/>
            <w:left w:val="none" w:sz="0" w:space="0" w:color="auto"/>
            <w:bottom w:val="none" w:sz="0" w:space="0" w:color="auto"/>
            <w:right w:val="none" w:sz="0" w:space="0" w:color="auto"/>
          </w:divBdr>
        </w:div>
        <w:div w:id="1125541541">
          <w:marLeft w:val="640"/>
          <w:marRight w:val="0"/>
          <w:marTop w:val="0"/>
          <w:marBottom w:val="0"/>
          <w:divBdr>
            <w:top w:val="none" w:sz="0" w:space="0" w:color="auto"/>
            <w:left w:val="none" w:sz="0" w:space="0" w:color="auto"/>
            <w:bottom w:val="none" w:sz="0" w:space="0" w:color="auto"/>
            <w:right w:val="none" w:sz="0" w:space="0" w:color="auto"/>
          </w:divBdr>
        </w:div>
        <w:div w:id="780761721">
          <w:marLeft w:val="640"/>
          <w:marRight w:val="0"/>
          <w:marTop w:val="0"/>
          <w:marBottom w:val="0"/>
          <w:divBdr>
            <w:top w:val="none" w:sz="0" w:space="0" w:color="auto"/>
            <w:left w:val="none" w:sz="0" w:space="0" w:color="auto"/>
            <w:bottom w:val="none" w:sz="0" w:space="0" w:color="auto"/>
            <w:right w:val="none" w:sz="0" w:space="0" w:color="auto"/>
          </w:divBdr>
        </w:div>
        <w:div w:id="593976621">
          <w:marLeft w:val="640"/>
          <w:marRight w:val="0"/>
          <w:marTop w:val="0"/>
          <w:marBottom w:val="0"/>
          <w:divBdr>
            <w:top w:val="none" w:sz="0" w:space="0" w:color="auto"/>
            <w:left w:val="none" w:sz="0" w:space="0" w:color="auto"/>
            <w:bottom w:val="none" w:sz="0" w:space="0" w:color="auto"/>
            <w:right w:val="none" w:sz="0" w:space="0" w:color="auto"/>
          </w:divBdr>
        </w:div>
        <w:div w:id="786658941">
          <w:marLeft w:val="640"/>
          <w:marRight w:val="0"/>
          <w:marTop w:val="0"/>
          <w:marBottom w:val="0"/>
          <w:divBdr>
            <w:top w:val="none" w:sz="0" w:space="0" w:color="auto"/>
            <w:left w:val="none" w:sz="0" w:space="0" w:color="auto"/>
            <w:bottom w:val="none" w:sz="0" w:space="0" w:color="auto"/>
            <w:right w:val="none" w:sz="0" w:space="0" w:color="auto"/>
          </w:divBdr>
        </w:div>
        <w:div w:id="2130196882">
          <w:marLeft w:val="640"/>
          <w:marRight w:val="0"/>
          <w:marTop w:val="0"/>
          <w:marBottom w:val="0"/>
          <w:divBdr>
            <w:top w:val="none" w:sz="0" w:space="0" w:color="auto"/>
            <w:left w:val="none" w:sz="0" w:space="0" w:color="auto"/>
            <w:bottom w:val="none" w:sz="0" w:space="0" w:color="auto"/>
            <w:right w:val="none" w:sz="0" w:space="0" w:color="auto"/>
          </w:divBdr>
        </w:div>
        <w:div w:id="1892374988">
          <w:marLeft w:val="640"/>
          <w:marRight w:val="0"/>
          <w:marTop w:val="0"/>
          <w:marBottom w:val="0"/>
          <w:divBdr>
            <w:top w:val="none" w:sz="0" w:space="0" w:color="auto"/>
            <w:left w:val="none" w:sz="0" w:space="0" w:color="auto"/>
            <w:bottom w:val="none" w:sz="0" w:space="0" w:color="auto"/>
            <w:right w:val="none" w:sz="0" w:space="0" w:color="auto"/>
          </w:divBdr>
        </w:div>
        <w:div w:id="96945869">
          <w:marLeft w:val="640"/>
          <w:marRight w:val="0"/>
          <w:marTop w:val="0"/>
          <w:marBottom w:val="0"/>
          <w:divBdr>
            <w:top w:val="none" w:sz="0" w:space="0" w:color="auto"/>
            <w:left w:val="none" w:sz="0" w:space="0" w:color="auto"/>
            <w:bottom w:val="none" w:sz="0" w:space="0" w:color="auto"/>
            <w:right w:val="none" w:sz="0" w:space="0" w:color="auto"/>
          </w:divBdr>
        </w:div>
        <w:div w:id="1259946076">
          <w:marLeft w:val="640"/>
          <w:marRight w:val="0"/>
          <w:marTop w:val="0"/>
          <w:marBottom w:val="0"/>
          <w:divBdr>
            <w:top w:val="none" w:sz="0" w:space="0" w:color="auto"/>
            <w:left w:val="none" w:sz="0" w:space="0" w:color="auto"/>
            <w:bottom w:val="none" w:sz="0" w:space="0" w:color="auto"/>
            <w:right w:val="none" w:sz="0" w:space="0" w:color="auto"/>
          </w:divBdr>
        </w:div>
        <w:div w:id="1281573568">
          <w:marLeft w:val="640"/>
          <w:marRight w:val="0"/>
          <w:marTop w:val="0"/>
          <w:marBottom w:val="0"/>
          <w:divBdr>
            <w:top w:val="none" w:sz="0" w:space="0" w:color="auto"/>
            <w:left w:val="none" w:sz="0" w:space="0" w:color="auto"/>
            <w:bottom w:val="none" w:sz="0" w:space="0" w:color="auto"/>
            <w:right w:val="none" w:sz="0" w:space="0" w:color="auto"/>
          </w:divBdr>
        </w:div>
        <w:div w:id="1251936472">
          <w:marLeft w:val="640"/>
          <w:marRight w:val="0"/>
          <w:marTop w:val="0"/>
          <w:marBottom w:val="0"/>
          <w:divBdr>
            <w:top w:val="none" w:sz="0" w:space="0" w:color="auto"/>
            <w:left w:val="none" w:sz="0" w:space="0" w:color="auto"/>
            <w:bottom w:val="none" w:sz="0" w:space="0" w:color="auto"/>
            <w:right w:val="none" w:sz="0" w:space="0" w:color="auto"/>
          </w:divBdr>
        </w:div>
        <w:div w:id="1351951317">
          <w:marLeft w:val="640"/>
          <w:marRight w:val="0"/>
          <w:marTop w:val="0"/>
          <w:marBottom w:val="0"/>
          <w:divBdr>
            <w:top w:val="none" w:sz="0" w:space="0" w:color="auto"/>
            <w:left w:val="none" w:sz="0" w:space="0" w:color="auto"/>
            <w:bottom w:val="none" w:sz="0" w:space="0" w:color="auto"/>
            <w:right w:val="none" w:sz="0" w:space="0" w:color="auto"/>
          </w:divBdr>
        </w:div>
        <w:div w:id="323555697">
          <w:marLeft w:val="640"/>
          <w:marRight w:val="0"/>
          <w:marTop w:val="0"/>
          <w:marBottom w:val="0"/>
          <w:divBdr>
            <w:top w:val="none" w:sz="0" w:space="0" w:color="auto"/>
            <w:left w:val="none" w:sz="0" w:space="0" w:color="auto"/>
            <w:bottom w:val="none" w:sz="0" w:space="0" w:color="auto"/>
            <w:right w:val="none" w:sz="0" w:space="0" w:color="auto"/>
          </w:divBdr>
        </w:div>
        <w:div w:id="481504872">
          <w:marLeft w:val="640"/>
          <w:marRight w:val="0"/>
          <w:marTop w:val="0"/>
          <w:marBottom w:val="0"/>
          <w:divBdr>
            <w:top w:val="none" w:sz="0" w:space="0" w:color="auto"/>
            <w:left w:val="none" w:sz="0" w:space="0" w:color="auto"/>
            <w:bottom w:val="none" w:sz="0" w:space="0" w:color="auto"/>
            <w:right w:val="none" w:sz="0" w:space="0" w:color="auto"/>
          </w:divBdr>
        </w:div>
        <w:div w:id="1663047616">
          <w:marLeft w:val="640"/>
          <w:marRight w:val="0"/>
          <w:marTop w:val="0"/>
          <w:marBottom w:val="0"/>
          <w:divBdr>
            <w:top w:val="none" w:sz="0" w:space="0" w:color="auto"/>
            <w:left w:val="none" w:sz="0" w:space="0" w:color="auto"/>
            <w:bottom w:val="none" w:sz="0" w:space="0" w:color="auto"/>
            <w:right w:val="none" w:sz="0" w:space="0" w:color="auto"/>
          </w:divBdr>
        </w:div>
        <w:div w:id="1274021008">
          <w:marLeft w:val="640"/>
          <w:marRight w:val="0"/>
          <w:marTop w:val="0"/>
          <w:marBottom w:val="0"/>
          <w:divBdr>
            <w:top w:val="none" w:sz="0" w:space="0" w:color="auto"/>
            <w:left w:val="none" w:sz="0" w:space="0" w:color="auto"/>
            <w:bottom w:val="none" w:sz="0" w:space="0" w:color="auto"/>
            <w:right w:val="none" w:sz="0" w:space="0" w:color="auto"/>
          </w:divBdr>
        </w:div>
        <w:div w:id="1544247551">
          <w:marLeft w:val="640"/>
          <w:marRight w:val="0"/>
          <w:marTop w:val="0"/>
          <w:marBottom w:val="0"/>
          <w:divBdr>
            <w:top w:val="none" w:sz="0" w:space="0" w:color="auto"/>
            <w:left w:val="none" w:sz="0" w:space="0" w:color="auto"/>
            <w:bottom w:val="none" w:sz="0" w:space="0" w:color="auto"/>
            <w:right w:val="none" w:sz="0" w:space="0" w:color="auto"/>
          </w:divBdr>
        </w:div>
        <w:div w:id="441266872">
          <w:marLeft w:val="640"/>
          <w:marRight w:val="0"/>
          <w:marTop w:val="0"/>
          <w:marBottom w:val="0"/>
          <w:divBdr>
            <w:top w:val="none" w:sz="0" w:space="0" w:color="auto"/>
            <w:left w:val="none" w:sz="0" w:space="0" w:color="auto"/>
            <w:bottom w:val="none" w:sz="0" w:space="0" w:color="auto"/>
            <w:right w:val="none" w:sz="0" w:space="0" w:color="auto"/>
          </w:divBdr>
        </w:div>
        <w:div w:id="254899413">
          <w:marLeft w:val="640"/>
          <w:marRight w:val="0"/>
          <w:marTop w:val="0"/>
          <w:marBottom w:val="0"/>
          <w:divBdr>
            <w:top w:val="none" w:sz="0" w:space="0" w:color="auto"/>
            <w:left w:val="none" w:sz="0" w:space="0" w:color="auto"/>
            <w:bottom w:val="none" w:sz="0" w:space="0" w:color="auto"/>
            <w:right w:val="none" w:sz="0" w:space="0" w:color="auto"/>
          </w:divBdr>
        </w:div>
        <w:div w:id="667562614">
          <w:marLeft w:val="640"/>
          <w:marRight w:val="0"/>
          <w:marTop w:val="0"/>
          <w:marBottom w:val="0"/>
          <w:divBdr>
            <w:top w:val="none" w:sz="0" w:space="0" w:color="auto"/>
            <w:left w:val="none" w:sz="0" w:space="0" w:color="auto"/>
            <w:bottom w:val="none" w:sz="0" w:space="0" w:color="auto"/>
            <w:right w:val="none" w:sz="0" w:space="0" w:color="auto"/>
          </w:divBdr>
        </w:div>
        <w:div w:id="1220632622">
          <w:marLeft w:val="640"/>
          <w:marRight w:val="0"/>
          <w:marTop w:val="0"/>
          <w:marBottom w:val="0"/>
          <w:divBdr>
            <w:top w:val="none" w:sz="0" w:space="0" w:color="auto"/>
            <w:left w:val="none" w:sz="0" w:space="0" w:color="auto"/>
            <w:bottom w:val="none" w:sz="0" w:space="0" w:color="auto"/>
            <w:right w:val="none" w:sz="0" w:space="0" w:color="auto"/>
          </w:divBdr>
        </w:div>
        <w:div w:id="466552298">
          <w:marLeft w:val="640"/>
          <w:marRight w:val="0"/>
          <w:marTop w:val="0"/>
          <w:marBottom w:val="0"/>
          <w:divBdr>
            <w:top w:val="none" w:sz="0" w:space="0" w:color="auto"/>
            <w:left w:val="none" w:sz="0" w:space="0" w:color="auto"/>
            <w:bottom w:val="none" w:sz="0" w:space="0" w:color="auto"/>
            <w:right w:val="none" w:sz="0" w:space="0" w:color="auto"/>
          </w:divBdr>
        </w:div>
        <w:div w:id="700516755">
          <w:marLeft w:val="640"/>
          <w:marRight w:val="0"/>
          <w:marTop w:val="0"/>
          <w:marBottom w:val="0"/>
          <w:divBdr>
            <w:top w:val="none" w:sz="0" w:space="0" w:color="auto"/>
            <w:left w:val="none" w:sz="0" w:space="0" w:color="auto"/>
            <w:bottom w:val="none" w:sz="0" w:space="0" w:color="auto"/>
            <w:right w:val="none" w:sz="0" w:space="0" w:color="auto"/>
          </w:divBdr>
        </w:div>
        <w:div w:id="1653291234">
          <w:marLeft w:val="640"/>
          <w:marRight w:val="0"/>
          <w:marTop w:val="0"/>
          <w:marBottom w:val="0"/>
          <w:divBdr>
            <w:top w:val="none" w:sz="0" w:space="0" w:color="auto"/>
            <w:left w:val="none" w:sz="0" w:space="0" w:color="auto"/>
            <w:bottom w:val="none" w:sz="0" w:space="0" w:color="auto"/>
            <w:right w:val="none" w:sz="0" w:space="0" w:color="auto"/>
          </w:divBdr>
        </w:div>
        <w:div w:id="64882602">
          <w:marLeft w:val="640"/>
          <w:marRight w:val="0"/>
          <w:marTop w:val="0"/>
          <w:marBottom w:val="0"/>
          <w:divBdr>
            <w:top w:val="none" w:sz="0" w:space="0" w:color="auto"/>
            <w:left w:val="none" w:sz="0" w:space="0" w:color="auto"/>
            <w:bottom w:val="none" w:sz="0" w:space="0" w:color="auto"/>
            <w:right w:val="none" w:sz="0" w:space="0" w:color="auto"/>
          </w:divBdr>
        </w:div>
        <w:div w:id="678242661">
          <w:marLeft w:val="640"/>
          <w:marRight w:val="0"/>
          <w:marTop w:val="0"/>
          <w:marBottom w:val="0"/>
          <w:divBdr>
            <w:top w:val="none" w:sz="0" w:space="0" w:color="auto"/>
            <w:left w:val="none" w:sz="0" w:space="0" w:color="auto"/>
            <w:bottom w:val="none" w:sz="0" w:space="0" w:color="auto"/>
            <w:right w:val="none" w:sz="0" w:space="0" w:color="auto"/>
          </w:divBdr>
        </w:div>
        <w:div w:id="2117292482">
          <w:marLeft w:val="640"/>
          <w:marRight w:val="0"/>
          <w:marTop w:val="0"/>
          <w:marBottom w:val="0"/>
          <w:divBdr>
            <w:top w:val="none" w:sz="0" w:space="0" w:color="auto"/>
            <w:left w:val="none" w:sz="0" w:space="0" w:color="auto"/>
            <w:bottom w:val="none" w:sz="0" w:space="0" w:color="auto"/>
            <w:right w:val="none" w:sz="0" w:space="0" w:color="auto"/>
          </w:divBdr>
        </w:div>
        <w:div w:id="1365710574">
          <w:marLeft w:val="640"/>
          <w:marRight w:val="0"/>
          <w:marTop w:val="0"/>
          <w:marBottom w:val="0"/>
          <w:divBdr>
            <w:top w:val="none" w:sz="0" w:space="0" w:color="auto"/>
            <w:left w:val="none" w:sz="0" w:space="0" w:color="auto"/>
            <w:bottom w:val="none" w:sz="0" w:space="0" w:color="auto"/>
            <w:right w:val="none" w:sz="0" w:space="0" w:color="auto"/>
          </w:divBdr>
        </w:div>
        <w:div w:id="1095134779">
          <w:marLeft w:val="640"/>
          <w:marRight w:val="0"/>
          <w:marTop w:val="0"/>
          <w:marBottom w:val="0"/>
          <w:divBdr>
            <w:top w:val="none" w:sz="0" w:space="0" w:color="auto"/>
            <w:left w:val="none" w:sz="0" w:space="0" w:color="auto"/>
            <w:bottom w:val="none" w:sz="0" w:space="0" w:color="auto"/>
            <w:right w:val="none" w:sz="0" w:space="0" w:color="auto"/>
          </w:divBdr>
        </w:div>
        <w:div w:id="207954500">
          <w:marLeft w:val="640"/>
          <w:marRight w:val="0"/>
          <w:marTop w:val="0"/>
          <w:marBottom w:val="0"/>
          <w:divBdr>
            <w:top w:val="none" w:sz="0" w:space="0" w:color="auto"/>
            <w:left w:val="none" w:sz="0" w:space="0" w:color="auto"/>
            <w:bottom w:val="none" w:sz="0" w:space="0" w:color="auto"/>
            <w:right w:val="none" w:sz="0" w:space="0" w:color="auto"/>
          </w:divBdr>
        </w:div>
        <w:div w:id="1857887135">
          <w:marLeft w:val="640"/>
          <w:marRight w:val="0"/>
          <w:marTop w:val="0"/>
          <w:marBottom w:val="0"/>
          <w:divBdr>
            <w:top w:val="none" w:sz="0" w:space="0" w:color="auto"/>
            <w:left w:val="none" w:sz="0" w:space="0" w:color="auto"/>
            <w:bottom w:val="none" w:sz="0" w:space="0" w:color="auto"/>
            <w:right w:val="none" w:sz="0" w:space="0" w:color="auto"/>
          </w:divBdr>
        </w:div>
        <w:div w:id="543911771">
          <w:marLeft w:val="640"/>
          <w:marRight w:val="0"/>
          <w:marTop w:val="0"/>
          <w:marBottom w:val="0"/>
          <w:divBdr>
            <w:top w:val="none" w:sz="0" w:space="0" w:color="auto"/>
            <w:left w:val="none" w:sz="0" w:space="0" w:color="auto"/>
            <w:bottom w:val="none" w:sz="0" w:space="0" w:color="auto"/>
            <w:right w:val="none" w:sz="0" w:space="0" w:color="auto"/>
          </w:divBdr>
        </w:div>
        <w:div w:id="652177428">
          <w:marLeft w:val="640"/>
          <w:marRight w:val="0"/>
          <w:marTop w:val="0"/>
          <w:marBottom w:val="0"/>
          <w:divBdr>
            <w:top w:val="none" w:sz="0" w:space="0" w:color="auto"/>
            <w:left w:val="none" w:sz="0" w:space="0" w:color="auto"/>
            <w:bottom w:val="none" w:sz="0" w:space="0" w:color="auto"/>
            <w:right w:val="none" w:sz="0" w:space="0" w:color="auto"/>
          </w:divBdr>
        </w:div>
        <w:div w:id="1409498657">
          <w:marLeft w:val="640"/>
          <w:marRight w:val="0"/>
          <w:marTop w:val="0"/>
          <w:marBottom w:val="0"/>
          <w:divBdr>
            <w:top w:val="none" w:sz="0" w:space="0" w:color="auto"/>
            <w:left w:val="none" w:sz="0" w:space="0" w:color="auto"/>
            <w:bottom w:val="none" w:sz="0" w:space="0" w:color="auto"/>
            <w:right w:val="none" w:sz="0" w:space="0" w:color="auto"/>
          </w:divBdr>
        </w:div>
        <w:div w:id="874731378">
          <w:marLeft w:val="640"/>
          <w:marRight w:val="0"/>
          <w:marTop w:val="0"/>
          <w:marBottom w:val="0"/>
          <w:divBdr>
            <w:top w:val="none" w:sz="0" w:space="0" w:color="auto"/>
            <w:left w:val="none" w:sz="0" w:space="0" w:color="auto"/>
            <w:bottom w:val="none" w:sz="0" w:space="0" w:color="auto"/>
            <w:right w:val="none" w:sz="0" w:space="0" w:color="auto"/>
          </w:divBdr>
        </w:div>
        <w:div w:id="67120328">
          <w:marLeft w:val="640"/>
          <w:marRight w:val="0"/>
          <w:marTop w:val="0"/>
          <w:marBottom w:val="0"/>
          <w:divBdr>
            <w:top w:val="none" w:sz="0" w:space="0" w:color="auto"/>
            <w:left w:val="none" w:sz="0" w:space="0" w:color="auto"/>
            <w:bottom w:val="none" w:sz="0" w:space="0" w:color="auto"/>
            <w:right w:val="none" w:sz="0" w:space="0" w:color="auto"/>
          </w:divBdr>
        </w:div>
        <w:div w:id="1055424058">
          <w:marLeft w:val="640"/>
          <w:marRight w:val="0"/>
          <w:marTop w:val="0"/>
          <w:marBottom w:val="0"/>
          <w:divBdr>
            <w:top w:val="none" w:sz="0" w:space="0" w:color="auto"/>
            <w:left w:val="none" w:sz="0" w:space="0" w:color="auto"/>
            <w:bottom w:val="none" w:sz="0" w:space="0" w:color="auto"/>
            <w:right w:val="none" w:sz="0" w:space="0" w:color="auto"/>
          </w:divBdr>
        </w:div>
        <w:div w:id="1553073616">
          <w:marLeft w:val="640"/>
          <w:marRight w:val="0"/>
          <w:marTop w:val="0"/>
          <w:marBottom w:val="0"/>
          <w:divBdr>
            <w:top w:val="none" w:sz="0" w:space="0" w:color="auto"/>
            <w:left w:val="none" w:sz="0" w:space="0" w:color="auto"/>
            <w:bottom w:val="none" w:sz="0" w:space="0" w:color="auto"/>
            <w:right w:val="none" w:sz="0" w:space="0" w:color="auto"/>
          </w:divBdr>
        </w:div>
      </w:divsChild>
    </w:div>
    <w:div w:id="1479301341">
      <w:bodyDiv w:val="1"/>
      <w:marLeft w:val="0"/>
      <w:marRight w:val="0"/>
      <w:marTop w:val="0"/>
      <w:marBottom w:val="0"/>
      <w:divBdr>
        <w:top w:val="none" w:sz="0" w:space="0" w:color="auto"/>
        <w:left w:val="none" w:sz="0" w:space="0" w:color="auto"/>
        <w:bottom w:val="none" w:sz="0" w:space="0" w:color="auto"/>
        <w:right w:val="none" w:sz="0" w:space="0" w:color="auto"/>
      </w:divBdr>
      <w:divsChild>
        <w:div w:id="1678382506">
          <w:marLeft w:val="640"/>
          <w:marRight w:val="0"/>
          <w:marTop w:val="0"/>
          <w:marBottom w:val="0"/>
          <w:divBdr>
            <w:top w:val="none" w:sz="0" w:space="0" w:color="auto"/>
            <w:left w:val="none" w:sz="0" w:space="0" w:color="auto"/>
            <w:bottom w:val="none" w:sz="0" w:space="0" w:color="auto"/>
            <w:right w:val="none" w:sz="0" w:space="0" w:color="auto"/>
          </w:divBdr>
        </w:div>
        <w:div w:id="1510414293">
          <w:marLeft w:val="640"/>
          <w:marRight w:val="0"/>
          <w:marTop w:val="0"/>
          <w:marBottom w:val="0"/>
          <w:divBdr>
            <w:top w:val="none" w:sz="0" w:space="0" w:color="auto"/>
            <w:left w:val="none" w:sz="0" w:space="0" w:color="auto"/>
            <w:bottom w:val="none" w:sz="0" w:space="0" w:color="auto"/>
            <w:right w:val="none" w:sz="0" w:space="0" w:color="auto"/>
          </w:divBdr>
        </w:div>
        <w:div w:id="1318343864">
          <w:marLeft w:val="640"/>
          <w:marRight w:val="0"/>
          <w:marTop w:val="0"/>
          <w:marBottom w:val="0"/>
          <w:divBdr>
            <w:top w:val="none" w:sz="0" w:space="0" w:color="auto"/>
            <w:left w:val="none" w:sz="0" w:space="0" w:color="auto"/>
            <w:bottom w:val="none" w:sz="0" w:space="0" w:color="auto"/>
            <w:right w:val="none" w:sz="0" w:space="0" w:color="auto"/>
          </w:divBdr>
        </w:div>
        <w:div w:id="314064847">
          <w:marLeft w:val="640"/>
          <w:marRight w:val="0"/>
          <w:marTop w:val="0"/>
          <w:marBottom w:val="0"/>
          <w:divBdr>
            <w:top w:val="none" w:sz="0" w:space="0" w:color="auto"/>
            <w:left w:val="none" w:sz="0" w:space="0" w:color="auto"/>
            <w:bottom w:val="none" w:sz="0" w:space="0" w:color="auto"/>
            <w:right w:val="none" w:sz="0" w:space="0" w:color="auto"/>
          </w:divBdr>
        </w:div>
        <w:div w:id="1236167283">
          <w:marLeft w:val="640"/>
          <w:marRight w:val="0"/>
          <w:marTop w:val="0"/>
          <w:marBottom w:val="0"/>
          <w:divBdr>
            <w:top w:val="none" w:sz="0" w:space="0" w:color="auto"/>
            <w:left w:val="none" w:sz="0" w:space="0" w:color="auto"/>
            <w:bottom w:val="none" w:sz="0" w:space="0" w:color="auto"/>
            <w:right w:val="none" w:sz="0" w:space="0" w:color="auto"/>
          </w:divBdr>
        </w:div>
        <w:div w:id="930234430">
          <w:marLeft w:val="640"/>
          <w:marRight w:val="0"/>
          <w:marTop w:val="0"/>
          <w:marBottom w:val="0"/>
          <w:divBdr>
            <w:top w:val="none" w:sz="0" w:space="0" w:color="auto"/>
            <w:left w:val="none" w:sz="0" w:space="0" w:color="auto"/>
            <w:bottom w:val="none" w:sz="0" w:space="0" w:color="auto"/>
            <w:right w:val="none" w:sz="0" w:space="0" w:color="auto"/>
          </w:divBdr>
        </w:div>
        <w:div w:id="1748960897">
          <w:marLeft w:val="640"/>
          <w:marRight w:val="0"/>
          <w:marTop w:val="0"/>
          <w:marBottom w:val="0"/>
          <w:divBdr>
            <w:top w:val="none" w:sz="0" w:space="0" w:color="auto"/>
            <w:left w:val="none" w:sz="0" w:space="0" w:color="auto"/>
            <w:bottom w:val="none" w:sz="0" w:space="0" w:color="auto"/>
            <w:right w:val="none" w:sz="0" w:space="0" w:color="auto"/>
          </w:divBdr>
        </w:div>
        <w:div w:id="193035389">
          <w:marLeft w:val="640"/>
          <w:marRight w:val="0"/>
          <w:marTop w:val="0"/>
          <w:marBottom w:val="0"/>
          <w:divBdr>
            <w:top w:val="none" w:sz="0" w:space="0" w:color="auto"/>
            <w:left w:val="none" w:sz="0" w:space="0" w:color="auto"/>
            <w:bottom w:val="none" w:sz="0" w:space="0" w:color="auto"/>
            <w:right w:val="none" w:sz="0" w:space="0" w:color="auto"/>
          </w:divBdr>
        </w:div>
        <w:div w:id="1568959621">
          <w:marLeft w:val="640"/>
          <w:marRight w:val="0"/>
          <w:marTop w:val="0"/>
          <w:marBottom w:val="0"/>
          <w:divBdr>
            <w:top w:val="none" w:sz="0" w:space="0" w:color="auto"/>
            <w:left w:val="none" w:sz="0" w:space="0" w:color="auto"/>
            <w:bottom w:val="none" w:sz="0" w:space="0" w:color="auto"/>
            <w:right w:val="none" w:sz="0" w:space="0" w:color="auto"/>
          </w:divBdr>
        </w:div>
        <w:div w:id="396318013">
          <w:marLeft w:val="640"/>
          <w:marRight w:val="0"/>
          <w:marTop w:val="0"/>
          <w:marBottom w:val="0"/>
          <w:divBdr>
            <w:top w:val="none" w:sz="0" w:space="0" w:color="auto"/>
            <w:left w:val="none" w:sz="0" w:space="0" w:color="auto"/>
            <w:bottom w:val="none" w:sz="0" w:space="0" w:color="auto"/>
            <w:right w:val="none" w:sz="0" w:space="0" w:color="auto"/>
          </w:divBdr>
        </w:div>
        <w:div w:id="983005879">
          <w:marLeft w:val="640"/>
          <w:marRight w:val="0"/>
          <w:marTop w:val="0"/>
          <w:marBottom w:val="0"/>
          <w:divBdr>
            <w:top w:val="none" w:sz="0" w:space="0" w:color="auto"/>
            <w:left w:val="none" w:sz="0" w:space="0" w:color="auto"/>
            <w:bottom w:val="none" w:sz="0" w:space="0" w:color="auto"/>
            <w:right w:val="none" w:sz="0" w:space="0" w:color="auto"/>
          </w:divBdr>
        </w:div>
        <w:div w:id="1524633248">
          <w:marLeft w:val="640"/>
          <w:marRight w:val="0"/>
          <w:marTop w:val="0"/>
          <w:marBottom w:val="0"/>
          <w:divBdr>
            <w:top w:val="none" w:sz="0" w:space="0" w:color="auto"/>
            <w:left w:val="none" w:sz="0" w:space="0" w:color="auto"/>
            <w:bottom w:val="none" w:sz="0" w:space="0" w:color="auto"/>
            <w:right w:val="none" w:sz="0" w:space="0" w:color="auto"/>
          </w:divBdr>
        </w:div>
        <w:div w:id="1613971065">
          <w:marLeft w:val="640"/>
          <w:marRight w:val="0"/>
          <w:marTop w:val="0"/>
          <w:marBottom w:val="0"/>
          <w:divBdr>
            <w:top w:val="none" w:sz="0" w:space="0" w:color="auto"/>
            <w:left w:val="none" w:sz="0" w:space="0" w:color="auto"/>
            <w:bottom w:val="none" w:sz="0" w:space="0" w:color="auto"/>
            <w:right w:val="none" w:sz="0" w:space="0" w:color="auto"/>
          </w:divBdr>
        </w:div>
        <w:div w:id="1451702671">
          <w:marLeft w:val="640"/>
          <w:marRight w:val="0"/>
          <w:marTop w:val="0"/>
          <w:marBottom w:val="0"/>
          <w:divBdr>
            <w:top w:val="none" w:sz="0" w:space="0" w:color="auto"/>
            <w:left w:val="none" w:sz="0" w:space="0" w:color="auto"/>
            <w:bottom w:val="none" w:sz="0" w:space="0" w:color="auto"/>
            <w:right w:val="none" w:sz="0" w:space="0" w:color="auto"/>
          </w:divBdr>
        </w:div>
        <w:div w:id="1607302669">
          <w:marLeft w:val="640"/>
          <w:marRight w:val="0"/>
          <w:marTop w:val="0"/>
          <w:marBottom w:val="0"/>
          <w:divBdr>
            <w:top w:val="none" w:sz="0" w:space="0" w:color="auto"/>
            <w:left w:val="none" w:sz="0" w:space="0" w:color="auto"/>
            <w:bottom w:val="none" w:sz="0" w:space="0" w:color="auto"/>
            <w:right w:val="none" w:sz="0" w:space="0" w:color="auto"/>
          </w:divBdr>
        </w:div>
        <w:div w:id="1259480901">
          <w:marLeft w:val="640"/>
          <w:marRight w:val="0"/>
          <w:marTop w:val="0"/>
          <w:marBottom w:val="0"/>
          <w:divBdr>
            <w:top w:val="none" w:sz="0" w:space="0" w:color="auto"/>
            <w:left w:val="none" w:sz="0" w:space="0" w:color="auto"/>
            <w:bottom w:val="none" w:sz="0" w:space="0" w:color="auto"/>
            <w:right w:val="none" w:sz="0" w:space="0" w:color="auto"/>
          </w:divBdr>
        </w:div>
        <w:div w:id="243803364">
          <w:marLeft w:val="640"/>
          <w:marRight w:val="0"/>
          <w:marTop w:val="0"/>
          <w:marBottom w:val="0"/>
          <w:divBdr>
            <w:top w:val="none" w:sz="0" w:space="0" w:color="auto"/>
            <w:left w:val="none" w:sz="0" w:space="0" w:color="auto"/>
            <w:bottom w:val="none" w:sz="0" w:space="0" w:color="auto"/>
            <w:right w:val="none" w:sz="0" w:space="0" w:color="auto"/>
          </w:divBdr>
        </w:div>
        <w:div w:id="1730881748">
          <w:marLeft w:val="640"/>
          <w:marRight w:val="0"/>
          <w:marTop w:val="0"/>
          <w:marBottom w:val="0"/>
          <w:divBdr>
            <w:top w:val="none" w:sz="0" w:space="0" w:color="auto"/>
            <w:left w:val="none" w:sz="0" w:space="0" w:color="auto"/>
            <w:bottom w:val="none" w:sz="0" w:space="0" w:color="auto"/>
            <w:right w:val="none" w:sz="0" w:space="0" w:color="auto"/>
          </w:divBdr>
        </w:div>
        <w:div w:id="997147139">
          <w:marLeft w:val="640"/>
          <w:marRight w:val="0"/>
          <w:marTop w:val="0"/>
          <w:marBottom w:val="0"/>
          <w:divBdr>
            <w:top w:val="none" w:sz="0" w:space="0" w:color="auto"/>
            <w:left w:val="none" w:sz="0" w:space="0" w:color="auto"/>
            <w:bottom w:val="none" w:sz="0" w:space="0" w:color="auto"/>
            <w:right w:val="none" w:sz="0" w:space="0" w:color="auto"/>
          </w:divBdr>
        </w:div>
        <w:div w:id="1155686087">
          <w:marLeft w:val="640"/>
          <w:marRight w:val="0"/>
          <w:marTop w:val="0"/>
          <w:marBottom w:val="0"/>
          <w:divBdr>
            <w:top w:val="none" w:sz="0" w:space="0" w:color="auto"/>
            <w:left w:val="none" w:sz="0" w:space="0" w:color="auto"/>
            <w:bottom w:val="none" w:sz="0" w:space="0" w:color="auto"/>
            <w:right w:val="none" w:sz="0" w:space="0" w:color="auto"/>
          </w:divBdr>
        </w:div>
        <w:div w:id="355469883">
          <w:marLeft w:val="640"/>
          <w:marRight w:val="0"/>
          <w:marTop w:val="0"/>
          <w:marBottom w:val="0"/>
          <w:divBdr>
            <w:top w:val="none" w:sz="0" w:space="0" w:color="auto"/>
            <w:left w:val="none" w:sz="0" w:space="0" w:color="auto"/>
            <w:bottom w:val="none" w:sz="0" w:space="0" w:color="auto"/>
            <w:right w:val="none" w:sz="0" w:space="0" w:color="auto"/>
          </w:divBdr>
        </w:div>
        <w:div w:id="713775684">
          <w:marLeft w:val="640"/>
          <w:marRight w:val="0"/>
          <w:marTop w:val="0"/>
          <w:marBottom w:val="0"/>
          <w:divBdr>
            <w:top w:val="none" w:sz="0" w:space="0" w:color="auto"/>
            <w:left w:val="none" w:sz="0" w:space="0" w:color="auto"/>
            <w:bottom w:val="none" w:sz="0" w:space="0" w:color="auto"/>
            <w:right w:val="none" w:sz="0" w:space="0" w:color="auto"/>
          </w:divBdr>
        </w:div>
        <w:div w:id="1239510988">
          <w:marLeft w:val="640"/>
          <w:marRight w:val="0"/>
          <w:marTop w:val="0"/>
          <w:marBottom w:val="0"/>
          <w:divBdr>
            <w:top w:val="none" w:sz="0" w:space="0" w:color="auto"/>
            <w:left w:val="none" w:sz="0" w:space="0" w:color="auto"/>
            <w:bottom w:val="none" w:sz="0" w:space="0" w:color="auto"/>
            <w:right w:val="none" w:sz="0" w:space="0" w:color="auto"/>
          </w:divBdr>
        </w:div>
        <w:div w:id="1861428458">
          <w:marLeft w:val="640"/>
          <w:marRight w:val="0"/>
          <w:marTop w:val="0"/>
          <w:marBottom w:val="0"/>
          <w:divBdr>
            <w:top w:val="none" w:sz="0" w:space="0" w:color="auto"/>
            <w:left w:val="none" w:sz="0" w:space="0" w:color="auto"/>
            <w:bottom w:val="none" w:sz="0" w:space="0" w:color="auto"/>
            <w:right w:val="none" w:sz="0" w:space="0" w:color="auto"/>
          </w:divBdr>
        </w:div>
        <w:div w:id="328756620">
          <w:marLeft w:val="640"/>
          <w:marRight w:val="0"/>
          <w:marTop w:val="0"/>
          <w:marBottom w:val="0"/>
          <w:divBdr>
            <w:top w:val="none" w:sz="0" w:space="0" w:color="auto"/>
            <w:left w:val="none" w:sz="0" w:space="0" w:color="auto"/>
            <w:bottom w:val="none" w:sz="0" w:space="0" w:color="auto"/>
            <w:right w:val="none" w:sz="0" w:space="0" w:color="auto"/>
          </w:divBdr>
        </w:div>
        <w:div w:id="1844466354">
          <w:marLeft w:val="640"/>
          <w:marRight w:val="0"/>
          <w:marTop w:val="0"/>
          <w:marBottom w:val="0"/>
          <w:divBdr>
            <w:top w:val="none" w:sz="0" w:space="0" w:color="auto"/>
            <w:left w:val="none" w:sz="0" w:space="0" w:color="auto"/>
            <w:bottom w:val="none" w:sz="0" w:space="0" w:color="auto"/>
            <w:right w:val="none" w:sz="0" w:space="0" w:color="auto"/>
          </w:divBdr>
        </w:div>
        <w:div w:id="388309631">
          <w:marLeft w:val="640"/>
          <w:marRight w:val="0"/>
          <w:marTop w:val="0"/>
          <w:marBottom w:val="0"/>
          <w:divBdr>
            <w:top w:val="none" w:sz="0" w:space="0" w:color="auto"/>
            <w:left w:val="none" w:sz="0" w:space="0" w:color="auto"/>
            <w:bottom w:val="none" w:sz="0" w:space="0" w:color="auto"/>
            <w:right w:val="none" w:sz="0" w:space="0" w:color="auto"/>
          </w:divBdr>
        </w:div>
        <w:div w:id="492179631">
          <w:marLeft w:val="640"/>
          <w:marRight w:val="0"/>
          <w:marTop w:val="0"/>
          <w:marBottom w:val="0"/>
          <w:divBdr>
            <w:top w:val="none" w:sz="0" w:space="0" w:color="auto"/>
            <w:left w:val="none" w:sz="0" w:space="0" w:color="auto"/>
            <w:bottom w:val="none" w:sz="0" w:space="0" w:color="auto"/>
            <w:right w:val="none" w:sz="0" w:space="0" w:color="auto"/>
          </w:divBdr>
        </w:div>
        <w:div w:id="1310327554">
          <w:marLeft w:val="640"/>
          <w:marRight w:val="0"/>
          <w:marTop w:val="0"/>
          <w:marBottom w:val="0"/>
          <w:divBdr>
            <w:top w:val="none" w:sz="0" w:space="0" w:color="auto"/>
            <w:left w:val="none" w:sz="0" w:space="0" w:color="auto"/>
            <w:bottom w:val="none" w:sz="0" w:space="0" w:color="auto"/>
            <w:right w:val="none" w:sz="0" w:space="0" w:color="auto"/>
          </w:divBdr>
        </w:div>
        <w:div w:id="1268080066">
          <w:marLeft w:val="640"/>
          <w:marRight w:val="0"/>
          <w:marTop w:val="0"/>
          <w:marBottom w:val="0"/>
          <w:divBdr>
            <w:top w:val="none" w:sz="0" w:space="0" w:color="auto"/>
            <w:left w:val="none" w:sz="0" w:space="0" w:color="auto"/>
            <w:bottom w:val="none" w:sz="0" w:space="0" w:color="auto"/>
            <w:right w:val="none" w:sz="0" w:space="0" w:color="auto"/>
          </w:divBdr>
        </w:div>
        <w:div w:id="1391228655">
          <w:marLeft w:val="640"/>
          <w:marRight w:val="0"/>
          <w:marTop w:val="0"/>
          <w:marBottom w:val="0"/>
          <w:divBdr>
            <w:top w:val="none" w:sz="0" w:space="0" w:color="auto"/>
            <w:left w:val="none" w:sz="0" w:space="0" w:color="auto"/>
            <w:bottom w:val="none" w:sz="0" w:space="0" w:color="auto"/>
            <w:right w:val="none" w:sz="0" w:space="0" w:color="auto"/>
          </w:divBdr>
        </w:div>
        <w:div w:id="1061369197">
          <w:marLeft w:val="640"/>
          <w:marRight w:val="0"/>
          <w:marTop w:val="0"/>
          <w:marBottom w:val="0"/>
          <w:divBdr>
            <w:top w:val="none" w:sz="0" w:space="0" w:color="auto"/>
            <w:left w:val="none" w:sz="0" w:space="0" w:color="auto"/>
            <w:bottom w:val="none" w:sz="0" w:space="0" w:color="auto"/>
            <w:right w:val="none" w:sz="0" w:space="0" w:color="auto"/>
          </w:divBdr>
        </w:div>
        <w:div w:id="1199754">
          <w:marLeft w:val="640"/>
          <w:marRight w:val="0"/>
          <w:marTop w:val="0"/>
          <w:marBottom w:val="0"/>
          <w:divBdr>
            <w:top w:val="none" w:sz="0" w:space="0" w:color="auto"/>
            <w:left w:val="none" w:sz="0" w:space="0" w:color="auto"/>
            <w:bottom w:val="none" w:sz="0" w:space="0" w:color="auto"/>
            <w:right w:val="none" w:sz="0" w:space="0" w:color="auto"/>
          </w:divBdr>
        </w:div>
        <w:div w:id="1803838026">
          <w:marLeft w:val="640"/>
          <w:marRight w:val="0"/>
          <w:marTop w:val="0"/>
          <w:marBottom w:val="0"/>
          <w:divBdr>
            <w:top w:val="none" w:sz="0" w:space="0" w:color="auto"/>
            <w:left w:val="none" w:sz="0" w:space="0" w:color="auto"/>
            <w:bottom w:val="none" w:sz="0" w:space="0" w:color="auto"/>
            <w:right w:val="none" w:sz="0" w:space="0" w:color="auto"/>
          </w:divBdr>
        </w:div>
        <w:div w:id="348798743">
          <w:marLeft w:val="640"/>
          <w:marRight w:val="0"/>
          <w:marTop w:val="0"/>
          <w:marBottom w:val="0"/>
          <w:divBdr>
            <w:top w:val="none" w:sz="0" w:space="0" w:color="auto"/>
            <w:left w:val="none" w:sz="0" w:space="0" w:color="auto"/>
            <w:bottom w:val="none" w:sz="0" w:space="0" w:color="auto"/>
            <w:right w:val="none" w:sz="0" w:space="0" w:color="auto"/>
          </w:divBdr>
        </w:div>
        <w:div w:id="1139230406">
          <w:marLeft w:val="640"/>
          <w:marRight w:val="0"/>
          <w:marTop w:val="0"/>
          <w:marBottom w:val="0"/>
          <w:divBdr>
            <w:top w:val="none" w:sz="0" w:space="0" w:color="auto"/>
            <w:left w:val="none" w:sz="0" w:space="0" w:color="auto"/>
            <w:bottom w:val="none" w:sz="0" w:space="0" w:color="auto"/>
            <w:right w:val="none" w:sz="0" w:space="0" w:color="auto"/>
          </w:divBdr>
        </w:div>
        <w:div w:id="1439642114">
          <w:marLeft w:val="640"/>
          <w:marRight w:val="0"/>
          <w:marTop w:val="0"/>
          <w:marBottom w:val="0"/>
          <w:divBdr>
            <w:top w:val="none" w:sz="0" w:space="0" w:color="auto"/>
            <w:left w:val="none" w:sz="0" w:space="0" w:color="auto"/>
            <w:bottom w:val="none" w:sz="0" w:space="0" w:color="auto"/>
            <w:right w:val="none" w:sz="0" w:space="0" w:color="auto"/>
          </w:divBdr>
        </w:div>
        <w:div w:id="451023497">
          <w:marLeft w:val="640"/>
          <w:marRight w:val="0"/>
          <w:marTop w:val="0"/>
          <w:marBottom w:val="0"/>
          <w:divBdr>
            <w:top w:val="none" w:sz="0" w:space="0" w:color="auto"/>
            <w:left w:val="none" w:sz="0" w:space="0" w:color="auto"/>
            <w:bottom w:val="none" w:sz="0" w:space="0" w:color="auto"/>
            <w:right w:val="none" w:sz="0" w:space="0" w:color="auto"/>
          </w:divBdr>
        </w:div>
        <w:div w:id="41297521">
          <w:marLeft w:val="640"/>
          <w:marRight w:val="0"/>
          <w:marTop w:val="0"/>
          <w:marBottom w:val="0"/>
          <w:divBdr>
            <w:top w:val="none" w:sz="0" w:space="0" w:color="auto"/>
            <w:left w:val="none" w:sz="0" w:space="0" w:color="auto"/>
            <w:bottom w:val="none" w:sz="0" w:space="0" w:color="auto"/>
            <w:right w:val="none" w:sz="0" w:space="0" w:color="auto"/>
          </w:divBdr>
        </w:div>
        <w:div w:id="2066904025">
          <w:marLeft w:val="640"/>
          <w:marRight w:val="0"/>
          <w:marTop w:val="0"/>
          <w:marBottom w:val="0"/>
          <w:divBdr>
            <w:top w:val="none" w:sz="0" w:space="0" w:color="auto"/>
            <w:left w:val="none" w:sz="0" w:space="0" w:color="auto"/>
            <w:bottom w:val="none" w:sz="0" w:space="0" w:color="auto"/>
            <w:right w:val="none" w:sz="0" w:space="0" w:color="auto"/>
          </w:divBdr>
        </w:div>
        <w:div w:id="1234700754">
          <w:marLeft w:val="640"/>
          <w:marRight w:val="0"/>
          <w:marTop w:val="0"/>
          <w:marBottom w:val="0"/>
          <w:divBdr>
            <w:top w:val="none" w:sz="0" w:space="0" w:color="auto"/>
            <w:left w:val="none" w:sz="0" w:space="0" w:color="auto"/>
            <w:bottom w:val="none" w:sz="0" w:space="0" w:color="auto"/>
            <w:right w:val="none" w:sz="0" w:space="0" w:color="auto"/>
          </w:divBdr>
        </w:div>
        <w:div w:id="1731952534">
          <w:marLeft w:val="640"/>
          <w:marRight w:val="0"/>
          <w:marTop w:val="0"/>
          <w:marBottom w:val="0"/>
          <w:divBdr>
            <w:top w:val="none" w:sz="0" w:space="0" w:color="auto"/>
            <w:left w:val="none" w:sz="0" w:space="0" w:color="auto"/>
            <w:bottom w:val="none" w:sz="0" w:space="0" w:color="auto"/>
            <w:right w:val="none" w:sz="0" w:space="0" w:color="auto"/>
          </w:divBdr>
        </w:div>
        <w:div w:id="784732311">
          <w:marLeft w:val="640"/>
          <w:marRight w:val="0"/>
          <w:marTop w:val="0"/>
          <w:marBottom w:val="0"/>
          <w:divBdr>
            <w:top w:val="none" w:sz="0" w:space="0" w:color="auto"/>
            <w:left w:val="none" w:sz="0" w:space="0" w:color="auto"/>
            <w:bottom w:val="none" w:sz="0" w:space="0" w:color="auto"/>
            <w:right w:val="none" w:sz="0" w:space="0" w:color="auto"/>
          </w:divBdr>
        </w:div>
        <w:div w:id="1526333557">
          <w:marLeft w:val="640"/>
          <w:marRight w:val="0"/>
          <w:marTop w:val="0"/>
          <w:marBottom w:val="0"/>
          <w:divBdr>
            <w:top w:val="none" w:sz="0" w:space="0" w:color="auto"/>
            <w:left w:val="none" w:sz="0" w:space="0" w:color="auto"/>
            <w:bottom w:val="none" w:sz="0" w:space="0" w:color="auto"/>
            <w:right w:val="none" w:sz="0" w:space="0" w:color="auto"/>
          </w:divBdr>
        </w:div>
        <w:div w:id="477692685">
          <w:marLeft w:val="640"/>
          <w:marRight w:val="0"/>
          <w:marTop w:val="0"/>
          <w:marBottom w:val="0"/>
          <w:divBdr>
            <w:top w:val="none" w:sz="0" w:space="0" w:color="auto"/>
            <w:left w:val="none" w:sz="0" w:space="0" w:color="auto"/>
            <w:bottom w:val="none" w:sz="0" w:space="0" w:color="auto"/>
            <w:right w:val="none" w:sz="0" w:space="0" w:color="auto"/>
          </w:divBdr>
        </w:div>
        <w:div w:id="1503622068">
          <w:marLeft w:val="640"/>
          <w:marRight w:val="0"/>
          <w:marTop w:val="0"/>
          <w:marBottom w:val="0"/>
          <w:divBdr>
            <w:top w:val="none" w:sz="0" w:space="0" w:color="auto"/>
            <w:left w:val="none" w:sz="0" w:space="0" w:color="auto"/>
            <w:bottom w:val="none" w:sz="0" w:space="0" w:color="auto"/>
            <w:right w:val="none" w:sz="0" w:space="0" w:color="auto"/>
          </w:divBdr>
        </w:div>
        <w:div w:id="226770028">
          <w:marLeft w:val="640"/>
          <w:marRight w:val="0"/>
          <w:marTop w:val="0"/>
          <w:marBottom w:val="0"/>
          <w:divBdr>
            <w:top w:val="none" w:sz="0" w:space="0" w:color="auto"/>
            <w:left w:val="none" w:sz="0" w:space="0" w:color="auto"/>
            <w:bottom w:val="none" w:sz="0" w:space="0" w:color="auto"/>
            <w:right w:val="none" w:sz="0" w:space="0" w:color="auto"/>
          </w:divBdr>
        </w:div>
        <w:div w:id="1170020441">
          <w:marLeft w:val="640"/>
          <w:marRight w:val="0"/>
          <w:marTop w:val="0"/>
          <w:marBottom w:val="0"/>
          <w:divBdr>
            <w:top w:val="none" w:sz="0" w:space="0" w:color="auto"/>
            <w:left w:val="none" w:sz="0" w:space="0" w:color="auto"/>
            <w:bottom w:val="none" w:sz="0" w:space="0" w:color="auto"/>
            <w:right w:val="none" w:sz="0" w:space="0" w:color="auto"/>
          </w:divBdr>
        </w:div>
        <w:div w:id="618875844">
          <w:marLeft w:val="640"/>
          <w:marRight w:val="0"/>
          <w:marTop w:val="0"/>
          <w:marBottom w:val="0"/>
          <w:divBdr>
            <w:top w:val="none" w:sz="0" w:space="0" w:color="auto"/>
            <w:left w:val="none" w:sz="0" w:space="0" w:color="auto"/>
            <w:bottom w:val="none" w:sz="0" w:space="0" w:color="auto"/>
            <w:right w:val="none" w:sz="0" w:space="0" w:color="auto"/>
          </w:divBdr>
        </w:div>
        <w:div w:id="953487372">
          <w:marLeft w:val="640"/>
          <w:marRight w:val="0"/>
          <w:marTop w:val="0"/>
          <w:marBottom w:val="0"/>
          <w:divBdr>
            <w:top w:val="none" w:sz="0" w:space="0" w:color="auto"/>
            <w:left w:val="none" w:sz="0" w:space="0" w:color="auto"/>
            <w:bottom w:val="none" w:sz="0" w:space="0" w:color="auto"/>
            <w:right w:val="none" w:sz="0" w:space="0" w:color="auto"/>
          </w:divBdr>
        </w:div>
        <w:div w:id="1247881050">
          <w:marLeft w:val="640"/>
          <w:marRight w:val="0"/>
          <w:marTop w:val="0"/>
          <w:marBottom w:val="0"/>
          <w:divBdr>
            <w:top w:val="none" w:sz="0" w:space="0" w:color="auto"/>
            <w:left w:val="none" w:sz="0" w:space="0" w:color="auto"/>
            <w:bottom w:val="none" w:sz="0" w:space="0" w:color="auto"/>
            <w:right w:val="none" w:sz="0" w:space="0" w:color="auto"/>
          </w:divBdr>
        </w:div>
        <w:div w:id="1480416096">
          <w:marLeft w:val="640"/>
          <w:marRight w:val="0"/>
          <w:marTop w:val="0"/>
          <w:marBottom w:val="0"/>
          <w:divBdr>
            <w:top w:val="none" w:sz="0" w:space="0" w:color="auto"/>
            <w:left w:val="none" w:sz="0" w:space="0" w:color="auto"/>
            <w:bottom w:val="none" w:sz="0" w:space="0" w:color="auto"/>
            <w:right w:val="none" w:sz="0" w:space="0" w:color="auto"/>
          </w:divBdr>
        </w:div>
        <w:div w:id="940920258">
          <w:marLeft w:val="640"/>
          <w:marRight w:val="0"/>
          <w:marTop w:val="0"/>
          <w:marBottom w:val="0"/>
          <w:divBdr>
            <w:top w:val="none" w:sz="0" w:space="0" w:color="auto"/>
            <w:left w:val="none" w:sz="0" w:space="0" w:color="auto"/>
            <w:bottom w:val="none" w:sz="0" w:space="0" w:color="auto"/>
            <w:right w:val="none" w:sz="0" w:space="0" w:color="auto"/>
          </w:divBdr>
        </w:div>
        <w:div w:id="1911891190">
          <w:marLeft w:val="640"/>
          <w:marRight w:val="0"/>
          <w:marTop w:val="0"/>
          <w:marBottom w:val="0"/>
          <w:divBdr>
            <w:top w:val="none" w:sz="0" w:space="0" w:color="auto"/>
            <w:left w:val="none" w:sz="0" w:space="0" w:color="auto"/>
            <w:bottom w:val="none" w:sz="0" w:space="0" w:color="auto"/>
            <w:right w:val="none" w:sz="0" w:space="0" w:color="auto"/>
          </w:divBdr>
        </w:div>
        <w:div w:id="1595239472">
          <w:marLeft w:val="640"/>
          <w:marRight w:val="0"/>
          <w:marTop w:val="0"/>
          <w:marBottom w:val="0"/>
          <w:divBdr>
            <w:top w:val="none" w:sz="0" w:space="0" w:color="auto"/>
            <w:left w:val="none" w:sz="0" w:space="0" w:color="auto"/>
            <w:bottom w:val="none" w:sz="0" w:space="0" w:color="auto"/>
            <w:right w:val="none" w:sz="0" w:space="0" w:color="auto"/>
          </w:divBdr>
        </w:div>
        <w:div w:id="1060789137">
          <w:marLeft w:val="640"/>
          <w:marRight w:val="0"/>
          <w:marTop w:val="0"/>
          <w:marBottom w:val="0"/>
          <w:divBdr>
            <w:top w:val="none" w:sz="0" w:space="0" w:color="auto"/>
            <w:left w:val="none" w:sz="0" w:space="0" w:color="auto"/>
            <w:bottom w:val="none" w:sz="0" w:space="0" w:color="auto"/>
            <w:right w:val="none" w:sz="0" w:space="0" w:color="auto"/>
          </w:divBdr>
        </w:div>
        <w:div w:id="520051646">
          <w:marLeft w:val="640"/>
          <w:marRight w:val="0"/>
          <w:marTop w:val="0"/>
          <w:marBottom w:val="0"/>
          <w:divBdr>
            <w:top w:val="none" w:sz="0" w:space="0" w:color="auto"/>
            <w:left w:val="none" w:sz="0" w:space="0" w:color="auto"/>
            <w:bottom w:val="none" w:sz="0" w:space="0" w:color="auto"/>
            <w:right w:val="none" w:sz="0" w:space="0" w:color="auto"/>
          </w:divBdr>
        </w:div>
        <w:div w:id="140002469">
          <w:marLeft w:val="640"/>
          <w:marRight w:val="0"/>
          <w:marTop w:val="0"/>
          <w:marBottom w:val="0"/>
          <w:divBdr>
            <w:top w:val="none" w:sz="0" w:space="0" w:color="auto"/>
            <w:left w:val="none" w:sz="0" w:space="0" w:color="auto"/>
            <w:bottom w:val="none" w:sz="0" w:space="0" w:color="auto"/>
            <w:right w:val="none" w:sz="0" w:space="0" w:color="auto"/>
          </w:divBdr>
        </w:div>
        <w:div w:id="415830086">
          <w:marLeft w:val="640"/>
          <w:marRight w:val="0"/>
          <w:marTop w:val="0"/>
          <w:marBottom w:val="0"/>
          <w:divBdr>
            <w:top w:val="none" w:sz="0" w:space="0" w:color="auto"/>
            <w:left w:val="none" w:sz="0" w:space="0" w:color="auto"/>
            <w:bottom w:val="none" w:sz="0" w:space="0" w:color="auto"/>
            <w:right w:val="none" w:sz="0" w:space="0" w:color="auto"/>
          </w:divBdr>
        </w:div>
        <w:div w:id="1735859430">
          <w:marLeft w:val="640"/>
          <w:marRight w:val="0"/>
          <w:marTop w:val="0"/>
          <w:marBottom w:val="0"/>
          <w:divBdr>
            <w:top w:val="none" w:sz="0" w:space="0" w:color="auto"/>
            <w:left w:val="none" w:sz="0" w:space="0" w:color="auto"/>
            <w:bottom w:val="none" w:sz="0" w:space="0" w:color="auto"/>
            <w:right w:val="none" w:sz="0" w:space="0" w:color="auto"/>
          </w:divBdr>
        </w:div>
        <w:div w:id="1211573582">
          <w:marLeft w:val="640"/>
          <w:marRight w:val="0"/>
          <w:marTop w:val="0"/>
          <w:marBottom w:val="0"/>
          <w:divBdr>
            <w:top w:val="none" w:sz="0" w:space="0" w:color="auto"/>
            <w:left w:val="none" w:sz="0" w:space="0" w:color="auto"/>
            <w:bottom w:val="none" w:sz="0" w:space="0" w:color="auto"/>
            <w:right w:val="none" w:sz="0" w:space="0" w:color="auto"/>
          </w:divBdr>
        </w:div>
        <w:div w:id="39718758">
          <w:marLeft w:val="640"/>
          <w:marRight w:val="0"/>
          <w:marTop w:val="0"/>
          <w:marBottom w:val="0"/>
          <w:divBdr>
            <w:top w:val="none" w:sz="0" w:space="0" w:color="auto"/>
            <w:left w:val="none" w:sz="0" w:space="0" w:color="auto"/>
            <w:bottom w:val="none" w:sz="0" w:space="0" w:color="auto"/>
            <w:right w:val="none" w:sz="0" w:space="0" w:color="auto"/>
          </w:divBdr>
        </w:div>
        <w:div w:id="1551762647">
          <w:marLeft w:val="640"/>
          <w:marRight w:val="0"/>
          <w:marTop w:val="0"/>
          <w:marBottom w:val="0"/>
          <w:divBdr>
            <w:top w:val="none" w:sz="0" w:space="0" w:color="auto"/>
            <w:left w:val="none" w:sz="0" w:space="0" w:color="auto"/>
            <w:bottom w:val="none" w:sz="0" w:space="0" w:color="auto"/>
            <w:right w:val="none" w:sz="0" w:space="0" w:color="auto"/>
          </w:divBdr>
        </w:div>
        <w:div w:id="1382485649">
          <w:marLeft w:val="640"/>
          <w:marRight w:val="0"/>
          <w:marTop w:val="0"/>
          <w:marBottom w:val="0"/>
          <w:divBdr>
            <w:top w:val="none" w:sz="0" w:space="0" w:color="auto"/>
            <w:left w:val="none" w:sz="0" w:space="0" w:color="auto"/>
            <w:bottom w:val="none" w:sz="0" w:space="0" w:color="auto"/>
            <w:right w:val="none" w:sz="0" w:space="0" w:color="auto"/>
          </w:divBdr>
        </w:div>
        <w:div w:id="1403257059">
          <w:marLeft w:val="640"/>
          <w:marRight w:val="0"/>
          <w:marTop w:val="0"/>
          <w:marBottom w:val="0"/>
          <w:divBdr>
            <w:top w:val="none" w:sz="0" w:space="0" w:color="auto"/>
            <w:left w:val="none" w:sz="0" w:space="0" w:color="auto"/>
            <w:bottom w:val="none" w:sz="0" w:space="0" w:color="auto"/>
            <w:right w:val="none" w:sz="0" w:space="0" w:color="auto"/>
          </w:divBdr>
        </w:div>
        <w:div w:id="899438474">
          <w:marLeft w:val="640"/>
          <w:marRight w:val="0"/>
          <w:marTop w:val="0"/>
          <w:marBottom w:val="0"/>
          <w:divBdr>
            <w:top w:val="none" w:sz="0" w:space="0" w:color="auto"/>
            <w:left w:val="none" w:sz="0" w:space="0" w:color="auto"/>
            <w:bottom w:val="none" w:sz="0" w:space="0" w:color="auto"/>
            <w:right w:val="none" w:sz="0" w:space="0" w:color="auto"/>
          </w:divBdr>
        </w:div>
        <w:div w:id="2032608706">
          <w:marLeft w:val="640"/>
          <w:marRight w:val="0"/>
          <w:marTop w:val="0"/>
          <w:marBottom w:val="0"/>
          <w:divBdr>
            <w:top w:val="none" w:sz="0" w:space="0" w:color="auto"/>
            <w:left w:val="none" w:sz="0" w:space="0" w:color="auto"/>
            <w:bottom w:val="none" w:sz="0" w:space="0" w:color="auto"/>
            <w:right w:val="none" w:sz="0" w:space="0" w:color="auto"/>
          </w:divBdr>
        </w:div>
        <w:div w:id="313877434">
          <w:marLeft w:val="640"/>
          <w:marRight w:val="0"/>
          <w:marTop w:val="0"/>
          <w:marBottom w:val="0"/>
          <w:divBdr>
            <w:top w:val="none" w:sz="0" w:space="0" w:color="auto"/>
            <w:left w:val="none" w:sz="0" w:space="0" w:color="auto"/>
            <w:bottom w:val="none" w:sz="0" w:space="0" w:color="auto"/>
            <w:right w:val="none" w:sz="0" w:space="0" w:color="auto"/>
          </w:divBdr>
        </w:div>
        <w:div w:id="694581890">
          <w:marLeft w:val="640"/>
          <w:marRight w:val="0"/>
          <w:marTop w:val="0"/>
          <w:marBottom w:val="0"/>
          <w:divBdr>
            <w:top w:val="none" w:sz="0" w:space="0" w:color="auto"/>
            <w:left w:val="none" w:sz="0" w:space="0" w:color="auto"/>
            <w:bottom w:val="none" w:sz="0" w:space="0" w:color="auto"/>
            <w:right w:val="none" w:sz="0" w:space="0" w:color="auto"/>
          </w:divBdr>
        </w:div>
        <w:div w:id="727455968">
          <w:marLeft w:val="640"/>
          <w:marRight w:val="0"/>
          <w:marTop w:val="0"/>
          <w:marBottom w:val="0"/>
          <w:divBdr>
            <w:top w:val="none" w:sz="0" w:space="0" w:color="auto"/>
            <w:left w:val="none" w:sz="0" w:space="0" w:color="auto"/>
            <w:bottom w:val="none" w:sz="0" w:space="0" w:color="auto"/>
            <w:right w:val="none" w:sz="0" w:space="0" w:color="auto"/>
          </w:divBdr>
        </w:div>
        <w:div w:id="1283922336">
          <w:marLeft w:val="640"/>
          <w:marRight w:val="0"/>
          <w:marTop w:val="0"/>
          <w:marBottom w:val="0"/>
          <w:divBdr>
            <w:top w:val="none" w:sz="0" w:space="0" w:color="auto"/>
            <w:left w:val="none" w:sz="0" w:space="0" w:color="auto"/>
            <w:bottom w:val="none" w:sz="0" w:space="0" w:color="auto"/>
            <w:right w:val="none" w:sz="0" w:space="0" w:color="auto"/>
          </w:divBdr>
        </w:div>
        <w:div w:id="1761635833">
          <w:marLeft w:val="640"/>
          <w:marRight w:val="0"/>
          <w:marTop w:val="0"/>
          <w:marBottom w:val="0"/>
          <w:divBdr>
            <w:top w:val="none" w:sz="0" w:space="0" w:color="auto"/>
            <w:left w:val="none" w:sz="0" w:space="0" w:color="auto"/>
            <w:bottom w:val="none" w:sz="0" w:space="0" w:color="auto"/>
            <w:right w:val="none" w:sz="0" w:space="0" w:color="auto"/>
          </w:divBdr>
        </w:div>
        <w:div w:id="1904751170">
          <w:marLeft w:val="640"/>
          <w:marRight w:val="0"/>
          <w:marTop w:val="0"/>
          <w:marBottom w:val="0"/>
          <w:divBdr>
            <w:top w:val="none" w:sz="0" w:space="0" w:color="auto"/>
            <w:left w:val="none" w:sz="0" w:space="0" w:color="auto"/>
            <w:bottom w:val="none" w:sz="0" w:space="0" w:color="auto"/>
            <w:right w:val="none" w:sz="0" w:space="0" w:color="auto"/>
          </w:divBdr>
        </w:div>
      </w:divsChild>
    </w:div>
    <w:div w:id="1496914527">
      <w:bodyDiv w:val="1"/>
      <w:marLeft w:val="0"/>
      <w:marRight w:val="0"/>
      <w:marTop w:val="0"/>
      <w:marBottom w:val="0"/>
      <w:divBdr>
        <w:top w:val="none" w:sz="0" w:space="0" w:color="auto"/>
        <w:left w:val="none" w:sz="0" w:space="0" w:color="auto"/>
        <w:bottom w:val="none" w:sz="0" w:space="0" w:color="auto"/>
        <w:right w:val="none" w:sz="0" w:space="0" w:color="auto"/>
      </w:divBdr>
      <w:divsChild>
        <w:div w:id="517278066">
          <w:marLeft w:val="640"/>
          <w:marRight w:val="0"/>
          <w:marTop w:val="0"/>
          <w:marBottom w:val="0"/>
          <w:divBdr>
            <w:top w:val="none" w:sz="0" w:space="0" w:color="auto"/>
            <w:left w:val="none" w:sz="0" w:space="0" w:color="auto"/>
            <w:bottom w:val="none" w:sz="0" w:space="0" w:color="auto"/>
            <w:right w:val="none" w:sz="0" w:space="0" w:color="auto"/>
          </w:divBdr>
        </w:div>
        <w:div w:id="755713389">
          <w:marLeft w:val="640"/>
          <w:marRight w:val="0"/>
          <w:marTop w:val="0"/>
          <w:marBottom w:val="0"/>
          <w:divBdr>
            <w:top w:val="none" w:sz="0" w:space="0" w:color="auto"/>
            <w:left w:val="none" w:sz="0" w:space="0" w:color="auto"/>
            <w:bottom w:val="none" w:sz="0" w:space="0" w:color="auto"/>
            <w:right w:val="none" w:sz="0" w:space="0" w:color="auto"/>
          </w:divBdr>
        </w:div>
        <w:div w:id="2133014735">
          <w:marLeft w:val="640"/>
          <w:marRight w:val="0"/>
          <w:marTop w:val="0"/>
          <w:marBottom w:val="0"/>
          <w:divBdr>
            <w:top w:val="none" w:sz="0" w:space="0" w:color="auto"/>
            <w:left w:val="none" w:sz="0" w:space="0" w:color="auto"/>
            <w:bottom w:val="none" w:sz="0" w:space="0" w:color="auto"/>
            <w:right w:val="none" w:sz="0" w:space="0" w:color="auto"/>
          </w:divBdr>
        </w:div>
        <w:div w:id="1843397121">
          <w:marLeft w:val="640"/>
          <w:marRight w:val="0"/>
          <w:marTop w:val="0"/>
          <w:marBottom w:val="0"/>
          <w:divBdr>
            <w:top w:val="none" w:sz="0" w:space="0" w:color="auto"/>
            <w:left w:val="none" w:sz="0" w:space="0" w:color="auto"/>
            <w:bottom w:val="none" w:sz="0" w:space="0" w:color="auto"/>
            <w:right w:val="none" w:sz="0" w:space="0" w:color="auto"/>
          </w:divBdr>
        </w:div>
        <w:div w:id="805704730">
          <w:marLeft w:val="640"/>
          <w:marRight w:val="0"/>
          <w:marTop w:val="0"/>
          <w:marBottom w:val="0"/>
          <w:divBdr>
            <w:top w:val="none" w:sz="0" w:space="0" w:color="auto"/>
            <w:left w:val="none" w:sz="0" w:space="0" w:color="auto"/>
            <w:bottom w:val="none" w:sz="0" w:space="0" w:color="auto"/>
            <w:right w:val="none" w:sz="0" w:space="0" w:color="auto"/>
          </w:divBdr>
        </w:div>
        <w:div w:id="1429690858">
          <w:marLeft w:val="640"/>
          <w:marRight w:val="0"/>
          <w:marTop w:val="0"/>
          <w:marBottom w:val="0"/>
          <w:divBdr>
            <w:top w:val="none" w:sz="0" w:space="0" w:color="auto"/>
            <w:left w:val="none" w:sz="0" w:space="0" w:color="auto"/>
            <w:bottom w:val="none" w:sz="0" w:space="0" w:color="auto"/>
            <w:right w:val="none" w:sz="0" w:space="0" w:color="auto"/>
          </w:divBdr>
        </w:div>
        <w:div w:id="42676167">
          <w:marLeft w:val="640"/>
          <w:marRight w:val="0"/>
          <w:marTop w:val="0"/>
          <w:marBottom w:val="0"/>
          <w:divBdr>
            <w:top w:val="none" w:sz="0" w:space="0" w:color="auto"/>
            <w:left w:val="none" w:sz="0" w:space="0" w:color="auto"/>
            <w:bottom w:val="none" w:sz="0" w:space="0" w:color="auto"/>
            <w:right w:val="none" w:sz="0" w:space="0" w:color="auto"/>
          </w:divBdr>
        </w:div>
        <w:div w:id="1883899257">
          <w:marLeft w:val="640"/>
          <w:marRight w:val="0"/>
          <w:marTop w:val="0"/>
          <w:marBottom w:val="0"/>
          <w:divBdr>
            <w:top w:val="none" w:sz="0" w:space="0" w:color="auto"/>
            <w:left w:val="none" w:sz="0" w:space="0" w:color="auto"/>
            <w:bottom w:val="none" w:sz="0" w:space="0" w:color="auto"/>
            <w:right w:val="none" w:sz="0" w:space="0" w:color="auto"/>
          </w:divBdr>
        </w:div>
        <w:div w:id="690957226">
          <w:marLeft w:val="640"/>
          <w:marRight w:val="0"/>
          <w:marTop w:val="0"/>
          <w:marBottom w:val="0"/>
          <w:divBdr>
            <w:top w:val="none" w:sz="0" w:space="0" w:color="auto"/>
            <w:left w:val="none" w:sz="0" w:space="0" w:color="auto"/>
            <w:bottom w:val="none" w:sz="0" w:space="0" w:color="auto"/>
            <w:right w:val="none" w:sz="0" w:space="0" w:color="auto"/>
          </w:divBdr>
        </w:div>
        <w:div w:id="1512140801">
          <w:marLeft w:val="640"/>
          <w:marRight w:val="0"/>
          <w:marTop w:val="0"/>
          <w:marBottom w:val="0"/>
          <w:divBdr>
            <w:top w:val="none" w:sz="0" w:space="0" w:color="auto"/>
            <w:left w:val="none" w:sz="0" w:space="0" w:color="auto"/>
            <w:bottom w:val="none" w:sz="0" w:space="0" w:color="auto"/>
            <w:right w:val="none" w:sz="0" w:space="0" w:color="auto"/>
          </w:divBdr>
        </w:div>
        <w:div w:id="438373561">
          <w:marLeft w:val="640"/>
          <w:marRight w:val="0"/>
          <w:marTop w:val="0"/>
          <w:marBottom w:val="0"/>
          <w:divBdr>
            <w:top w:val="none" w:sz="0" w:space="0" w:color="auto"/>
            <w:left w:val="none" w:sz="0" w:space="0" w:color="auto"/>
            <w:bottom w:val="none" w:sz="0" w:space="0" w:color="auto"/>
            <w:right w:val="none" w:sz="0" w:space="0" w:color="auto"/>
          </w:divBdr>
        </w:div>
        <w:div w:id="2128963538">
          <w:marLeft w:val="640"/>
          <w:marRight w:val="0"/>
          <w:marTop w:val="0"/>
          <w:marBottom w:val="0"/>
          <w:divBdr>
            <w:top w:val="none" w:sz="0" w:space="0" w:color="auto"/>
            <w:left w:val="none" w:sz="0" w:space="0" w:color="auto"/>
            <w:bottom w:val="none" w:sz="0" w:space="0" w:color="auto"/>
            <w:right w:val="none" w:sz="0" w:space="0" w:color="auto"/>
          </w:divBdr>
        </w:div>
        <w:div w:id="2032994337">
          <w:marLeft w:val="640"/>
          <w:marRight w:val="0"/>
          <w:marTop w:val="0"/>
          <w:marBottom w:val="0"/>
          <w:divBdr>
            <w:top w:val="none" w:sz="0" w:space="0" w:color="auto"/>
            <w:left w:val="none" w:sz="0" w:space="0" w:color="auto"/>
            <w:bottom w:val="none" w:sz="0" w:space="0" w:color="auto"/>
            <w:right w:val="none" w:sz="0" w:space="0" w:color="auto"/>
          </w:divBdr>
        </w:div>
        <w:div w:id="1676229310">
          <w:marLeft w:val="640"/>
          <w:marRight w:val="0"/>
          <w:marTop w:val="0"/>
          <w:marBottom w:val="0"/>
          <w:divBdr>
            <w:top w:val="none" w:sz="0" w:space="0" w:color="auto"/>
            <w:left w:val="none" w:sz="0" w:space="0" w:color="auto"/>
            <w:bottom w:val="none" w:sz="0" w:space="0" w:color="auto"/>
            <w:right w:val="none" w:sz="0" w:space="0" w:color="auto"/>
          </w:divBdr>
        </w:div>
        <w:div w:id="1087462133">
          <w:marLeft w:val="640"/>
          <w:marRight w:val="0"/>
          <w:marTop w:val="0"/>
          <w:marBottom w:val="0"/>
          <w:divBdr>
            <w:top w:val="none" w:sz="0" w:space="0" w:color="auto"/>
            <w:left w:val="none" w:sz="0" w:space="0" w:color="auto"/>
            <w:bottom w:val="none" w:sz="0" w:space="0" w:color="auto"/>
            <w:right w:val="none" w:sz="0" w:space="0" w:color="auto"/>
          </w:divBdr>
        </w:div>
        <w:div w:id="2044406469">
          <w:marLeft w:val="640"/>
          <w:marRight w:val="0"/>
          <w:marTop w:val="0"/>
          <w:marBottom w:val="0"/>
          <w:divBdr>
            <w:top w:val="none" w:sz="0" w:space="0" w:color="auto"/>
            <w:left w:val="none" w:sz="0" w:space="0" w:color="auto"/>
            <w:bottom w:val="none" w:sz="0" w:space="0" w:color="auto"/>
            <w:right w:val="none" w:sz="0" w:space="0" w:color="auto"/>
          </w:divBdr>
        </w:div>
        <w:div w:id="162472902">
          <w:marLeft w:val="640"/>
          <w:marRight w:val="0"/>
          <w:marTop w:val="0"/>
          <w:marBottom w:val="0"/>
          <w:divBdr>
            <w:top w:val="none" w:sz="0" w:space="0" w:color="auto"/>
            <w:left w:val="none" w:sz="0" w:space="0" w:color="auto"/>
            <w:bottom w:val="none" w:sz="0" w:space="0" w:color="auto"/>
            <w:right w:val="none" w:sz="0" w:space="0" w:color="auto"/>
          </w:divBdr>
        </w:div>
        <w:div w:id="508369446">
          <w:marLeft w:val="640"/>
          <w:marRight w:val="0"/>
          <w:marTop w:val="0"/>
          <w:marBottom w:val="0"/>
          <w:divBdr>
            <w:top w:val="none" w:sz="0" w:space="0" w:color="auto"/>
            <w:left w:val="none" w:sz="0" w:space="0" w:color="auto"/>
            <w:bottom w:val="none" w:sz="0" w:space="0" w:color="auto"/>
            <w:right w:val="none" w:sz="0" w:space="0" w:color="auto"/>
          </w:divBdr>
        </w:div>
        <w:div w:id="937522618">
          <w:marLeft w:val="640"/>
          <w:marRight w:val="0"/>
          <w:marTop w:val="0"/>
          <w:marBottom w:val="0"/>
          <w:divBdr>
            <w:top w:val="none" w:sz="0" w:space="0" w:color="auto"/>
            <w:left w:val="none" w:sz="0" w:space="0" w:color="auto"/>
            <w:bottom w:val="none" w:sz="0" w:space="0" w:color="auto"/>
            <w:right w:val="none" w:sz="0" w:space="0" w:color="auto"/>
          </w:divBdr>
        </w:div>
        <w:div w:id="2105178802">
          <w:marLeft w:val="640"/>
          <w:marRight w:val="0"/>
          <w:marTop w:val="0"/>
          <w:marBottom w:val="0"/>
          <w:divBdr>
            <w:top w:val="none" w:sz="0" w:space="0" w:color="auto"/>
            <w:left w:val="none" w:sz="0" w:space="0" w:color="auto"/>
            <w:bottom w:val="none" w:sz="0" w:space="0" w:color="auto"/>
            <w:right w:val="none" w:sz="0" w:space="0" w:color="auto"/>
          </w:divBdr>
        </w:div>
        <w:div w:id="1551965691">
          <w:marLeft w:val="640"/>
          <w:marRight w:val="0"/>
          <w:marTop w:val="0"/>
          <w:marBottom w:val="0"/>
          <w:divBdr>
            <w:top w:val="none" w:sz="0" w:space="0" w:color="auto"/>
            <w:left w:val="none" w:sz="0" w:space="0" w:color="auto"/>
            <w:bottom w:val="none" w:sz="0" w:space="0" w:color="auto"/>
            <w:right w:val="none" w:sz="0" w:space="0" w:color="auto"/>
          </w:divBdr>
        </w:div>
        <w:div w:id="213738587">
          <w:marLeft w:val="640"/>
          <w:marRight w:val="0"/>
          <w:marTop w:val="0"/>
          <w:marBottom w:val="0"/>
          <w:divBdr>
            <w:top w:val="none" w:sz="0" w:space="0" w:color="auto"/>
            <w:left w:val="none" w:sz="0" w:space="0" w:color="auto"/>
            <w:bottom w:val="none" w:sz="0" w:space="0" w:color="auto"/>
            <w:right w:val="none" w:sz="0" w:space="0" w:color="auto"/>
          </w:divBdr>
        </w:div>
        <w:div w:id="295069373">
          <w:marLeft w:val="640"/>
          <w:marRight w:val="0"/>
          <w:marTop w:val="0"/>
          <w:marBottom w:val="0"/>
          <w:divBdr>
            <w:top w:val="none" w:sz="0" w:space="0" w:color="auto"/>
            <w:left w:val="none" w:sz="0" w:space="0" w:color="auto"/>
            <w:bottom w:val="none" w:sz="0" w:space="0" w:color="auto"/>
            <w:right w:val="none" w:sz="0" w:space="0" w:color="auto"/>
          </w:divBdr>
        </w:div>
        <w:div w:id="1884906001">
          <w:marLeft w:val="640"/>
          <w:marRight w:val="0"/>
          <w:marTop w:val="0"/>
          <w:marBottom w:val="0"/>
          <w:divBdr>
            <w:top w:val="none" w:sz="0" w:space="0" w:color="auto"/>
            <w:left w:val="none" w:sz="0" w:space="0" w:color="auto"/>
            <w:bottom w:val="none" w:sz="0" w:space="0" w:color="auto"/>
            <w:right w:val="none" w:sz="0" w:space="0" w:color="auto"/>
          </w:divBdr>
        </w:div>
        <w:div w:id="1249121174">
          <w:marLeft w:val="640"/>
          <w:marRight w:val="0"/>
          <w:marTop w:val="0"/>
          <w:marBottom w:val="0"/>
          <w:divBdr>
            <w:top w:val="none" w:sz="0" w:space="0" w:color="auto"/>
            <w:left w:val="none" w:sz="0" w:space="0" w:color="auto"/>
            <w:bottom w:val="none" w:sz="0" w:space="0" w:color="auto"/>
            <w:right w:val="none" w:sz="0" w:space="0" w:color="auto"/>
          </w:divBdr>
        </w:div>
        <w:div w:id="1858764114">
          <w:marLeft w:val="640"/>
          <w:marRight w:val="0"/>
          <w:marTop w:val="0"/>
          <w:marBottom w:val="0"/>
          <w:divBdr>
            <w:top w:val="none" w:sz="0" w:space="0" w:color="auto"/>
            <w:left w:val="none" w:sz="0" w:space="0" w:color="auto"/>
            <w:bottom w:val="none" w:sz="0" w:space="0" w:color="auto"/>
            <w:right w:val="none" w:sz="0" w:space="0" w:color="auto"/>
          </w:divBdr>
        </w:div>
        <w:div w:id="412893809">
          <w:marLeft w:val="640"/>
          <w:marRight w:val="0"/>
          <w:marTop w:val="0"/>
          <w:marBottom w:val="0"/>
          <w:divBdr>
            <w:top w:val="none" w:sz="0" w:space="0" w:color="auto"/>
            <w:left w:val="none" w:sz="0" w:space="0" w:color="auto"/>
            <w:bottom w:val="none" w:sz="0" w:space="0" w:color="auto"/>
            <w:right w:val="none" w:sz="0" w:space="0" w:color="auto"/>
          </w:divBdr>
        </w:div>
        <w:div w:id="91169113">
          <w:marLeft w:val="640"/>
          <w:marRight w:val="0"/>
          <w:marTop w:val="0"/>
          <w:marBottom w:val="0"/>
          <w:divBdr>
            <w:top w:val="none" w:sz="0" w:space="0" w:color="auto"/>
            <w:left w:val="none" w:sz="0" w:space="0" w:color="auto"/>
            <w:bottom w:val="none" w:sz="0" w:space="0" w:color="auto"/>
            <w:right w:val="none" w:sz="0" w:space="0" w:color="auto"/>
          </w:divBdr>
        </w:div>
        <w:div w:id="1121269874">
          <w:marLeft w:val="640"/>
          <w:marRight w:val="0"/>
          <w:marTop w:val="0"/>
          <w:marBottom w:val="0"/>
          <w:divBdr>
            <w:top w:val="none" w:sz="0" w:space="0" w:color="auto"/>
            <w:left w:val="none" w:sz="0" w:space="0" w:color="auto"/>
            <w:bottom w:val="none" w:sz="0" w:space="0" w:color="auto"/>
            <w:right w:val="none" w:sz="0" w:space="0" w:color="auto"/>
          </w:divBdr>
        </w:div>
        <w:div w:id="573854958">
          <w:marLeft w:val="640"/>
          <w:marRight w:val="0"/>
          <w:marTop w:val="0"/>
          <w:marBottom w:val="0"/>
          <w:divBdr>
            <w:top w:val="none" w:sz="0" w:space="0" w:color="auto"/>
            <w:left w:val="none" w:sz="0" w:space="0" w:color="auto"/>
            <w:bottom w:val="none" w:sz="0" w:space="0" w:color="auto"/>
            <w:right w:val="none" w:sz="0" w:space="0" w:color="auto"/>
          </w:divBdr>
        </w:div>
        <w:div w:id="1787574845">
          <w:marLeft w:val="640"/>
          <w:marRight w:val="0"/>
          <w:marTop w:val="0"/>
          <w:marBottom w:val="0"/>
          <w:divBdr>
            <w:top w:val="none" w:sz="0" w:space="0" w:color="auto"/>
            <w:left w:val="none" w:sz="0" w:space="0" w:color="auto"/>
            <w:bottom w:val="none" w:sz="0" w:space="0" w:color="auto"/>
            <w:right w:val="none" w:sz="0" w:space="0" w:color="auto"/>
          </w:divBdr>
        </w:div>
        <w:div w:id="877740627">
          <w:marLeft w:val="640"/>
          <w:marRight w:val="0"/>
          <w:marTop w:val="0"/>
          <w:marBottom w:val="0"/>
          <w:divBdr>
            <w:top w:val="none" w:sz="0" w:space="0" w:color="auto"/>
            <w:left w:val="none" w:sz="0" w:space="0" w:color="auto"/>
            <w:bottom w:val="none" w:sz="0" w:space="0" w:color="auto"/>
            <w:right w:val="none" w:sz="0" w:space="0" w:color="auto"/>
          </w:divBdr>
        </w:div>
        <w:div w:id="1081871374">
          <w:marLeft w:val="640"/>
          <w:marRight w:val="0"/>
          <w:marTop w:val="0"/>
          <w:marBottom w:val="0"/>
          <w:divBdr>
            <w:top w:val="none" w:sz="0" w:space="0" w:color="auto"/>
            <w:left w:val="none" w:sz="0" w:space="0" w:color="auto"/>
            <w:bottom w:val="none" w:sz="0" w:space="0" w:color="auto"/>
            <w:right w:val="none" w:sz="0" w:space="0" w:color="auto"/>
          </w:divBdr>
        </w:div>
        <w:div w:id="1300377730">
          <w:marLeft w:val="640"/>
          <w:marRight w:val="0"/>
          <w:marTop w:val="0"/>
          <w:marBottom w:val="0"/>
          <w:divBdr>
            <w:top w:val="none" w:sz="0" w:space="0" w:color="auto"/>
            <w:left w:val="none" w:sz="0" w:space="0" w:color="auto"/>
            <w:bottom w:val="none" w:sz="0" w:space="0" w:color="auto"/>
            <w:right w:val="none" w:sz="0" w:space="0" w:color="auto"/>
          </w:divBdr>
        </w:div>
        <w:div w:id="1428118098">
          <w:marLeft w:val="640"/>
          <w:marRight w:val="0"/>
          <w:marTop w:val="0"/>
          <w:marBottom w:val="0"/>
          <w:divBdr>
            <w:top w:val="none" w:sz="0" w:space="0" w:color="auto"/>
            <w:left w:val="none" w:sz="0" w:space="0" w:color="auto"/>
            <w:bottom w:val="none" w:sz="0" w:space="0" w:color="auto"/>
            <w:right w:val="none" w:sz="0" w:space="0" w:color="auto"/>
          </w:divBdr>
        </w:div>
        <w:div w:id="1824082993">
          <w:marLeft w:val="640"/>
          <w:marRight w:val="0"/>
          <w:marTop w:val="0"/>
          <w:marBottom w:val="0"/>
          <w:divBdr>
            <w:top w:val="none" w:sz="0" w:space="0" w:color="auto"/>
            <w:left w:val="none" w:sz="0" w:space="0" w:color="auto"/>
            <w:bottom w:val="none" w:sz="0" w:space="0" w:color="auto"/>
            <w:right w:val="none" w:sz="0" w:space="0" w:color="auto"/>
          </w:divBdr>
        </w:div>
        <w:div w:id="615135859">
          <w:marLeft w:val="640"/>
          <w:marRight w:val="0"/>
          <w:marTop w:val="0"/>
          <w:marBottom w:val="0"/>
          <w:divBdr>
            <w:top w:val="none" w:sz="0" w:space="0" w:color="auto"/>
            <w:left w:val="none" w:sz="0" w:space="0" w:color="auto"/>
            <w:bottom w:val="none" w:sz="0" w:space="0" w:color="auto"/>
            <w:right w:val="none" w:sz="0" w:space="0" w:color="auto"/>
          </w:divBdr>
        </w:div>
        <w:div w:id="937830394">
          <w:marLeft w:val="640"/>
          <w:marRight w:val="0"/>
          <w:marTop w:val="0"/>
          <w:marBottom w:val="0"/>
          <w:divBdr>
            <w:top w:val="none" w:sz="0" w:space="0" w:color="auto"/>
            <w:left w:val="none" w:sz="0" w:space="0" w:color="auto"/>
            <w:bottom w:val="none" w:sz="0" w:space="0" w:color="auto"/>
            <w:right w:val="none" w:sz="0" w:space="0" w:color="auto"/>
          </w:divBdr>
        </w:div>
        <w:div w:id="1381439731">
          <w:marLeft w:val="640"/>
          <w:marRight w:val="0"/>
          <w:marTop w:val="0"/>
          <w:marBottom w:val="0"/>
          <w:divBdr>
            <w:top w:val="none" w:sz="0" w:space="0" w:color="auto"/>
            <w:left w:val="none" w:sz="0" w:space="0" w:color="auto"/>
            <w:bottom w:val="none" w:sz="0" w:space="0" w:color="auto"/>
            <w:right w:val="none" w:sz="0" w:space="0" w:color="auto"/>
          </w:divBdr>
        </w:div>
        <w:div w:id="1827235881">
          <w:marLeft w:val="640"/>
          <w:marRight w:val="0"/>
          <w:marTop w:val="0"/>
          <w:marBottom w:val="0"/>
          <w:divBdr>
            <w:top w:val="none" w:sz="0" w:space="0" w:color="auto"/>
            <w:left w:val="none" w:sz="0" w:space="0" w:color="auto"/>
            <w:bottom w:val="none" w:sz="0" w:space="0" w:color="auto"/>
            <w:right w:val="none" w:sz="0" w:space="0" w:color="auto"/>
          </w:divBdr>
        </w:div>
        <w:div w:id="2096894979">
          <w:marLeft w:val="640"/>
          <w:marRight w:val="0"/>
          <w:marTop w:val="0"/>
          <w:marBottom w:val="0"/>
          <w:divBdr>
            <w:top w:val="none" w:sz="0" w:space="0" w:color="auto"/>
            <w:left w:val="none" w:sz="0" w:space="0" w:color="auto"/>
            <w:bottom w:val="none" w:sz="0" w:space="0" w:color="auto"/>
            <w:right w:val="none" w:sz="0" w:space="0" w:color="auto"/>
          </w:divBdr>
        </w:div>
      </w:divsChild>
    </w:div>
    <w:div w:id="1521698892">
      <w:bodyDiv w:val="1"/>
      <w:marLeft w:val="0"/>
      <w:marRight w:val="0"/>
      <w:marTop w:val="0"/>
      <w:marBottom w:val="0"/>
      <w:divBdr>
        <w:top w:val="none" w:sz="0" w:space="0" w:color="auto"/>
        <w:left w:val="none" w:sz="0" w:space="0" w:color="auto"/>
        <w:bottom w:val="none" w:sz="0" w:space="0" w:color="auto"/>
        <w:right w:val="none" w:sz="0" w:space="0" w:color="auto"/>
      </w:divBdr>
      <w:divsChild>
        <w:div w:id="782387119">
          <w:marLeft w:val="640"/>
          <w:marRight w:val="0"/>
          <w:marTop w:val="0"/>
          <w:marBottom w:val="0"/>
          <w:divBdr>
            <w:top w:val="none" w:sz="0" w:space="0" w:color="auto"/>
            <w:left w:val="none" w:sz="0" w:space="0" w:color="auto"/>
            <w:bottom w:val="none" w:sz="0" w:space="0" w:color="auto"/>
            <w:right w:val="none" w:sz="0" w:space="0" w:color="auto"/>
          </w:divBdr>
        </w:div>
        <w:div w:id="1904632579">
          <w:marLeft w:val="640"/>
          <w:marRight w:val="0"/>
          <w:marTop w:val="0"/>
          <w:marBottom w:val="0"/>
          <w:divBdr>
            <w:top w:val="none" w:sz="0" w:space="0" w:color="auto"/>
            <w:left w:val="none" w:sz="0" w:space="0" w:color="auto"/>
            <w:bottom w:val="none" w:sz="0" w:space="0" w:color="auto"/>
            <w:right w:val="none" w:sz="0" w:space="0" w:color="auto"/>
          </w:divBdr>
        </w:div>
        <w:div w:id="285741107">
          <w:marLeft w:val="640"/>
          <w:marRight w:val="0"/>
          <w:marTop w:val="0"/>
          <w:marBottom w:val="0"/>
          <w:divBdr>
            <w:top w:val="none" w:sz="0" w:space="0" w:color="auto"/>
            <w:left w:val="none" w:sz="0" w:space="0" w:color="auto"/>
            <w:bottom w:val="none" w:sz="0" w:space="0" w:color="auto"/>
            <w:right w:val="none" w:sz="0" w:space="0" w:color="auto"/>
          </w:divBdr>
        </w:div>
        <w:div w:id="979650513">
          <w:marLeft w:val="640"/>
          <w:marRight w:val="0"/>
          <w:marTop w:val="0"/>
          <w:marBottom w:val="0"/>
          <w:divBdr>
            <w:top w:val="none" w:sz="0" w:space="0" w:color="auto"/>
            <w:left w:val="none" w:sz="0" w:space="0" w:color="auto"/>
            <w:bottom w:val="none" w:sz="0" w:space="0" w:color="auto"/>
            <w:right w:val="none" w:sz="0" w:space="0" w:color="auto"/>
          </w:divBdr>
        </w:div>
        <w:div w:id="799227440">
          <w:marLeft w:val="640"/>
          <w:marRight w:val="0"/>
          <w:marTop w:val="0"/>
          <w:marBottom w:val="0"/>
          <w:divBdr>
            <w:top w:val="none" w:sz="0" w:space="0" w:color="auto"/>
            <w:left w:val="none" w:sz="0" w:space="0" w:color="auto"/>
            <w:bottom w:val="none" w:sz="0" w:space="0" w:color="auto"/>
            <w:right w:val="none" w:sz="0" w:space="0" w:color="auto"/>
          </w:divBdr>
        </w:div>
        <w:div w:id="449252762">
          <w:marLeft w:val="640"/>
          <w:marRight w:val="0"/>
          <w:marTop w:val="0"/>
          <w:marBottom w:val="0"/>
          <w:divBdr>
            <w:top w:val="none" w:sz="0" w:space="0" w:color="auto"/>
            <w:left w:val="none" w:sz="0" w:space="0" w:color="auto"/>
            <w:bottom w:val="none" w:sz="0" w:space="0" w:color="auto"/>
            <w:right w:val="none" w:sz="0" w:space="0" w:color="auto"/>
          </w:divBdr>
        </w:div>
        <w:div w:id="1040202864">
          <w:marLeft w:val="640"/>
          <w:marRight w:val="0"/>
          <w:marTop w:val="0"/>
          <w:marBottom w:val="0"/>
          <w:divBdr>
            <w:top w:val="none" w:sz="0" w:space="0" w:color="auto"/>
            <w:left w:val="none" w:sz="0" w:space="0" w:color="auto"/>
            <w:bottom w:val="none" w:sz="0" w:space="0" w:color="auto"/>
            <w:right w:val="none" w:sz="0" w:space="0" w:color="auto"/>
          </w:divBdr>
        </w:div>
        <w:div w:id="1032653786">
          <w:marLeft w:val="640"/>
          <w:marRight w:val="0"/>
          <w:marTop w:val="0"/>
          <w:marBottom w:val="0"/>
          <w:divBdr>
            <w:top w:val="none" w:sz="0" w:space="0" w:color="auto"/>
            <w:left w:val="none" w:sz="0" w:space="0" w:color="auto"/>
            <w:bottom w:val="none" w:sz="0" w:space="0" w:color="auto"/>
            <w:right w:val="none" w:sz="0" w:space="0" w:color="auto"/>
          </w:divBdr>
        </w:div>
        <w:div w:id="405688378">
          <w:marLeft w:val="640"/>
          <w:marRight w:val="0"/>
          <w:marTop w:val="0"/>
          <w:marBottom w:val="0"/>
          <w:divBdr>
            <w:top w:val="none" w:sz="0" w:space="0" w:color="auto"/>
            <w:left w:val="none" w:sz="0" w:space="0" w:color="auto"/>
            <w:bottom w:val="none" w:sz="0" w:space="0" w:color="auto"/>
            <w:right w:val="none" w:sz="0" w:space="0" w:color="auto"/>
          </w:divBdr>
        </w:div>
        <w:div w:id="98113130">
          <w:marLeft w:val="640"/>
          <w:marRight w:val="0"/>
          <w:marTop w:val="0"/>
          <w:marBottom w:val="0"/>
          <w:divBdr>
            <w:top w:val="none" w:sz="0" w:space="0" w:color="auto"/>
            <w:left w:val="none" w:sz="0" w:space="0" w:color="auto"/>
            <w:bottom w:val="none" w:sz="0" w:space="0" w:color="auto"/>
            <w:right w:val="none" w:sz="0" w:space="0" w:color="auto"/>
          </w:divBdr>
        </w:div>
        <w:div w:id="549610019">
          <w:marLeft w:val="640"/>
          <w:marRight w:val="0"/>
          <w:marTop w:val="0"/>
          <w:marBottom w:val="0"/>
          <w:divBdr>
            <w:top w:val="none" w:sz="0" w:space="0" w:color="auto"/>
            <w:left w:val="none" w:sz="0" w:space="0" w:color="auto"/>
            <w:bottom w:val="none" w:sz="0" w:space="0" w:color="auto"/>
            <w:right w:val="none" w:sz="0" w:space="0" w:color="auto"/>
          </w:divBdr>
        </w:div>
        <w:div w:id="502090198">
          <w:marLeft w:val="640"/>
          <w:marRight w:val="0"/>
          <w:marTop w:val="0"/>
          <w:marBottom w:val="0"/>
          <w:divBdr>
            <w:top w:val="none" w:sz="0" w:space="0" w:color="auto"/>
            <w:left w:val="none" w:sz="0" w:space="0" w:color="auto"/>
            <w:bottom w:val="none" w:sz="0" w:space="0" w:color="auto"/>
            <w:right w:val="none" w:sz="0" w:space="0" w:color="auto"/>
          </w:divBdr>
        </w:div>
        <w:div w:id="750851250">
          <w:marLeft w:val="640"/>
          <w:marRight w:val="0"/>
          <w:marTop w:val="0"/>
          <w:marBottom w:val="0"/>
          <w:divBdr>
            <w:top w:val="none" w:sz="0" w:space="0" w:color="auto"/>
            <w:left w:val="none" w:sz="0" w:space="0" w:color="auto"/>
            <w:bottom w:val="none" w:sz="0" w:space="0" w:color="auto"/>
            <w:right w:val="none" w:sz="0" w:space="0" w:color="auto"/>
          </w:divBdr>
        </w:div>
        <w:div w:id="1394232138">
          <w:marLeft w:val="640"/>
          <w:marRight w:val="0"/>
          <w:marTop w:val="0"/>
          <w:marBottom w:val="0"/>
          <w:divBdr>
            <w:top w:val="none" w:sz="0" w:space="0" w:color="auto"/>
            <w:left w:val="none" w:sz="0" w:space="0" w:color="auto"/>
            <w:bottom w:val="none" w:sz="0" w:space="0" w:color="auto"/>
            <w:right w:val="none" w:sz="0" w:space="0" w:color="auto"/>
          </w:divBdr>
        </w:div>
        <w:div w:id="1618221581">
          <w:marLeft w:val="640"/>
          <w:marRight w:val="0"/>
          <w:marTop w:val="0"/>
          <w:marBottom w:val="0"/>
          <w:divBdr>
            <w:top w:val="none" w:sz="0" w:space="0" w:color="auto"/>
            <w:left w:val="none" w:sz="0" w:space="0" w:color="auto"/>
            <w:bottom w:val="none" w:sz="0" w:space="0" w:color="auto"/>
            <w:right w:val="none" w:sz="0" w:space="0" w:color="auto"/>
          </w:divBdr>
        </w:div>
        <w:div w:id="1082602352">
          <w:marLeft w:val="640"/>
          <w:marRight w:val="0"/>
          <w:marTop w:val="0"/>
          <w:marBottom w:val="0"/>
          <w:divBdr>
            <w:top w:val="none" w:sz="0" w:space="0" w:color="auto"/>
            <w:left w:val="none" w:sz="0" w:space="0" w:color="auto"/>
            <w:bottom w:val="none" w:sz="0" w:space="0" w:color="auto"/>
            <w:right w:val="none" w:sz="0" w:space="0" w:color="auto"/>
          </w:divBdr>
        </w:div>
        <w:div w:id="538906159">
          <w:marLeft w:val="640"/>
          <w:marRight w:val="0"/>
          <w:marTop w:val="0"/>
          <w:marBottom w:val="0"/>
          <w:divBdr>
            <w:top w:val="none" w:sz="0" w:space="0" w:color="auto"/>
            <w:left w:val="none" w:sz="0" w:space="0" w:color="auto"/>
            <w:bottom w:val="none" w:sz="0" w:space="0" w:color="auto"/>
            <w:right w:val="none" w:sz="0" w:space="0" w:color="auto"/>
          </w:divBdr>
        </w:div>
        <w:div w:id="795417699">
          <w:marLeft w:val="640"/>
          <w:marRight w:val="0"/>
          <w:marTop w:val="0"/>
          <w:marBottom w:val="0"/>
          <w:divBdr>
            <w:top w:val="none" w:sz="0" w:space="0" w:color="auto"/>
            <w:left w:val="none" w:sz="0" w:space="0" w:color="auto"/>
            <w:bottom w:val="none" w:sz="0" w:space="0" w:color="auto"/>
            <w:right w:val="none" w:sz="0" w:space="0" w:color="auto"/>
          </w:divBdr>
        </w:div>
        <w:div w:id="145174238">
          <w:marLeft w:val="640"/>
          <w:marRight w:val="0"/>
          <w:marTop w:val="0"/>
          <w:marBottom w:val="0"/>
          <w:divBdr>
            <w:top w:val="none" w:sz="0" w:space="0" w:color="auto"/>
            <w:left w:val="none" w:sz="0" w:space="0" w:color="auto"/>
            <w:bottom w:val="none" w:sz="0" w:space="0" w:color="auto"/>
            <w:right w:val="none" w:sz="0" w:space="0" w:color="auto"/>
          </w:divBdr>
        </w:div>
        <w:div w:id="1369337915">
          <w:marLeft w:val="640"/>
          <w:marRight w:val="0"/>
          <w:marTop w:val="0"/>
          <w:marBottom w:val="0"/>
          <w:divBdr>
            <w:top w:val="none" w:sz="0" w:space="0" w:color="auto"/>
            <w:left w:val="none" w:sz="0" w:space="0" w:color="auto"/>
            <w:bottom w:val="none" w:sz="0" w:space="0" w:color="auto"/>
            <w:right w:val="none" w:sz="0" w:space="0" w:color="auto"/>
          </w:divBdr>
        </w:div>
        <w:div w:id="1641182353">
          <w:marLeft w:val="640"/>
          <w:marRight w:val="0"/>
          <w:marTop w:val="0"/>
          <w:marBottom w:val="0"/>
          <w:divBdr>
            <w:top w:val="none" w:sz="0" w:space="0" w:color="auto"/>
            <w:left w:val="none" w:sz="0" w:space="0" w:color="auto"/>
            <w:bottom w:val="none" w:sz="0" w:space="0" w:color="auto"/>
            <w:right w:val="none" w:sz="0" w:space="0" w:color="auto"/>
          </w:divBdr>
        </w:div>
        <w:div w:id="1200818959">
          <w:marLeft w:val="640"/>
          <w:marRight w:val="0"/>
          <w:marTop w:val="0"/>
          <w:marBottom w:val="0"/>
          <w:divBdr>
            <w:top w:val="none" w:sz="0" w:space="0" w:color="auto"/>
            <w:left w:val="none" w:sz="0" w:space="0" w:color="auto"/>
            <w:bottom w:val="none" w:sz="0" w:space="0" w:color="auto"/>
            <w:right w:val="none" w:sz="0" w:space="0" w:color="auto"/>
          </w:divBdr>
        </w:div>
        <w:div w:id="592203763">
          <w:marLeft w:val="640"/>
          <w:marRight w:val="0"/>
          <w:marTop w:val="0"/>
          <w:marBottom w:val="0"/>
          <w:divBdr>
            <w:top w:val="none" w:sz="0" w:space="0" w:color="auto"/>
            <w:left w:val="none" w:sz="0" w:space="0" w:color="auto"/>
            <w:bottom w:val="none" w:sz="0" w:space="0" w:color="auto"/>
            <w:right w:val="none" w:sz="0" w:space="0" w:color="auto"/>
          </w:divBdr>
        </w:div>
        <w:div w:id="724644947">
          <w:marLeft w:val="640"/>
          <w:marRight w:val="0"/>
          <w:marTop w:val="0"/>
          <w:marBottom w:val="0"/>
          <w:divBdr>
            <w:top w:val="none" w:sz="0" w:space="0" w:color="auto"/>
            <w:left w:val="none" w:sz="0" w:space="0" w:color="auto"/>
            <w:bottom w:val="none" w:sz="0" w:space="0" w:color="auto"/>
            <w:right w:val="none" w:sz="0" w:space="0" w:color="auto"/>
          </w:divBdr>
        </w:div>
        <w:div w:id="1030378827">
          <w:marLeft w:val="640"/>
          <w:marRight w:val="0"/>
          <w:marTop w:val="0"/>
          <w:marBottom w:val="0"/>
          <w:divBdr>
            <w:top w:val="none" w:sz="0" w:space="0" w:color="auto"/>
            <w:left w:val="none" w:sz="0" w:space="0" w:color="auto"/>
            <w:bottom w:val="none" w:sz="0" w:space="0" w:color="auto"/>
            <w:right w:val="none" w:sz="0" w:space="0" w:color="auto"/>
          </w:divBdr>
        </w:div>
        <w:div w:id="163128509">
          <w:marLeft w:val="640"/>
          <w:marRight w:val="0"/>
          <w:marTop w:val="0"/>
          <w:marBottom w:val="0"/>
          <w:divBdr>
            <w:top w:val="none" w:sz="0" w:space="0" w:color="auto"/>
            <w:left w:val="none" w:sz="0" w:space="0" w:color="auto"/>
            <w:bottom w:val="none" w:sz="0" w:space="0" w:color="auto"/>
            <w:right w:val="none" w:sz="0" w:space="0" w:color="auto"/>
          </w:divBdr>
        </w:div>
        <w:div w:id="666905171">
          <w:marLeft w:val="640"/>
          <w:marRight w:val="0"/>
          <w:marTop w:val="0"/>
          <w:marBottom w:val="0"/>
          <w:divBdr>
            <w:top w:val="none" w:sz="0" w:space="0" w:color="auto"/>
            <w:left w:val="none" w:sz="0" w:space="0" w:color="auto"/>
            <w:bottom w:val="none" w:sz="0" w:space="0" w:color="auto"/>
            <w:right w:val="none" w:sz="0" w:space="0" w:color="auto"/>
          </w:divBdr>
        </w:div>
        <w:div w:id="1730879137">
          <w:marLeft w:val="640"/>
          <w:marRight w:val="0"/>
          <w:marTop w:val="0"/>
          <w:marBottom w:val="0"/>
          <w:divBdr>
            <w:top w:val="none" w:sz="0" w:space="0" w:color="auto"/>
            <w:left w:val="none" w:sz="0" w:space="0" w:color="auto"/>
            <w:bottom w:val="none" w:sz="0" w:space="0" w:color="auto"/>
            <w:right w:val="none" w:sz="0" w:space="0" w:color="auto"/>
          </w:divBdr>
        </w:div>
        <w:div w:id="679508082">
          <w:marLeft w:val="640"/>
          <w:marRight w:val="0"/>
          <w:marTop w:val="0"/>
          <w:marBottom w:val="0"/>
          <w:divBdr>
            <w:top w:val="none" w:sz="0" w:space="0" w:color="auto"/>
            <w:left w:val="none" w:sz="0" w:space="0" w:color="auto"/>
            <w:bottom w:val="none" w:sz="0" w:space="0" w:color="auto"/>
            <w:right w:val="none" w:sz="0" w:space="0" w:color="auto"/>
          </w:divBdr>
        </w:div>
        <w:div w:id="303198583">
          <w:marLeft w:val="640"/>
          <w:marRight w:val="0"/>
          <w:marTop w:val="0"/>
          <w:marBottom w:val="0"/>
          <w:divBdr>
            <w:top w:val="none" w:sz="0" w:space="0" w:color="auto"/>
            <w:left w:val="none" w:sz="0" w:space="0" w:color="auto"/>
            <w:bottom w:val="none" w:sz="0" w:space="0" w:color="auto"/>
            <w:right w:val="none" w:sz="0" w:space="0" w:color="auto"/>
          </w:divBdr>
        </w:div>
        <w:div w:id="298265172">
          <w:marLeft w:val="640"/>
          <w:marRight w:val="0"/>
          <w:marTop w:val="0"/>
          <w:marBottom w:val="0"/>
          <w:divBdr>
            <w:top w:val="none" w:sz="0" w:space="0" w:color="auto"/>
            <w:left w:val="none" w:sz="0" w:space="0" w:color="auto"/>
            <w:bottom w:val="none" w:sz="0" w:space="0" w:color="auto"/>
            <w:right w:val="none" w:sz="0" w:space="0" w:color="auto"/>
          </w:divBdr>
        </w:div>
        <w:div w:id="1224213404">
          <w:marLeft w:val="640"/>
          <w:marRight w:val="0"/>
          <w:marTop w:val="0"/>
          <w:marBottom w:val="0"/>
          <w:divBdr>
            <w:top w:val="none" w:sz="0" w:space="0" w:color="auto"/>
            <w:left w:val="none" w:sz="0" w:space="0" w:color="auto"/>
            <w:bottom w:val="none" w:sz="0" w:space="0" w:color="auto"/>
            <w:right w:val="none" w:sz="0" w:space="0" w:color="auto"/>
          </w:divBdr>
        </w:div>
        <w:div w:id="754671316">
          <w:marLeft w:val="640"/>
          <w:marRight w:val="0"/>
          <w:marTop w:val="0"/>
          <w:marBottom w:val="0"/>
          <w:divBdr>
            <w:top w:val="none" w:sz="0" w:space="0" w:color="auto"/>
            <w:left w:val="none" w:sz="0" w:space="0" w:color="auto"/>
            <w:bottom w:val="none" w:sz="0" w:space="0" w:color="auto"/>
            <w:right w:val="none" w:sz="0" w:space="0" w:color="auto"/>
          </w:divBdr>
        </w:div>
        <w:div w:id="1582639871">
          <w:marLeft w:val="640"/>
          <w:marRight w:val="0"/>
          <w:marTop w:val="0"/>
          <w:marBottom w:val="0"/>
          <w:divBdr>
            <w:top w:val="none" w:sz="0" w:space="0" w:color="auto"/>
            <w:left w:val="none" w:sz="0" w:space="0" w:color="auto"/>
            <w:bottom w:val="none" w:sz="0" w:space="0" w:color="auto"/>
            <w:right w:val="none" w:sz="0" w:space="0" w:color="auto"/>
          </w:divBdr>
        </w:div>
        <w:div w:id="1488738974">
          <w:marLeft w:val="640"/>
          <w:marRight w:val="0"/>
          <w:marTop w:val="0"/>
          <w:marBottom w:val="0"/>
          <w:divBdr>
            <w:top w:val="none" w:sz="0" w:space="0" w:color="auto"/>
            <w:left w:val="none" w:sz="0" w:space="0" w:color="auto"/>
            <w:bottom w:val="none" w:sz="0" w:space="0" w:color="auto"/>
            <w:right w:val="none" w:sz="0" w:space="0" w:color="auto"/>
          </w:divBdr>
        </w:div>
        <w:div w:id="47920171">
          <w:marLeft w:val="640"/>
          <w:marRight w:val="0"/>
          <w:marTop w:val="0"/>
          <w:marBottom w:val="0"/>
          <w:divBdr>
            <w:top w:val="none" w:sz="0" w:space="0" w:color="auto"/>
            <w:left w:val="none" w:sz="0" w:space="0" w:color="auto"/>
            <w:bottom w:val="none" w:sz="0" w:space="0" w:color="auto"/>
            <w:right w:val="none" w:sz="0" w:space="0" w:color="auto"/>
          </w:divBdr>
        </w:div>
        <w:div w:id="2115595109">
          <w:marLeft w:val="640"/>
          <w:marRight w:val="0"/>
          <w:marTop w:val="0"/>
          <w:marBottom w:val="0"/>
          <w:divBdr>
            <w:top w:val="none" w:sz="0" w:space="0" w:color="auto"/>
            <w:left w:val="none" w:sz="0" w:space="0" w:color="auto"/>
            <w:bottom w:val="none" w:sz="0" w:space="0" w:color="auto"/>
            <w:right w:val="none" w:sz="0" w:space="0" w:color="auto"/>
          </w:divBdr>
        </w:div>
        <w:div w:id="1230968079">
          <w:marLeft w:val="640"/>
          <w:marRight w:val="0"/>
          <w:marTop w:val="0"/>
          <w:marBottom w:val="0"/>
          <w:divBdr>
            <w:top w:val="none" w:sz="0" w:space="0" w:color="auto"/>
            <w:left w:val="none" w:sz="0" w:space="0" w:color="auto"/>
            <w:bottom w:val="none" w:sz="0" w:space="0" w:color="auto"/>
            <w:right w:val="none" w:sz="0" w:space="0" w:color="auto"/>
          </w:divBdr>
        </w:div>
        <w:div w:id="1348797737">
          <w:marLeft w:val="640"/>
          <w:marRight w:val="0"/>
          <w:marTop w:val="0"/>
          <w:marBottom w:val="0"/>
          <w:divBdr>
            <w:top w:val="none" w:sz="0" w:space="0" w:color="auto"/>
            <w:left w:val="none" w:sz="0" w:space="0" w:color="auto"/>
            <w:bottom w:val="none" w:sz="0" w:space="0" w:color="auto"/>
            <w:right w:val="none" w:sz="0" w:space="0" w:color="auto"/>
          </w:divBdr>
        </w:div>
        <w:div w:id="1560703292">
          <w:marLeft w:val="640"/>
          <w:marRight w:val="0"/>
          <w:marTop w:val="0"/>
          <w:marBottom w:val="0"/>
          <w:divBdr>
            <w:top w:val="none" w:sz="0" w:space="0" w:color="auto"/>
            <w:left w:val="none" w:sz="0" w:space="0" w:color="auto"/>
            <w:bottom w:val="none" w:sz="0" w:space="0" w:color="auto"/>
            <w:right w:val="none" w:sz="0" w:space="0" w:color="auto"/>
          </w:divBdr>
        </w:div>
        <w:div w:id="2038313046">
          <w:marLeft w:val="640"/>
          <w:marRight w:val="0"/>
          <w:marTop w:val="0"/>
          <w:marBottom w:val="0"/>
          <w:divBdr>
            <w:top w:val="none" w:sz="0" w:space="0" w:color="auto"/>
            <w:left w:val="none" w:sz="0" w:space="0" w:color="auto"/>
            <w:bottom w:val="none" w:sz="0" w:space="0" w:color="auto"/>
            <w:right w:val="none" w:sz="0" w:space="0" w:color="auto"/>
          </w:divBdr>
        </w:div>
        <w:div w:id="1492912824">
          <w:marLeft w:val="640"/>
          <w:marRight w:val="0"/>
          <w:marTop w:val="0"/>
          <w:marBottom w:val="0"/>
          <w:divBdr>
            <w:top w:val="none" w:sz="0" w:space="0" w:color="auto"/>
            <w:left w:val="none" w:sz="0" w:space="0" w:color="auto"/>
            <w:bottom w:val="none" w:sz="0" w:space="0" w:color="auto"/>
            <w:right w:val="none" w:sz="0" w:space="0" w:color="auto"/>
          </w:divBdr>
        </w:div>
        <w:div w:id="2085907891">
          <w:marLeft w:val="640"/>
          <w:marRight w:val="0"/>
          <w:marTop w:val="0"/>
          <w:marBottom w:val="0"/>
          <w:divBdr>
            <w:top w:val="none" w:sz="0" w:space="0" w:color="auto"/>
            <w:left w:val="none" w:sz="0" w:space="0" w:color="auto"/>
            <w:bottom w:val="none" w:sz="0" w:space="0" w:color="auto"/>
            <w:right w:val="none" w:sz="0" w:space="0" w:color="auto"/>
          </w:divBdr>
        </w:div>
      </w:divsChild>
    </w:div>
    <w:div w:id="1526285048">
      <w:bodyDiv w:val="1"/>
      <w:marLeft w:val="0"/>
      <w:marRight w:val="0"/>
      <w:marTop w:val="0"/>
      <w:marBottom w:val="0"/>
      <w:divBdr>
        <w:top w:val="none" w:sz="0" w:space="0" w:color="auto"/>
        <w:left w:val="none" w:sz="0" w:space="0" w:color="auto"/>
        <w:bottom w:val="none" w:sz="0" w:space="0" w:color="auto"/>
        <w:right w:val="none" w:sz="0" w:space="0" w:color="auto"/>
      </w:divBdr>
    </w:div>
    <w:div w:id="1556576364">
      <w:bodyDiv w:val="1"/>
      <w:marLeft w:val="0"/>
      <w:marRight w:val="0"/>
      <w:marTop w:val="0"/>
      <w:marBottom w:val="0"/>
      <w:divBdr>
        <w:top w:val="none" w:sz="0" w:space="0" w:color="auto"/>
        <w:left w:val="none" w:sz="0" w:space="0" w:color="auto"/>
        <w:bottom w:val="none" w:sz="0" w:space="0" w:color="auto"/>
        <w:right w:val="none" w:sz="0" w:space="0" w:color="auto"/>
      </w:divBdr>
      <w:divsChild>
        <w:div w:id="1826315055">
          <w:marLeft w:val="640"/>
          <w:marRight w:val="0"/>
          <w:marTop w:val="0"/>
          <w:marBottom w:val="0"/>
          <w:divBdr>
            <w:top w:val="none" w:sz="0" w:space="0" w:color="auto"/>
            <w:left w:val="none" w:sz="0" w:space="0" w:color="auto"/>
            <w:bottom w:val="none" w:sz="0" w:space="0" w:color="auto"/>
            <w:right w:val="none" w:sz="0" w:space="0" w:color="auto"/>
          </w:divBdr>
        </w:div>
        <w:div w:id="414321719">
          <w:marLeft w:val="640"/>
          <w:marRight w:val="0"/>
          <w:marTop w:val="0"/>
          <w:marBottom w:val="0"/>
          <w:divBdr>
            <w:top w:val="none" w:sz="0" w:space="0" w:color="auto"/>
            <w:left w:val="none" w:sz="0" w:space="0" w:color="auto"/>
            <w:bottom w:val="none" w:sz="0" w:space="0" w:color="auto"/>
            <w:right w:val="none" w:sz="0" w:space="0" w:color="auto"/>
          </w:divBdr>
        </w:div>
        <w:div w:id="1859466147">
          <w:marLeft w:val="640"/>
          <w:marRight w:val="0"/>
          <w:marTop w:val="0"/>
          <w:marBottom w:val="0"/>
          <w:divBdr>
            <w:top w:val="none" w:sz="0" w:space="0" w:color="auto"/>
            <w:left w:val="none" w:sz="0" w:space="0" w:color="auto"/>
            <w:bottom w:val="none" w:sz="0" w:space="0" w:color="auto"/>
            <w:right w:val="none" w:sz="0" w:space="0" w:color="auto"/>
          </w:divBdr>
        </w:div>
        <w:div w:id="1286502526">
          <w:marLeft w:val="640"/>
          <w:marRight w:val="0"/>
          <w:marTop w:val="0"/>
          <w:marBottom w:val="0"/>
          <w:divBdr>
            <w:top w:val="none" w:sz="0" w:space="0" w:color="auto"/>
            <w:left w:val="none" w:sz="0" w:space="0" w:color="auto"/>
            <w:bottom w:val="none" w:sz="0" w:space="0" w:color="auto"/>
            <w:right w:val="none" w:sz="0" w:space="0" w:color="auto"/>
          </w:divBdr>
        </w:div>
        <w:div w:id="654795988">
          <w:marLeft w:val="640"/>
          <w:marRight w:val="0"/>
          <w:marTop w:val="0"/>
          <w:marBottom w:val="0"/>
          <w:divBdr>
            <w:top w:val="none" w:sz="0" w:space="0" w:color="auto"/>
            <w:left w:val="none" w:sz="0" w:space="0" w:color="auto"/>
            <w:bottom w:val="none" w:sz="0" w:space="0" w:color="auto"/>
            <w:right w:val="none" w:sz="0" w:space="0" w:color="auto"/>
          </w:divBdr>
        </w:div>
        <w:div w:id="1412896437">
          <w:marLeft w:val="640"/>
          <w:marRight w:val="0"/>
          <w:marTop w:val="0"/>
          <w:marBottom w:val="0"/>
          <w:divBdr>
            <w:top w:val="none" w:sz="0" w:space="0" w:color="auto"/>
            <w:left w:val="none" w:sz="0" w:space="0" w:color="auto"/>
            <w:bottom w:val="none" w:sz="0" w:space="0" w:color="auto"/>
            <w:right w:val="none" w:sz="0" w:space="0" w:color="auto"/>
          </w:divBdr>
        </w:div>
        <w:div w:id="478379861">
          <w:marLeft w:val="640"/>
          <w:marRight w:val="0"/>
          <w:marTop w:val="0"/>
          <w:marBottom w:val="0"/>
          <w:divBdr>
            <w:top w:val="none" w:sz="0" w:space="0" w:color="auto"/>
            <w:left w:val="none" w:sz="0" w:space="0" w:color="auto"/>
            <w:bottom w:val="none" w:sz="0" w:space="0" w:color="auto"/>
            <w:right w:val="none" w:sz="0" w:space="0" w:color="auto"/>
          </w:divBdr>
        </w:div>
        <w:div w:id="45838017">
          <w:marLeft w:val="640"/>
          <w:marRight w:val="0"/>
          <w:marTop w:val="0"/>
          <w:marBottom w:val="0"/>
          <w:divBdr>
            <w:top w:val="none" w:sz="0" w:space="0" w:color="auto"/>
            <w:left w:val="none" w:sz="0" w:space="0" w:color="auto"/>
            <w:bottom w:val="none" w:sz="0" w:space="0" w:color="auto"/>
            <w:right w:val="none" w:sz="0" w:space="0" w:color="auto"/>
          </w:divBdr>
        </w:div>
        <w:div w:id="1333146183">
          <w:marLeft w:val="640"/>
          <w:marRight w:val="0"/>
          <w:marTop w:val="0"/>
          <w:marBottom w:val="0"/>
          <w:divBdr>
            <w:top w:val="none" w:sz="0" w:space="0" w:color="auto"/>
            <w:left w:val="none" w:sz="0" w:space="0" w:color="auto"/>
            <w:bottom w:val="none" w:sz="0" w:space="0" w:color="auto"/>
            <w:right w:val="none" w:sz="0" w:space="0" w:color="auto"/>
          </w:divBdr>
        </w:div>
        <w:div w:id="1685401135">
          <w:marLeft w:val="640"/>
          <w:marRight w:val="0"/>
          <w:marTop w:val="0"/>
          <w:marBottom w:val="0"/>
          <w:divBdr>
            <w:top w:val="none" w:sz="0" w:space="0" w:color="auto"/>
            <w:left w:val="none" w:sz="0" w:space="0" w:color="auto"/>
            <w:bottom w:val="none" w:sz="0" w:space="0" w:color="auto"/>
            <w:right w:val="none" w:sz="0" w:space="0" w:color="auto"/>
          </w:divBdr>
        </w:div>
        <w:div w:id="206794125">
          <w:marLeft w:val="640"/>
          <w:marRight w:val="0"/>
          <w:marTop w:val="0"/>
          <w:marBottom w:val="0"/>
          <w:divBdr>
            <w:top w:val="none" w:sz="0" w:space="0" w:color="auto"/>
            <w:left w:val="none" w:sz="0" w:space="0" w:color="auto"/>
            <w:bottom w:val="none" w:sz="0" w:space="0" w:color="auto"/>
            <w:right w:val="none" w:sz="0" w:space="0" w:color="auto"/>
          </w:divBdr>
        </w:div>
        <w:div w:id="2088574012">
          <w:marLeft w:val="640"/>
          <w:marRight w:val="0"/>
          <w:marTop w:val="0"/>
          <w:marBottom w:val="0"/>
          <w:divBdr>
            <w:top w:val="none" w:sz="0" w:space="0" w:color="auto"/>
            <w:left w:val="none" w:sz="0" w:space="0" w:color="auto"/>
            <w:bottom w:val="none" w:sz="0" w:space="0" w:color="auto"/>
            <w:right w:val="none" w:sz="0" w:space="0" w:color="auto"/>
          </w:divBdr>
        </w:div>
        <w:div w:id="667558478">
          <w:marLeft w:val="640"/>
          <w:marRight w:val="0"/>
          <w:marTop w:val="0"/>
          <w:marBottom w:val="0"/>
          <w:divBdr>
            <w:top w:val="none" w:sz="0" w:space="0" w:color="auto"/>
            <w:left w:val="none" w:sz="0" w:space="0" w:color="auto"/>
            <w:bottom w:val="none" w:sz="0" w:space="0" w:color="auto"/>
            <w:right w:val="none" w:sz="0" w:space="0" w:color="auto"/>
          </w:divBdr>
        </w:div>
        <w:div w:id="1891963457">
          <w:marLeft w:val="640"/>
          <w:marRight w:val="0"/>
          <w:marTop w:val="0"/>
          <w:marBottom w:val="0"/>
          <w:divBdr>
            <w:top w:val="none" w:sz="0" w:space="0" w:color="auto"/>
            <w:left w:val="none" w:sz="0" w:space="0" w:color="auto"/>
            <w:bottom w:val="none" w:sz="0" w:space="0" w:color="auto"/>
            <w:right w:val="none" w:sz="0" w:space="0" w:color="auto"/>
          </w:divBdr>
        </w:div>
        <w:div w:id="1572891605">
          <w:marLeft w:val="640"/>
          <w:marRight w:val="0"/>
          <w:marTop w:val="0"/>
          <w:marBottom w:val="0"/>
          <w:divBdr>
            <w:top w:val="none" w:sz="0" w:space="0" w:color="auto"/>
            <w:left w:val="none" w:sz="0" w:space="0" w:color="auto"/>
            <w:bottom w:val="none" w:sz="0" w:space="0" w:color="auto"/>
            <w:right w:val="none" w:sz="0" w:space="0" w:color="auto"/>
          </w:divBdr>
        </w:div>
        <w:div w:id="1866628077">
          <w:marLeft w:val="640"/>
          <w:marRight w:val="0"/>
          <w:marTop w:val="0"/>
          <w:marBottom w:val="0"/>
          <w:divBdr>
            <w:top w:val="none" w:sz="0" w:space="0" w:color="auto"/>
            <w:left w:val="none" w:sz="0" w:space="0" w:color="auto"/>
            <w:bottom w:val="none" w:sz="0" w:space="0" w:color="auto"/>
            <w:right w:val="none" w:sz="0" w:space="0" w:color="auto"/>
          </w:divBdr>
        </w:div>
        <w:div w:id="1865514469">
          <w:marLeft w:val="640"/>
          <w:marRight w:val="0"/>
          <w:marTop w:val="0"/>
          <w:marBottom w:val="0"/>
          <w:divBdr>
            <w:top w:val="none" w:sz="0" w:space="0" w:color="auto"/>
            <w:left w:val="none" w:sz="0" w:space="0" w:color="auto"/>
            <w:bottom w:val="none" w:sz="0" w:space="0" w:color="auto"/>
            <w:right w:val="none" w:sz="0" w:space="0" w:color="auto"/>
          </w:divBdr>
        </w:div>
        <w:div w:id="441611635">
          <w:marLeft w:val="640"/>
          <w:marRight w:val="0"/>
          <w:marTop w:val="0"/>
          <w:marBottom w:val="0"/>
          <w:divBdr>
            <w:top w:val="none" w:sz="0" w:space="0" w:color="auto"/>
            <w:left w:val="none" w:sz="0" w:space="0" w:color="auto"/>
            <w:bottom w:val="none" w:sz="0" w:space="0" w:color="auto"/>
            <w:right w:val="none" w:sz="0" w:space="0" w:color="auto"/>
          </w:divBdr>
        </w:div>
        <w:div w:id="706756086">
          <w:marLeft w:val="640"/>
          <w:marRight w:val="0"/>
          <w:marTop w:val="0"/>
          <w:marBottom w:val="0"/>
          <w:divBdr>
            <w:top w:val="none" w:sz="0" w:space="0" w:color="auto"/>
            <w:left w:val="none" w:sz="0" w:space="0" w:color="auto"/>
            <w:bottom w:val="none" w:sz="0" w:space="0" w:color="auto"/>
            <w:right w:val="none" w:sz="0" w:space="0" w:color="auto"/>
          </w:divBdr>
        </w:div>
        <w:div w:id="314916530">
          <w:marLeft w:val="640"/>
          <w:marRight w:val="0"/>
          <w:marTop w:val="0"/>
          <w:marBottom w:val="0"/>
          <w:divBdr>
            <w:top w:val="none" w:sz="0" w:space="0" w:color="auto"/>
            <w:left w:val="none" w:sz="0" w:space="0" w:color="auto"/>
            <w:bottom w:val="none" w:sz="0" w:space="0" w:color="auto"/>
            <w:right w:val="none" w:sz="0" w:space="0" w:color="auto"/>
          </w:divBdr>
        </w:div>
        <w:div w:id="433521947">
          <w:marLeft w:val="640"/>
          <w:marRight w:val="0"/>
          <w:marTop w:val="0"/>
          <w:marBottom w:val="0"/>
          <w:divBdr>
            <w:top w:val="none" w:sz="0" w:space="0" w:color="auto"/>
            <w:left w:val="none" w:sz="0" w:space="0" w:color="auto"/>
            <w:bottom w:val="none" w:sz="0" w:space="0" w:color="auto"/>
            <w:right w:val="none" w:sz="0" w:space="0" w:color="auto"/>
          </w:divBdr>
        </w:div>
        <w:div w:id="387383786">
          <w:marLeft w:val="640"/>
          <w:marRight w:val="0"/>
          <w:marTop w:val="0"/>
          <w:marBottom w:val="0"/>
          <w:divBdr>
            <w:top w:val="none" w:sz="0" w:space="0" w:color="auto"/>
            <w:left w:val="none" w:sz="0" w:space="0" w:color="auto"/>
            <w:bottom w:val="none" w:sz="0" w:space="0" w:color="auto"/>
            <w:right w:val="none" w:sz="0" w:space="0" w:color="auto"/>
          </w:divBdr>
        </w:div>
        <w:div w:id="1832209178">
          <w:marLeft w:val="640"/>
          <w:marRight w:val="0"/>
          <w:marTop w:val="0"/>
          <w:marBottom w:val="0"/>
          <w:divBdr>
            <w:top w:val="none" w:sz="0" w:space="0" w:color="auto"/>
            <w:left w:val="none" w:sz="0" w:space="0" w:color="auto"/>
            <w:bottom w:val="none" w:sz="0" w:space="0" w:color="auto"/>
            <w:right w:val="none" w:sz="0" w:space="0" w:color="auto"/>
          </w:divBdr>
        </w:div>
        <w:div w:id="1114252555">
          <w:marLeft w:val="640"/>
          <w:marRight w:val="0"/>
          <w:marTop w:val="0"/>
          <w:marBottom w:val="0"/>
          <w:divBdr>
            <w:top w:val="none" w:sz="0" w:space="0" w:color="auto"/>
            <w:left w:val="none" w:sz="0" w:space="0" w:color="auto"/>
            <w:bottom w:val="none" w:sz="0" w:space="0" w:color="auto"/>
            <w:right w:val="none" w:sz="0" w:space="0" w:color="auto"/>
          </w:divBdr>
        </w:div>
        <w:div w:id="1317028779">
          <w:marLeft w:val="640"/>
          <w:marRight w:val="0"/>
          <w:marTop w:val="0"/>
          <w:marBottom w:val="0"/>
          <w:divBdr>
            <w:top w:val="none" w:sz="0" w:space="0" w:color="auto"/>
            <w:left w:val="none" w:sz="0" w:space="0" w:color="auto"/>
            <w:bottom w:val="none" w:sz="0" w:space="0" w:color="auto"/>
            <w:right w:val="none" w:sz="0" w:space="0" w:color="auto"/>
          </w:divBdr>
        </w:div>
        <w:div w:id="1294823194">
          <w:marLeft w:val="640"/>
          <w:marRight w:val="0"/>
          <w:marTop w:val="0"/>
          <w:marBottom w:val="0"/>
          <w:divBdr>
            <w:top w:val="none" w:sz="0" w:space="0" w:color="auto"/>
            <w:left w:val="none" w:sz="0" w:space="0" w:color="auto"/>
            <w:bottom w:val="none" w:sz="0" w:space="0" w:color="auto"/>
            <w:right w:val="none" w:sz="0" w:space="0" w:color="auto"/>
          </w:divBdr>
        </w:div>
        <w:div w:id="1219048182">
          <w:marLeft w:val="640"/>
          <w:marRight w:val="0"/>
          <w:marTop w:val="0"/>
          <w:marBottom w:val="0"/>
          <w:divBdr>
            <w:top w:val="none" w:sz="0" w:space="0" w:color="auto"/>
            <w:left w:val="none" w:sz="0" w:space="0" w:color="auto"/>
            <w:bottom w:val="none" w:sz="0" w:space="0" w:color="auto"/>
            <w:right w:val="none" w:sz="0" w:space="0" w:color="auto"/>
          </w:divBdr>
        </w:div>
        <w:div w:id="597447296">
          <w:marLeft w:val="640"/>
          <w:marRight w:val="0"/>
          <w:marTop w:val="0"/>
          <w:marBottom w:val="0"/>
          <w:divBdr>
            <w:top w:val="none" w:sz="0" w:space="0" w:color="auto"/>
            <w:left w:val="none" w:sz="0" w:space="0" w:color="auto"/>
            <w:bottom w:val="none" w:sz="0" w:space="0" w:color="auto"/>
            <w:right w:val="none" w:sz="0" w:space="0" w:color="auto"/>
          </w:divBdr>
        </w:div>
        <w:div w:id="576281217">
          <w:marLeft w:val="640"/>
          <w:marRight w:val="0"/>
          <w:marTop w:val="0"/>
          <w:marBottom w:val="0"/>
          <w:divBdr>
            <w:top w:val="none" w:sz="0" w:space="0" w:color="auto"/>
            <w:left w:val="none" w:sz="0" w:space="0" w:color="auto"/>
            <w:bottom w:val="none" w:sz="0" w:space="0" w:color="auto"/>
            <w:right w:val="none" w:sz="0" w:space="0" w:color="auto"/>
          </w:divBdr>
        </w:div>
        <w:div w:id="1172649726">
          <w:marLeft w:val="640"/>
          <w:marRight w:val="0"/>
          <w:marTop w:val="0"/>
          <w:marBottom w:val="0"/>
          <w:divBdr>
            <w:top w:val="none" w:sz="0" w:space="0" w:color="auto"/>
            <w:left w:val="none" w:sz="0" w:space="0" w:color="auto"/>
            <w:bottom w:val="none" w:sz="0" w:space="0" w:color="auto"/>
            <w:right w:val="none" w:sz="0" w:space="0" w:color="auto"/>
          </w:divBdr>
        </w:div>
        <w:div w:id="121315172">
          <w:marLeft w:val="640"/>
          <w:marRight w:val="0"/>
          <w:marTop w:val="0"/>
          <w:marBottom w:val="0"/>
          <w:divBdr>
            <w:top w:val="none" w:sz="0" w:space="0" w:color="auto"/>
            <w:left w:val="none" w:sz="0" w:space="0" w:color="auto"/>
            <w:bottom w:val="none" w:sz="0" w:space="0" w:color="auto"/>
            <w:right w:val="none" w:sz="0" w:space="0" w:color="auto"/>
          </w:divBdr>
        </w:div>
        <w:div w:id="1745906697">
          <w:marLeft w:val="640"/>
          <w:marRight w:val="0"/>
          <w:marTop w:val="0"/>
          <w:marBottom w:val="0"/>
          <w:divBdr>
            <w:top w:val="none" w:sz="0" w:space="0" w:color="auto"/>
            <w:left w:val="none" w:sz="0" w:space="0" w:color="auto"/>
            <w:bottom w:val="none" w:sz="0" w:space="0" w:color="auto"/>
            <w:right w:val="none" w:sz="0" w:space="0" w:color="auto"/>
          </w:divBdr>
        </w:div>
        <w:div w:id="804468832">
          <w:marLeft w:val="640"/>
          <w:marRight w:val="0"/>
          <w:marTop w:val="0"/>
          <w:marBottom w:val="0"/>
          <w:divBdr>
            <w:top w:val="none" w:sz="0" w:space="0" w:color="auto"/>
            <w:left w:val="none" w:sz="0" w:space="0" w:color="auto"/>
            <w:bottom w:val="none" w:sz="0" w:space="0" w:color="auto"/>
            <w:right w:val="none" w:sz="0" w:space="0" w:color="auto"/>
          </w:divBdr>
        </w:div>
        <w:div w:id="994382024">
          <w:marLeft w:val="640"/>
          <w:marRight w:val="0"/>
          <w:marTop w:val="0"/>
          <w:marBottom w:val="0"/>
          <w:divBdr>
            <w:top w:val="none" w:sz="0" w:space="0" w:color="auto"/>
            <w:left w:val="none" w:sz="0" w:space="0" w:color="auto"/>
            <w:bottom w:val="none" w:sz="0" w:space="0" w:color="auto"/>
            <w:right w:val="none" w:sz="0" w:space="0" w:color="auto"/>
          </w:divBdr>
        </w:div>
        <w:div w:id="2145197744">
          <w:marLeft w:val="640"/>
          <w:marRight w:val="0"/>
          <w:marTop w:val="0"/>
          <w:marBottom w:val="0"/>
          <w:divBdr>
            <w:top w:val="none" w:sz="0" w:space="0" w:color="auto"/>
            <w:left w:val="none" w:sz="0" w:space="0" w:color="auto"/>
            <w:bottom w:val="none" w:sz="0" w:space="0" w:color="auto"/>
            <w:right w:val="none" w:sz="0" w:space="0" w:color="auto"/>
          </w:divBdr>
        </w:div>
        <w:div w:id="1713840508">
          <w:marLeft w:val="640"/>
          <w:marRight w:val="0"/>
          <w:marTop w:val="0"/>
          <w:marBottom w:val="0"/>
          <w:divBdr>
            <w:top w:val="none" w:sz="0" w:space="0" w:color="auto"/>
            <w:left w:val="none" w:sz="0" w:space="0" w:color="auto"/>
            <w:bottom w:val="none" w:sz="0" w:space="0" w:color="auto"/>
            <w:right w:val="none" w:sz="0" w:space="0" w:color="auto"/>
          </w:divBdr>
        </w:div>
        <w:div w:id="1629122817">
          <w:marLeft w:val="640"/>
          <w:marRight w:val="0"/>
          <w:marTop w:val="0"/>
          <w:marBottom w:val="0"/>
          <w:divBdr>
            <w:top w:val="none" w:sz="0" w:space="0" w:color="auto"/>
            <w:left w:val="none" w:sz="0" w:space="0" w:color="auto"/>
            <w:bottom w:val="none" w:sz="0" w:space="0" w:color="auto"/>
            <w:right w:val="none" w:sz="0" w:space="0" w:color="auto"/>
          </w:divBdr>
        </w:div>
        <w:div w:id="369842492">
          <w:marLeft w:val="640"/>
          <w:marRight w:val="0"/>
          <w:marTop w:val="0"/>
          <w:marBottom w:val="0"/>
          <w:divBdr>
            <w:top w:val="none" w:sz="0" w:space="0" w:color="auto"/>
            <w:left w:val="none" w:sz="0" w:space="0" w:color="auto"/>
            <w:bottom w:val="none" w:sz="0" w:space="0" w:color="auto"/>
            <w:right w:val="none" w:sz="0" w:space="0" w:color="auto"/>
          </w:divBdr>
        </w:div>
        <w:div w:id="626162907">
          <w:marLeft w:val="640"/>
          <w:marRight w:val="0"/>
          <w:marTop w:val="0"/>
          <w:marBottom w:val="0"/>
          <w:divBdr>
            <w:top w:val="none" w:sz="0" w:space="0" w:color="auto"/>
            <w:left w:val="none" w:sz="0" w:space="0" w:color="auto"/>
            <w:bottom w:val="none" w:sz="0" w:space="0" w:color="auto"/>
            <w:right w:val="none" w:sz="0" w:space="0" w:color="auto"/>
          </w:divBdr>
        </w:div>
        <w:div w:id="510994729">
          <w:marLeft w:val="640"/>
          <w:marRight w:val="0"/>
          <w:marTop w:val="0"/>
          <w:marBottom w:val="0"/>
          <w:divBdr>
            <w:top w:val="none" w:sz="0" w:space="0" w:color="auto"/>
            <w:left w:val="none" w:sz="0" w:space="0" w:color="auto"/>
            <w:bottom w:val="none" w:sz="0" w:space="0" w:color="auto"/>
            <w:right w:val="none" w:sz="0" w:space="0" w:color="auto"/>
          </w:divBdr>
        </w:div>
        <w:div w:id="2100833576">
          <w:marLeft w:val="640"/>
          <w:marRight w:val="0"/>
          <w:marTop w:val="0"/>
          <w:marBottom w:val="0"/>
          <w:divBdr>
            <w:top w:val="none" w:sz="0" w:space="0" w:color="auto"/>
            <w:left w:val="none" w:sz="0" w:space="0" w:color="auto"/>
            <w:bottom w:val="none" w:sz="0" w:space="0" w:color="auto"/>
            <w:right w:val="none" w:sz="0" w:space="0" w:color="auto"/>
          </w:divBdr>
        </w:div>
        <w:div w:id="1369137389">
          <w:marLeft w:val="640"/>
          <w:marRight w:val="0"/>
          <w:marTop w:val="0"/>
          <w:marBottom w:val="0"/>
          <w:divBdr>
            <w:top w:val="none" w:sz="0" w:space="0" w:color="auto"/>
            <w:left w:val="none" w:sz="0" w:space="0" w:color="auto"/>
            <w:bottom w:val="none" w:sz="0" w:space="0" w:color="auto"/>
            <w:right w:val="none" w:sz="0" w:space="0" w:color="auto"/>
          </w:divBdr>
        </w:div>
        <w:div w:id="758791399">
          <w:marLeft w:val="640"/>
          <w:marRight w:val="0"/>
          <w:marTop w:val="0"/>
          <w:marBottom w:val="0"/>
          <w:divBdr>
            <w:top w:val="none" w:sz="0" w:space="0" w:color="auto"/>
            <w:left w:val="none" w:sz="0" w:space="0" w:color="auto"/>
            <w:bottom w:val="none" w:sz="0" w:space="0" w:color="auto"/>
            <w:right w:val="none" w:sz="0" w:space="0" w:color="auto"/>
          </w:divBdr>
        </w:div>
        <w:div w:id="2098675585">
          <w:marLeft w:val="640"/>
          <w:marRight w:val="0"/>
          <w:marTop w:val="0"/>
          <w:marBottom w:val="0"/>
          <w:divBdr>
            <w:top w:val="none" w:sz="0" w:space="0" w:color="auto"/>
            <w:left w:val="none" w:sz="0" w:space="0" w:color="auto"/>
            <w:bottom w:val="none" w:sz="0" w:space="0" w:color="auto"/>
            <w:right w:val="none" w:sz="0" w:space="0" w:color="auto"/>
          </w:divBdr>
        </w:div>
        <w:div w:id="906182768">
          <w:marLeft w:val="640"/>
          <w:marRight w:val="0"/>
          <w:marTop w:val="0"/>
          <w:marBottom w:val="0"/>
          <w:divBdr>
            <w:top w:val="none" w:sz="0" w:space="0" w:color="auto"/>
            <w:left w:val="none" w:sz="0" w:space="0" w:color="auto"/>
            <w:bottom w:val="none" w:sz="0" w:space="0" w:color="auto"/>
            <w:right w:val="none" w:sz="0" w:space="0" w:color="auto"/>
          </w:divBdr>
        </w:div>
        <w:div w:id="1541623426">
          <w:marLeft w:val="640"/>
          <w:marRight w:val="0"/>
          <w:marTop w:val="0"/>
          <w:marBottom w:val="0"/>
          <w:divBdr>
            <w:top w:val="none" w:sz="0" w:space="0" w:color="auto"/>
            <w:left w:val="none" w:sz="0" w:space="0" w:color="auto"/>
            <w:bottom w:val="none" w:sz="0" w:space="0" w:color="auto"/>
            <w:right w:val="none" w:sz="0" w:space="0" w:color="auto"/>
          </w:divBdr>
        </w:div>
        <w:div w:id="1050686201">
          <w:marLeft w:val="640"/>
          <w:marRight w:val="0"/>
          <w:marTop w:val="0"/>
          <w:marBottom w:val="0"/>
          <w:divBdr>
            <w:top w:val="none" w:sz="0" w:space="0" w:color="auto"/>
            <w:left w:val="none" w:sz="0" w:space="0" w:color="auto"/>
            <w:bottom w:val="none" w:sz="0" w:space="0" w:color="auto"/>
            <w:right w:val="none" w:sz="0" w:space="0" w:color="auto"/>
          </w:divBdr>
        </w:div>
        <w:div w:id="1996059960">
          <w:marLeft w:val="640"/>
          <w:marRight w:val="0"/>
          <w:marTop w:val="0"/>
          <w:marBottom w:val="0"/>
          <w:divBdr>
            <w:top w:val="none" w:sz="0" w:space="0" w:color="auto"/>
            <w:left w:val="none" w:sz="0" w:space="0" w:color="auto"/>
            <w:bottom w:val="none" w:sz="0" w:space="0" w:color="auto"/>
            <w:right w:val="none" w:sz="0" w:space="0" w:color="auto"/>
          </w:divBdr>
        </w:div>
        <w:div w:id="1130854932">
          <w:marLeft w:val="640"/>
          <w:marRight w:val="0"/>
          <w:marTop w:val="0"/>
          <w:marBottom w:val="0"/>
          <w:divBdr>
            <w:top w:val="none" w:sz="0" w:space="0" w:color="auto"/>
            <w:left w:val="none" w:sz="0" w:space="0" w:color="auto"/>
            <w:bottom w:val="none" w:sz="0" w:space="0" w:color="auto"/>
            <w:right w:val="none" w:sz="0" w:space="0" w:color="auto"/>
          </w:divBdr>
        </w:div>
        <w:div w:id="239752941">
          <w:marLeft w:val="640"/>
          <w:marRight w:val="0"/>
          <w:marTop w:val="0"/>
          <w:marBottom w:val="0"/>
          <w:divBdr>
            <w:top w:val="none" w:sz="0" w:space="0" w:color="auto"/>
            <w:left w:val="none" w:sz="0" w:space="0" w:color="auto"/>
            <w:bottom w:val="none" w:sz="0" w:space="0" w:color="auto"/>
            <w:right w:val="none" w:sz="0" w:space="0" w:color="auto"/>
          </w:divBdr>
        </w:div>
        <w:div w:id="646981756">
          <w:marLeft w:val="640"/>
          <w:marRight w:val="0"/>
          <w:marTop w:val="0"/>
          <w:marBottom w:val="0"/>
          <w:divBdr>
            <w:top w:val="none" w:sz="0" w:space="0" w:color="auto"/>
            <w:left w:val="none" w:sz="0" w:space="0" w:color="auto"/>
            <w:bottom w:val="none" w:sz="0" w:space="0" w:color="auto"/>
            <w:right w:val="none" w:sz="0" w:space="0" w:color="auto"/>
          </w:divBdr>
        </w:div>
        <w:div w:id="1782526145">
          <w:marLeft w:val="640"/>
          <w:marRight w:val="0"/>
          <w:marTop w:val="0"/>
          <w:marBottom w:val="0"/>
          <w:divBdr>
            <w:top w:val="none" w:sz="0" w:space="0" w:color="auto"/>
            <w:left w:val="none" w:sz="0" w:space="0" w:color="auto"/>
            <w:bottom w:val="none" w:sz="0" w:space="0" w:color="auto"/>
            <w:right w:val="none" w:sz="0" w:space="0" w:color="auto"/>
          </w:divBdr>
        </w:div>
        <w:div w:id="1320694254">
          <w:marLeft w:val="640"/>
          <w:marRight w:val="0"/>
          <w:marTop w:val="0"/>
          <w:marBottom w:val="0"/>
          <w:divBdr>
            <w:top w:val="none" w:sz="0" w:space="0" w:color="auto"/>
            <w:left w:val="none" w:sz="0" w:space="0" w:color="auto"/>
            <w:bottom w:val="none" w:sz="0" w:space="0" w:color="auto"/>
            <w:right w:val="none" w:sz="0" w:space="0" w:color="auto"/>
          </w:divBdr>
        </w:div>
        <w:div w:id="939339081">
          <w:marLeft w:val="640"/>
          <w:marRight w:val="0"/>
          <w:marTop w:val="0"/>
          <w:marBottom w:val="0"/>
          <w:divBdr>
            <w:top w:val="none" w:sz="0" w:space="0" w:color="auto"/>
            <w:left w:val="none" w:sz="0" w:space="0" w:color="auto"/>
            <w:bottom w:val="none" w:sz="0" w:space="0" w:color="auto"/>
            <w:right w:val="none" w:sz="0" w:space="0" w:color="auto"/>
          </w:divBdr>
        </w:div>
        <w:div w:id="908074527">
          <w:marLeft w:val="640"/>
          <w:marRight w:val="0"/>
          <w:marTop w:val="0"/>
          <w:marBottom w:val="0"/>
          <w:divBdr>
            <w:top w:val="none" w:sz="0" w:space="0" w:color="auto"/>
            <w:left w:val="none" w:sz="0" w:space="0" w:color="auto"/>
            <w:bottom w:val="none" w:sz="0" w:space="0" w:color="auto"/>
            <w:right w:val="none" w:sz="0" w:space="0" w:color="auto"/>
          </w:divBdr>
        </w:div>
        <w:div w:id="1747147452">
          <w:marLeft w:val="640"/>
          <w:marRight w:val="0"/>
          <w:marTop w:val="0"/>
          <w:marBottom w:val="0"/>
          <w:divBdr>
            <w:top w:val="none" w:sz="0" w:space="0" w:color="auto"/>
            <w:left w:val="none" w:sz="0" w:space="0" w:color="auto"/>
            <w:bottom w:val="none" w:sz="0" w:space="0" w:color="auto"/>
            <w:right w:val="none" w:sz="0" w:space="0" w:color="auto"/>
          </w:divBdr>
        </w:div>
        <w:div w:id="672996132">
          <w:marLeft w:val="640"/>
          <w:marRight w:val="0"/>
          <w:marTop w:val="0"/>
          <w:marBottom w:val="0"/>
          <w:divBdr>
            <w:top w:val="none" w:sz="0" w:space="0" w:color="auto"/>
            <w:left w:val="none" w:sz="0" w:space="0" w:color="auto"/>
            <w:bottom w:val="none" w:sz="0" w:space="0" w:color="auto"/>
            <w:right w:val="none" w:sz="0" w:space="0" w:color="auto"/>
          </w:divBdr>
        </w:div>
        <w:div w:id="1667706278">
          <w:marLeft w:val="640"/>
          <w:marRight w:val="0"/>
          <w:marTop w:val="0"/>
          <w:marBottom w:val="0"/>
          <w:divBdr>
            <w:top w:val="none" w:sz="0" w:space="0" w:color="auto"/>
            <w:left w:val="none" w:sz="0" w:space="0" w:color="auto"/>
            <w:bottom w:val="none" w:sz="0" w:space="0" w:color="auto"/>
            <w:right w:val="none" w:sz="0" w:space="0" w:color="auto"/>
          </w:divBdr>
        </w:div>
        <w:div w:id="1148011894">
          <w:marLeft w:val="640"/>
          <w:marRight w:val="0"/>
          <w:marTop w:val="0"/>
          <w:marBottom w:val="0"/>
          <w:divBdr>
            <w:top w:val="none" w:sz="0" w:space="0" w:color="auto"/>
            <w:left w:val="none" w:sz="0" w:space="0" w:color="auto"/>
            <w:bottom w:val="none" w:sz="0" w:space="0" w:color="auto"/>
            <w:right w:val="none" w:sz="0" w:space="0" w:color="auto"/>
          </w:divBdr>
        </w:div>
        <w:div w:id="1039354998">
          <w:marLeft w:val="640"/>
          <w:marRight w:val="0"/>
          <w:marTop w:val="0"/>
          <w:marBottom w:val="0"/>
          <w:divBdr>
            <w:top w:val="none" w:sz="0" w:space="0" w:color="auto"/>
            <w:left w:val="none" w:sz="0" w:space="0" w:color="auto"/>
            <w:bottom w:val="none" w:sz="0" w:space="0" w:color="auto"/>
            <w:right w:val="none" w:sz="0" w:space="0" w:color="auto"/>
          </w:divBdr>
        </w:div>
        <w:div w:id="1252347962">
          <w:marLeft w:val="640"/>
          <w:marRight w:val="0"/>
          <w:marTop w:val="0"/>
          <w:marBottom w:val="0"/>
          <w:divBdr>
            <w:top w:val="none" w:sz="0" w:space="0" w:color="auto"/>
            <w:left w:val="none" w:sz="0" w:space="0" w:color="auto"/>
            <w:bottom w:val="none" w:sz="0" w:space="0" w:color="auto"/>
            <w:right w:val="none" w:sz="0" w:space="0" w:color="auto"/>
          </w:divBdr>
        </w:div>
        <w:div w:id="205026541">
          <w:marLeft w:val="640"/>
          <w:marRight w:val="0"/>
          <w:marTop w:val="0"/>
          <w:marBottom w:val="0"/>
          <w:divBdr>
            <w:top w:val="none" w:sz="0" w:space="0" w:color="auto"/>
            <w:left w:val="none" w:sz="0" w:space="0" w:color="auto"/>
            <w:bottom w:val="none" w:sz="0" w:space="0" w:color="auto"/>
            <w:right w:val="none" w:sz="0" w:space="0" w:color="auto"/>
          </w:divBdr>
        </w:div>
        <w:div w:id="234360703">
          <w:marLeft w:val="640"/>
          <w:marRight w:val="0"/>
          <w:marTop w:val="0"/>
          <w:marBottom w:val="0"/>
          <w:divBdr>
            <w:top w:val="none" w:sz="0" w:space="0" w:color="auto"/>
            <w:left w:val="none" w:sz="0" w:space="0" w:color="auto"/>
            <w:bottom w:val="none" w:sz="0" w:space="0" w:color="auto"/>
            <w:right w:val="none" w:sz="0" w:space="0" w:color="auto"/>
          </w:divBdr>
        </w:div>
        <w:div w:id="82995085">
          <w:marLeft w:val="640"/>
          <w:marRight w:val="0"/>
          <w:marTop w:val="0"/>
          <w:marBottom w:val="0"/>
          <w:divBdr>
            <w:top w:val="none" w:sz="0" w:space="0" w:color="auto"/>
            <w:left w:val="none" w:sz="0" w:space="0" w:color="auto"/>
            <w:bottom w:val="none" w:sz="0" w:space="0" w:color="auto"/>
            <w:right w:val="none" w:sz="0" w:space="0" w:color="auto"/>
          </w:divBdr>
        </w:div>
        <w:div w:id="2011250879">
          <w:marLeft w:val="640"/>
          <w:marRight w:val="0"/>
          <w:marTop w:val="0"/>
          <w:marBottom w:val="0"/>
          <w:divBdr>
            <w:top w:val="none" w:sz="0" w:space="0" w:color="auto"/>
            <w:left w:val="none" w:sz="0" w:space="0" w:color="auto"/>
            <w:bottom w:val="none" w:sz="0" w:space="0" w:color="auto"/>
            <w:right w:val="none" w:sz="0" w:space="0" w:color="auto"/>
          </w:divBdr>
        </w:div>
        <w:div w:id="1324118468">
          <w:marLeft w:val="640"/>
          <w:marRight w:val="0"/>
          <w:marTop w:val="0"/>
          <w:marBottom w:val="0"/>
          <w:divBdr>
            <w:top w:val="none" w:sz="0" w:space="0" w:color="auto"/>
            <w:left w:val="none" w:sz="0" w:space="0" w:color="auto"/>
            <w:bottom w:val="none" w:sz="0" w:space="0" w:color="auto"/>
            <w:right w:val="none" w:sz="0" w:space="0" w:color="auto"/>
          </w:divBdr>
        </w:div>
        <w:div w:id="722758644">
          <w:marLeft w:val="640"/>
          <w:marRight w:val="0"/>
          <w:marTop w:val="0"/>
          <w:marBottom w:val="0"/>
          <w:divBdr>
            <w:top w:val="none" w:sz="0" w:space="0" w:color="auto"/>
            <w:left w:val="none" w:sz="0" w:space="0" w:color="auto"/>
            <w:bottom w:val="none" w:sz="0" w:space="0" w:color="auto"/>
            <w:right w:val="none" w:sz="0" w:space="0" w:color="auto"/>
          </w:divBdr>
        </w:div>
        <w:div w:id="369651285">
          <w:marLeft w:val="640"/>
          <w:marRight w:val="0"/>
          <w:marTop w:val="0"/>
          <w:marBottom w:val="0"/>
          <w:divBdr>
            <w:top w:val="none" w:sz="0" w:space="0" w:color="auto"/>
            <w:left w:val="none" w:sz="0" w:space="0" w:color="auto"/>
            <w:bottom w:val="none" w:sz="0" w:space="0" w:color="auto"/>
            <w:right w:val="none" w:sz="0" w:space="0" w:color="auto"/>
          </w:divBdr>
        </w:div>
        <w:div w:id="203295422">
          <w:marLeft w:val="640"/>
          <w:marRight w:val="0"/>
          <w:marTop w:val="0"/>
          <w:marBottom w:val="0"/>
          <w:divBdr>
            <w:top w:val="none" w:sz="0" w:space="0" w:color="auto"/>
            <w:left w:val="none" w:sz="0" w:space="0" w:color="auto"/>
            <w:bottom w:val="none" w:sz="0" w:space="0" w:color="auto"/>
            <w:right w:val="none" w:sz="0" w:space="0" w:color="auto"/>
          </w:divBdr>
        </w:div>
        <w:div w:id="1766923481">
          <w:marLeft w:val="640"/>
          <w:marRight w:val="0"/>
          <w:marTop w:val="0"/>
          <w:marBottom w:val="0"/>
          <w:divBdr>
            <w:top w:val="none" w:sz="0" w:space="0" w:color="auto"/>
            <w:left w:val="none" w:sz="0" w:space="0" w:color="auto"/>
            <w:bottom w:val="none" w:sz="0" w:space="0" w:color="auto"/>
            <w:right w:val="none" w:sz="0" w:space="0" w:color="auto"/>
          </w:divBdr>
        </w:div>
        <w:div w:id="2084449506">
          <w:marLeft w:val="640"/>
          <w:marRight w:val="0"/>
          <w:marTop w:val="0"/>
          <w:marBottom w:val="0"/>
          <w:divBdr>
            <w:top w:val="none" w:sz="0" w:space="0" w:color="auto"/>
            <w:left w:val="none" w:sz="0" w:space="0" w:color="auto"/>
            <w:bottom w:val="none" w:sz="0" w:space="0" w:color="auto"/>
            <w:right w:val="none" w:sz="0" w:space="0" w:color="auto"/>
          </w:divBdr>
        </w:div>
        <w:div w:id="114445487">
          <w:marLeft w:val="640"/>
          <w:marRight w:val="0"/>
          <w:marTop w:val="0"/>
          <w:marBottom w:val="0"/>
          <w:divBdr>
            <w:top w:val="none" w:sz="0" w:space="0" w:color="auto"/>
            <w:left w:val="none" w:sz="0" w:space="0" w:color="auto"/>
            <w:bottom w:val="none" w:sz="0" w:space="0" w:color="auto"/>
            <w:right w:val="none" w:sz="0" w:space="0" w:color="auto"/>
          </w:divBdr>
        </w:div>
        <w:div w:id="2130203175">
          <w:marLeft w:val="640"/>
          <w:marRight w:val="0"/>
          <w:marTop w:val="0"/>
          <w:marBottom w:val="0"/>
          <w:divBdr>
            <w:top w:val="none" w:sz="0" w:space="0" w:color="auto"/>
            <w:left w:val="none" w:sz="0" w:space="0" w:color="auto"/>
            <w:bottom w:val="none" w:sz="0" w:space="0" w:color="auto"/>
            <w:right w:val="none" w:sz="0" w:space="0" w:color="auto"/>
          </w:divBdr>
        </w:div>
      </w:divsChild>
    </w:div>
    <w:div w:id="1578782909">
      <w:bodyDiv w:val="1"/>
      <w:marLeft w:val="0"/>
      <w:marRight w:val="0"/>
      <w:marTop w:val="0"/>
      <w:marBottom w:val="0"/>
      <w:divBdr>
        <w:top w:val="none" w:sz="0" w:space="0" w:color="auto"/>
        <w:left w:val="none" w:sz="0" w:space="0" w:color="auto"/>
        <w:bottom w:val="none" w:sz="0" w:space="0" w:color="auto"/>
        <w:right w:val="none" w:sz="0" w:space="0" w:color="auto"/>
      </w:divBdr>
      <w:divsChild>
        <w:div w:id="1029181347">
          <w:marLeft w:val="640"/>
          <w:marRight w:val="0"/>
          <w:marTop w:val="0"/>
          <w:marBottom w:val="0"/>
          <w:divBdr>
            <w:top w:val="none" w:sz="0" w:space="0" w:color="auto"/>
            <w:left w:val="none" w:sz="0" w:space="0" w:color="auto"/>
            <w:bottom w:val="none" w:sz="0" w:space="0" w:color="auto"/>
            <w:right w:val="none" w:sz="0" w:space="0" w:color="auto"/>
          </w:divBdr>
        </w:div>
        <w:div w:id="1649937196">
          <w:marLeft w:val="640"/>
          <w:marRight w:val="0"/>
          <w:marTop w:val="0"/>
          <w:marBottom w:val="0"/>
          <w:divBdr>
            <w:top w:val="none" w:sz="0" w:space="0" w:color="auto"/>
            <w:left w:val="none" w:sz="0" w:space="0" w:color="auto"/>
            <w:bottom w:val="none" w:sz="0" w:space="0" w:color="auto"/>
            <w:right w:val="none" w:sz="0" w:space="0" w:color="auto"/>
          </w:divBdr>
        </w:div>
        <w:div w:id="1883130791">
          <w:marLeft w:val="640"/>
          <w:marRight w:val="0"/>
          <w:marTop w:val="0"/>
          <w:marBottom w:val="0"/>
          <w:divBdr>
            <w:top w:val="none" w:sz="0" w:space="0" w:color="auto"/>
            <w:left w:val="none" w:sz="0" w:space="0" w:color="auto"/>
            <w:bottom w:val="none" w:sz="0" w:space="0" w:color="auto"/>
            <w:right w:val="none" w:sz="0" w:space="0" w:color="auto"/>
          </w:divBdr>
        </w:div>
        <w:div w:id="861477747">
          <w:marLeft w:val="640"/>
          <w:marRight w:val="0"/>
          <w:marTop w:val="0"/>
          <w:marBottom w:val="0"/>
          <w:divBdr>
            <w:top w:val="none" w:sz="0" w:space="0" w:color="auto"/>
            <w:left w:val="none" w:sz="0" w:space="0" w:color="auto"/>
            <w:bottom w:val="none" w:sz="0" w:space="0" w:color="auto"/>
            <w:right w:val="none" w:sz="0" w:space="0" w:color="auto"/>
          </w:divBdr>
        </w:div>
        <w:div w:id="1729373621">
          <w:marLeft w:val="640"/>
          <w:marRight w:val="0"/>
          <w:marTop w:val="0"/>
          <w:marBottom w:val="0"/>
          <w:divBdr>
            <w:top w:val="none" w:sz="0" w:space="0" w:color="auto"/>
            <w:left w:val="none" w:sz="0" w:space="0" w:color="auto"/>
            <w:bottom w:val="none" w:sz="0" w:space="0" w:color="auto"/>
            <w:right w:val="none" w:sz="0" w:space="0" w:color="auto"/>
          </w:divBdr>
        </w:div>
        <w:div w:id="483593365">
          <w:marLeft w:val="640"/>
          <w:marRight w:val="0"/>
          <w:marTop w:val="0"/>
          <w:marBottom w:val="0"/>
          <w:divBdr>
            <w:top w:val="none" w:sz="0" w:space="0" w:color="auto"/>
            <w:left w:val="none" w:sz="0" w:space="0" w:color="auto"/>
            <w:bottom w:val="none" w:sz="0" w:space="0" w:color="auto"/>
            <w:right w:val="none" w:sz="0" w:space="0" w:color="auto"/>
          </w:divBdr>
        </w:div>
        <w:div w:id="928735861">
          <w:marLeft w:val="640"/>
          <w:marRight w:val="0"/>
          <w:marTop w:val="0"/>
          <w:marBottom w:val="0"/>
          <w:divBdr>
            <w:top w:val="none" w:sz="0" w:space="0" w:color="auto"/>
            <w:left w:val="none" w:sz="0" w:space="0" w:color="auto"/>
            <w:bottom w:val="none" w:sz="0" w:space="0" w:color="auto"/>
            <w:right w:val="none" w:sz="0" w:space="0" w:color="auto"/>
          </w:divBdr>
        </w:div>
        <w:div w:id="601035367">
          <w:marLeft w:val="640"/>
          <w:marRight w:val="0"/>
          <w:marTop w:val="0"/>
          <w:marBottom w:val="0"/>
          <w:divBdr>
            <w:top w:val="none" w:sz="0" w:space="0" w:color="auto"/>
            <w:left w:val="none" w:sz="0" w:space="0" w:color="auto"/>
            <w:bottom w:val="none" w:sz="0" w:space="0" w:color="auto"/>
            <w:right w:val="none" w:sz="0" w:space="0" w:color="auto"/>
          </w:divBdr>
        </w:div>
        <w:div w:id="2103451235">
          <w:marLeft w:val="640"/>
          <w:marRight w:val="0"/>
          <w:marTop w:val="0"/>
          <w:marBottom w:val="0"/>
          <w:divBdr>
            <w:top w:val="none" w:sz="0" w:space="0" w:color="auto"/>
            <w:left w:val="none" w:sz="0" w:space="0" w:color="auto"/>
            <w:bottom w:val="none" w:sz="0" w:space="0" w:color="auto"/>
            <w:right w:val="none" w:sz="0" w:space="0" w:color="auto"/>
          </w:divBdr>
        </w:div>
        <w:div w:id="637299805">
          <w:marLeft w:val="640"/>
          <w:marRight w:val="0"/>
          <w:marTop w:val="0"/>
          <w:marBottom w:val="0"/>
          <w:divBdr>
            <w:top w:val="none" w:sz="0" w:space="0" w:color="auto"/>
            <w:left w:val="none" w:sz="0" w:space="0" w:color="auto"/>
            <w:bottom w:val="none" w:sz="0" w:space="0" w:color="auto"/>
            <w:right w:val="none" w:sz="0" w:space="0" w:color="auto"/>
          </w:divBdr>
        </w:div>
        <w:div w:id="24864760">
          <w:marLeft w:val="640"/>
          <w:marRight w:val="0"/>
          <w:marTop w:val="0"/>
          <w:marBottom w:val="0"/>
          <w:divBdr>
            <w:top w:val="none" w:sz="0" w:space="0" w:color="auto"/>
            <w:left w:val="none" w:sz="0" w:space="0" w:color="auto"/>
            <w:bottom w:val="none" w:sz="0" w:space="0" w:color="auto"/>
            <w:right w:val="none" w:sz="0" w:space="0" w:color="auto"/>
          </w:divBdr>
        </w:div>
        <w:div w:id="486359270">
          <w:marLeft w:val="640"/>
          <w:marRight w:val="0"/>
          <w:marTop w:val="0"/>
          <w:marBottom w:val="0"/>
          <w:divBdr>
            <w:top w:val="none" w:sz="0" w:space="0" w:color="auto"/>
            <w:left w:val="none" w:sz="0" w:space="0" w:color="auto"/>
            <w:bottom w:val="none" w:sz="0" w:space="0" w:color="auto"/>
            <w:right w:val="none" w:sz="0" w:space="0" w:color="auto"/>
          </w:divBdr>
        </w:div>
        <w:div w:id="858349063">
          <w:marLeft w:val="640"/>
          <w:marRight w:val="0"/>
          <w:marTop w:val="0"/>
          <w:marBottom w:val="0"/>
          <w:divBdr>
            <w:top w:val="none" w:sz="0" w:space="0" w:color="auto"/>
            <w:left w:val="none" w:sz="0" w:space="0" w:color="auto"/>
            <w:bottom w:val="none" w:sz="0" w:space="0" w:color="auto"/>
            <w:right w:val="none" w:sz="0" w:space="0" w:color="auto"/>
          </w:divBdr>
        </w:div>
        <w:div w:id="1712537416">
          <w:marLeft w:val="640"/>
          <w:marRight w:val="0"/>
          <w:marTop w:val="0"/>
          <w:marBottom w:val="0"/>
          <w:divBdr>
            <w:top w:val="none" w:sz="0" w:space="0" w:color="auto"/>
            <w:left w:val="none" w:sz="0" w:space="0" w:color="auto"/>
            <w:bottom w:val="none" w:sz="0" w:space="0" w:color="auto"/>
            <w:right w:val="none" w:sz="0" w:space="0" w:color="auto"/>
          </w:divBdr>
        </w:div>
        <w:div w:id="147207966">
          <w:marLeft w:val="640"/>
          <w:marRight w:val="0"/>
          <w:marTop w:val="0"/>
          <w:marBottom w:val="0"/>
          <w:divBdr>
            <w:top w:val="none" w:sz="0" w:space="0" w:color="auto"/>
            <w:left w:val="none" w:sz="0" w:space="0" w:color="auto"/>
            <w:bottom w:val="none" w:sz="0" w:space="0" w:color="auto"/>
            <w:right w:val="none" w:sz="0" w:space="0" w:color="auto"/>
          </w:divBdr>
        </w:div>
        <w:div w:id="1463697443">
          <w:marLeft w:val="640"/>
          <w:marRight w:val="0"/>
          <w:marTop w:val="0"/>
          <w:marBottom w:val="0"/>
          <w:divBdr>
            <w:top w:val="none" w:sz="0" w:space="0" w:color="auto"/>
            <w:left w:val="none" w:sz="0" w:space="0" w:color="auto"/>
            <w:bottom w:val="none" w:sz="0" w:space="0" w:color="auto"/>
            <w:right w:val="none" w:sz="0" w:space="0" w:color="auto"/>
          </w:divBdr>
        </w:div>
        <w:div w:id="1080559274">
          <w:marLeft w:val="640"/>
          <w:marRight w:val="0"/>
          <w:marTop w:val="0"/>
          <w:marBottom w:val="0"/>
          <w:divBdr>
            <w:top w:val="none" w:sz="0" w:space="0" w:color="auto"/>
            <w:left w:val="none" w:sz="0" w:space="0" w:color="auto"/>
            <w:bottom w:val="none" w:sz="0" w:space="0" w:color="auto"/>
            <w:right w:val="none" w:sz="0" w:space="0" w:color="auto"/>
          </w:divBdr>
        </w:div>
        <w:div w:id="530609138">
          <w:marLeft w:val="640"/>
          <w:marRight w:val="0"/>
          <w:marTop w:val="0"/>
          <w:marBottom w:val="0"/>
          <w:divBdr>
            <w:top w:val="none" w:sz="0" w:space="0" w:color="auto"/>
            <w:left w:val="none" w:sz="0" w:space="0" w:color="auto"/>
            <w:bottom w:val="none" w:sz="0" w:space="0" w:color="auto"/>
            <w:right w:val="none" w:sz="0" w:space="0" w:color="auto"/>
          </w:divBdr>
        </w:div>
        <w:div w:id="235281707">
          <w:marLeft w:val="640"/>
          <w:marRight w:val="0"/>
          <w:marTop w:val="0"/>
          <w:marBottom w:val="0"/>
          <w:divBdr>
            <w:top w:val="none" w:sz="0" w:space="0" w:color="auto"/>
            <w:left w:val="none" w:sz="0" w:space="0" w:color="auto"/>
            <w:bottom w:val="none" w:sz="0" w:space="0" w:color="auto"/>
            <w:right w:val="none" w:sz="0" w:space="0" w:color="auto"/>
          </w:divBdr>
        </w:div>
        <w:div w:id="1316757653">
          <w:marLeft w:val="640"/>
          <w:marRight w:val="0"/>
          <w:marTop w:val="0"/>
          <w:marBottom w:val="0"/>
          <w:divBdr>
            <w:top w:val="none" w:sz="0" w:space="0" w:color="auto"/>
            <w:left w:val="none" w:sz="0" w:space="0" w:color="auto"/>
            <w:bottom w:val="none" w:sz="0" w:space="0" w:color="auto"/>
            <w:right w:val="none" w:sz="0" w:space="0" w:color="auto"/>
          </w:divBdr>
        </w:div>
        <w:div w:id="1854495993">
          <w:marLeft w:val="640"/>
          <w:marRight w:val="0"/>
          <w:marTop w:val="0"/>
          <w:marBottom w:val="0"/>
          <w:divBdr>
            <w:top w:val="none" w:sz="0" w:space="0" w:color="auto"/>
            <w:left w:val="none" w:sz="0" w:space="0" w:color="auto"/>
            <w:bottom w:val="none" w:sz="0" w:space="0" w:color="auto"/>
            <w:right w:val="none" w:sz="0" w:space="0" w:color="auto"/>
          </w:divBdr>
        </w:div>
        <w:div w:id="1044209697">
          <w:marLeft w:val="640"/>
          <w:marRight w:val="0"/>
          <w:marTop w:val="0"/>
          <w:marBottom w:val="0"/>
          <w:divBdr>
            <w:top w:val="none" w:sz="0" w:space="0" w:color="auto"/>
            <w:left w:val="none" w:sz="0" w:space="0" w:color="auto"/>
            <w:bottom w:val="none" w:sz="0" w:space="0" w:color="auto"/>
            <w:right w:val="none" w:sz="0" w:space="0" w:color="auto"/>
          </w:divBdr>
        </w:div>
        <w:div w:id="1316952922">
          <w:marLeft w:val="640"/>
          <w:marRight w:val="0"/>
          <w:marTop w:val="0"/>
          <w:marBottom w:val="0"/>
          <w:divBdr>
            <w:top w:val="none" w:sz="0" w:space="0" w:color="auto"/>
            <w:left w:val="none" w:sz="0" w:space="0" w:color="auto"/>
            <w:bottom w:val="none" w:sz="0" w:space="0" w:color="auto"/>
            <w:right w:val="none" w:sz="0" w:space="0" w:color="auto"/>
          </w:divBdr>
        </w:div>
        <w:div w:id="1279097208">
          <w:marLeft w:val="640"/>
          <w:marRight w:val="0"/>
          <w:marTop w:val="0"/>
          <w:marBottom w:val="0"/>
          <w:divBdr>
            <w:top w:val="none" w:sz="0" w:space="0" w:color="auto"/>
            <w:left w:val="none" w:sz="0" w:space="0" w:color="auto"/>
            <w:bottom w:val="none" w:sz="0" w:space="0" w:color="auto"/>
            <w:right w:val="none" w:sz="0" w:space="0" w:color="auto"/>
          </w:divBdr>
        </w:div>
        <w:div w:id="1337997393">
          <w:marLeft w:val="640"/>
          <w:marRight w:val="0"/>
          <w:marTop w:val="0"/>
          <w:marBottom w:val="0"/>
          <w:divBdr>
            <w:top w:val="none" w:sz="0" w:space="0" w:color="auto"/>
            <w:left w:val="none" w:sz="0" w:space="0" w:color="auto"/>
            <w:bottom w:val="none" w:sz="0" w:space="0" w:color="auto"/>
            <w:right w:val="none" w:sz="0" w:space="0" w:color="auto"/>
          </w:divBdr>
        </w:div>
        <w:div w:id="206722548">
          <w:marLeft w:val="640"/>
          <w:marRight w:val="0"/>
          <w:marTop w:val="0"/>
          <w:marBottom w:val="0"/>
          <w:divBdr>
            <w:top w:val="none" w:sz="0" w:space="0" w:color="auto"/>
            <w:left w:val="none" w:sz="0" w:space="0" w:color="auto"/>
            <w:bottom w:val="none" w:sz="0" w:space="0" w:color="auto"/>
            <w:right w:val="none" w:sz="0" w:space="0" w:color="auto"/>
          </w:divBdr>
        </w:div>
        <w:div w:id="13119315">
          <w:marLeft w:val="640"/>
          <w:marRight w:val="0"/>
          <w:marTop w:val="0"/>
          <w:marBottom w:val="0"/>
          <w:divBdr>
            <w:top w:val="none" w:sz="0" w:space="0" w:color="auto"/>
            <w:left w:val="none" w:sz="0" w:space="0" w:color="auto"/>
            <w:bottom w:val="none" w:sz="0" w:space="0" w:color="auto"/>
            <w:right w:val="none" w:sz="0" w:space="0" w:color="auto"/>
          </w:divBdr>
        </w:div>
        <w:div w:id="1461144766">
          <w:marLeft w:val="640"/>
          <w:marRight w:val="0"/>
          <w:marTop w:val="0"/>
          <w:marBottom w:val="0"/>
          <w:divBdr>
            <w:top w:val="none" w:sz="0" w:space="0" w:color="auto"/>
            <w:left w:val="none" w:sz="0" w:space="0" w:color="auto"/>
            <w:bottom w:val="none" w:sz="0" w:space="0" w:color="auto"/>
            <w:right w:val="none" w:sz="0" w:space="0" w:color="auto"/>
          </w:divBdr>
        </w:div>
        <w:div w:id="1813012498">
          <w:marLeft w:val="640"/>
          <w:marRight w:val="0"/>
          <w:marTop w:val="0"/>
          <w:marBottom w:val="0"/>
          <w:divBdr>
            <w:top w:val="none" w:sz="0" w:space="0" w:color="auto"/>
            <w:left w:val="none" w:sz="0" w:space="0" w:color="auto"/>
            <w:bottom w:val="none" w:sz="0" w:space="0" w:color="auto"/>
            <w:right w:val="none" w:sz="0" w:space="0" w:color="auto"/>
          </w:divBdr>
        </w:div>
        <w:div w:id="1894195238">
          <w:marLeft w:val="640"/>
          <w:marRight w:val="0"/>
          <w:marTop w:val="0"/>
          <w:marBottom w:val="0"/>
          <w:divBdr>
            <w:top w:val="none" w:sz="0" w:space="0" w:color="auto"/>
            <w:left w:val="none" w:sz="0" w:space="0" w:color="auto"/>
            <w:bottom w:val="none" w:sz="0" w:space="0" w:color="auto"/>
            <w:right w:val="none" w:sz="0" w:space="0" w:color="auto"/>
          </w:divBdr>
        </w:div>
        <w:div w:id="463888411">
          <w:marLeft w:val="640"/>
          <w:marRight w:val="0"/>
          <w:marTop w:val="0"/>
          <w:marBottom w:val="0"/>
          <w:divBdr>
            <w:top w:val="none" w:sz="0" w:space="0" w:color="auto"/>
            <w:left w:val="none" w:sz="0" w:space="0" w:color="auto"/>
            <w:bottom w:val="none" w:sz="0" w:space="0" w:color="auto"/>
            <w:right w:val="none" w:sz="0" w:space="0" w:color="auto"/>
          </w:divBdr>
        </w:div>
        <w:div w:id="135148279">
          <w:marLeft w:val="640"/>
          <w:marRight w:val="0"/>
          <w:marTop w:val="0"/>
          <w:marBottom w:val="0"/>
          <w:divBdr>
            <w:top w:val="none" w:sz="0" w:space="0" w:color="auto"/>
            <w:left w:val="none" w:sz="0" w:space="0" w:color="auto"/>
            <w:bottom w:val="none" w:sz="0" w:space="0" w:color="auto"/>
            <w:right w:val="none" w:sz="0" w:space="0" w:color="auto"/>
          </w:divBdr>
        </w:div>
        <w:div w:id="954367774">
          <w:marLeft w:val="640"/>
          <w:marRight w:val="0"/>
          <w:marTop w:val="0"/>
          <w:marBottom w:val="0"/>
          <w:divBdr>
            <w:top w:val="none" w:sz="0" w:space="0" w:color="auto"/>
            <w:left w:val="none" w:sz="0" w:space="0" w:color="auto"/>
            <w:bottom w:val="none" w:sz="0" w:space="0" w:color="auto"/>
            <w:right w:val="none" w:sz="0" w:space="0" w:color="auto"/>
          </w:divBdr>
        </w:div>
        <w:div w:id="886842935">
          <w:marLeft w:val="640"/>
          <w:marRight w:val="0"/>
          <w:marTop w:val="0"/>
          <w:marBottom w:val="0"/>
          <w:divBdr>
            <w:top w:val="none" w:sz="0" w:space="0" w:color="auto"/>
            <w:left w:val="none" w:sz="0" w:space="0" w:color="auto"/>
            <w:bottom w:val="none" w:sz="0" w:space="0" w:color="auto"/>
            <w:right w:val="none" w:sz="0" w:space="0" w:color="auto"/>
          </w:divBdr>
        </w:div>
        <w:div w:id="825702969">
          <w:marLeft w:val="640"/>
          <w:marRight w:val="0"/>
          <w:marTop w:val="0"/>
          <w:marBottom w:val="0"/>
          <w:divBdr>
            <w:top w:val="none" w:sz="0" w:space="0" w:color="auto"/>
            <w:left w:val="none" w:sz="0" w:space="0" w:color="auto"/>
            <w:bottom w:val="none" w:sz="0" w:space="0" w:color="auto"/>
            <w:right w:val="none" w:sz="0" w:space="0" w:color="auto"/>
          </w:divBdr>
        </w:div>
        <w:div w:id="2109308848">
          <w:marLeft w:val="640"/>
          <w:marRight w:val="0"/>
          <w:marTop w:val="0"/>
          <w:marBottom w:val="0"/>
          <w:divBdr>
            <w:top w:val="none" w:sz="0" w:space="0" w:color="auto"/>
            <w:left w:val="none" w:sz="0" w:space="0" w:color="auto"/>
            <w:bottom w:val="none" w:sz="0" w:space="0" w:color="auto"/>
            <w:right w:val="none" w:sz="0" w:space="0" w:color="auto"/>
          </w:divBdr>
        </w:div>
        <w:div w:id="2022009452">
          <w:marLeft w:val="640"/>
          <w:marRight w:val="0"/>
          <w:marTop w:val="0"/>
          <w:marBottom w:val="0"/>
          <w:divBdr>
            <w:top w:val="none" w:sz="0" w:space="0" w:color="auto"/>
            <w:left w:val="none" w:sz="0" w:space="0" w:color="auto"/>
            <w:bottom w:val="none" w:sz="0" w:space="0" w:color="auto"/>
            <w:right w:val="none" w:sz="0" w:space="0" w:color="auto"/>
          </w:divBdr>
        </w:div>
        <w:div w:id="796485227">
          <w:marLeft w:val="640"/>
          <w:marRight w:val="0"/>
          <w:marTop w:val="0"/>
          <w:marBottom w:val="0"/>
          <w:divBdr>
            <w:top w:val="none" w:sz="0" w:space="0" w:color="auto"/>
            <w:left w:val="none" w:sz="0" w:space="0" w:color="auto"/>
            <w:bottom w:val="none" w:sz="0" w:space="0" w:color="auto"/>
            <w:right w:val="none" w:sz="0" w:space="0" w:color="auto"/>
          </w:divBdr>
        </w:div>
        <w:div w:id="468860888">
          <w:marLeft w:val="640"/>
          <w:marRight w:val="0"/>
          <w:marTop w:val="0"/>
          <w:marBottom w:val="0"/>
          <w:divBdr>
            <w:top w:val="none" w:sz="0" w:space="0" w:color="auto"/>
            <w:left w:val="none" w:sz="0" w:space="0" w:color="auto"/>
            <w:bottom w:val="none" w:sz="0" w:space="0" w:color="auto"/>
            <w:right w:val="none" w:sz="0" w:space="0" w:color="auto"/>
          </w:divBdr>
        </w:div>
        <w:div w:id="440954718">
          <w:marLeft w:val="640"/>
          <w:marRight w:val="0"/>
          <w:marTop w:val="0"/>
          <w:marBottom w:val="0"/>
          <w:divBdr>
            <w:top w:val="none" w:sz="0" w:space="0" w:color="auto"/>
            <w:left w:val="none" w:sz="0" w:space="0" w:color="auto"/>
            <w:bottom w:val="none" w:sz="0" w:space="0" w:color="auto"/>
            <w:right w:val="none" w:sz="0" w:space="0" w:color="auto"/>
          </w:divBdr>
        </w:div>
        <w:div w:id="244267553">
          <w:marLeft w:val="640"/>
          <w:marRight w:val="0"/>
          <w:marTop w:val="0"/>
          <w:marBottom w:val="0"/>
          <w:divBdr>
            <w:top w:val="none" w:sz="0" w:space="0" w:color="auto"/>
            <w:left w:val="none" w:sz="0" w:space="0" w:color="auto"/>
            <w:bottom w:val="none" w:sz="0" w:space="0" w:color="auto"/>
            <w:right w:val="none" w:sz="0" w:space="0" w:color="auto"/>
          </w:divBdr>
        </w:div>
        <w:div w:id="2035693380">
          <w:marLeft w:val="640"/>
          <w:marRight w:val="0"/>
          <w:marTop w:val="0"/>
          <w:marBottom w:val="0"/>
          <w:divBdr>
            <w:top w:val="none" w:sz="0" w:space="0" w:color="auto"/>
            <w:left w:val="none" w:sz="0" w:space="0" w:color="auto"/>
            <w:bottom w:val="none" w:sz="0" w:space="0" w:color="auto"/>
            <w:right w:val="none" w:sz="0" w:space="0" w:color="auto"/>
          </w:divBdr>
        </w:div>
        <w:div w:id="1346320509">
          <w:marLeft w:val="640"/>
          <w:marRight w:val="0"/>
          <w:marTop w:val="0"/>
          <w:marBottom w:val="0"/>
          <w:divBdr>
            <w:top w:val="none" w:sz="0" w:space="0" w:color="auto"/>
            <w:left w:val="none" w:sz="0" w:space="0" w:color="auto"/>
            <w:bottom w:val="none" w:sz="0" w:space="0" w:color="auto"/>
            <w:right w:val="none" w:sz="0" w:space="0" w:color="auto"/>
          </w:divBdr>
        </w:div>
        <w:div w:id="1760102519">
          <w:marLeft w:val="640"/>
          <w:marRight w:val="0"/>
          <w:marTop w:val="0"/>
          <w:marBottom w:val="0"/>
          <w:divBdr>
            <w:top w:val="none" w:sz="0" w:space="0" w:color="auto"/>
            <w:left w:val="none" w:sz="0" w:space="0" w:color="auto"/>
            <w:bottom w:val="none" w:sz="0" w:space="0" w:color="auto"/>
            <w:right w:val="none" w:sz="0" w:space="0" w:color="auto"/>
          </w:divBdr>
        </w:div>
        <w:div w:id="800265826">
          <w:marLeft w:val="640"/>
          <w:marRight w:val="0"/>
          <w:marTop w:val="0"/>
          <w:marBottom w:val="0"/>
          <w:divBdr>
            <w:top w:val="none" w:sz="0" w:space="0" w:color="auto"/>
            <w:left w:val="none" w:sz="0" w:space="0" w:color="auto"/>
            <w:bottom w:val="none" w:sz="0" w:space="0" w:color="auto"/>
            <w:right w:val="none" w:sz="0" w:space="0" w:color="auto"/>
          </w:divBdr>
        </w:div>
        <w:div w:id="1602491838">
          <w:marLeft w:val="640"/>
          <w:marRight w:val="0"/>
          <w:marTop w:val="0"/>
          <w:marBottom w:val="0"/>
          <w:divBdr>
            <w:top w:val="none" w:sz="0" w:space="0" w:color="auto"/>
            <w:left w:val="none" w:sz="0" w:space="0" w:color="auto"/>
            <w:bottom w:val="none" w:sz="0" w:space="0" w:color="auto"/>
            <w:right w:val="none" w:sz="0" w:space="0" w:color="auto"/>
          </w:divBdr>
        </w:div>
        <w:div w:id="1138260510">
          <w:marLeft w:val="640"/>
          <w:marRight w:val="0"/>
          <w:marTop w:val="0"/>
          <w:marBottom w:val="0"/>
          <w:divBdr>
            <w:top w:val="none" w:sz="0" w:space="0" w:color="auto"/>
            <w:left w:val="none" w:sz="0" w:space="0" w:color="auto"/>
            <w:bottom w:val="none" w:sz="0" w:space="0" w:color="auto"/>
            <w:right w:val="none" w:sz="0" w:space="0" w:color="auto"/>
          </w:divBdr>
        </w:div>
        <w:div w:id="1125466799">
          <w:marLeft w:val="640"/>
          <w:marRight w:val="0"/>
          <w:marTop w:val="0"/>
          <w:marBottom w:val="0"/>
          <w:divBdr>
            <w:top w:val="none" w:sz="0" w:space="0" w:color="auto"/>
            <w:left w:val="none" w:sz="0" w:space="0" w:color="auto"/>
            <w:bottom w:val="none" w:sz="0" w:space="0" w:color="auto"/>
            <w:right w:val="none" w:sz="0" w:space="0" w:color="auto"/>
          </w:divBdr>
        </w:div>
        <w:div w:id="2092464135">
          <w:marLeft w:val="640"/>
          <w:marRight w:val="0"/>
          <w:marTop w:val="0"/>
          <w:marBottom w:val="0"/>
          <w:divBdr>
            <w:top w:val="none" w:sz="0" w:space="0" w:color="auto"/>
            <w:left w:val="none" w:sz="0" w:space="0" w:color="auto"/>
            <w:bottom w:val="none" w:sz="0" w:space="0" w:color="auto"/>
            <w:right w:val="none" w:sz="0" w:space="0" w:color="auto"/>
          </w:divBdr>
        </w:div>
        <w:div w:id="432172473">
          <w:marLeft w:val="640"/>
          <w:marRight w:val="0"/>
          <w:marTop w:val="0"/>
          <w:marBottom w:val="0"/>
          <w:divBdr>
            <w:top w:val="none" w:sz="0" w:space="0" w:color="auto"/>
            <w:left w:val="none" w:sz="0" w:space="0" w:color="auto"/>
            <w:bottom w:val="none" w:sz="0" w:space="0" w:color="auto"/>
            <w:right w:val="none" w:sz="0" w:space="0" w:color="auto"/>
          </w:divBdr>
        </w:div>
        <w:div w:id="1118375094">
          <w:marLeft w:val="640"/>
          <w:marRight w:val="0"/>
          <w:marTop w:val="0"/>
          <w:marBottom w:val="0"/>
          <w:divBdr>
            <w:top w:val="none" w:sz="0" w:space="0" w:color="auto"/>
            <w:left w:val="none" w:sz="0" w:space="0" w:color="auto"/>
            <w:bottom w:val="none" w:sz="0" w:space="0" w:color="auto"/>
            <w:right w:val="none" w:sz="0" w:space="0" w:color="auto"/>
          </w:divBdr>
        </w:div>
        <w:div w:id="162665333">
          <w:marLeft w:val="640"/>
          <w:marRight w:val="0"/>
          <w:marTop w:val="0"/>
          <w:marBottom w:val="0"/>
          <w:divBdr>
            <w:top w:val="none" w:sz="0" w:space="0" w:color="auto"/>
            <w:left w:val="none" w:sz="0" w:space="0" w:color="auto"/>
            <w:bottom w:val="none" w:sz="0" w:space="0" w:color="auto"/>
            <w:right w:val="none" w:sz="0" w:space="0" w:color="auto"/>
          </w:divBdr>
        </w:div>
        <w:div w:id="1843398381">
          <w:marLeft w:val="640"/>
          <w:marRight w:val="0"/>
          <w:marTop w:val="0"/>
          <w:marBottom w:val="0"/>
          <w:divBdr>
            <w:top w:val="none" w:sz="0" w:space="0" w:color="auto"/>
            <w:left w:val="none" w:sz="0" w:space="0" w:color="auto"/>
            <w:bottom w:val="none" w:sz="0" w:space="0" w:color="auto"/>
            <w:right w:val="none" w:sz="0" w:space="0" w:color="auto"/>
          </w:divBdr>
        </w:div>
        <w:div w:id="362903744">
          <w:marLeft w:val="640"/>
          <w:marRight w:val="0"/>
          <w:marTop w:val="0"/>
          <w:marBottom w:val="0"/>
          <w:divBdr>
            <w:top w:val="none" w:sz="0" w:space="0" w:color="auto"/>
            <w:left w:val="none" w:sz="0" w:space="0" w:color="auto"/>
            <w:bottom w:val="none" w:sz="0" w:space="0" w:color="auto"/>
            <w:right w:val="none" w:sz="0" w:space="0" w:color="auto"/>
          </w:divBdr>
        </w:div>
        <w:div w:id="1969047981">
          <w:marLeft w:val="640"/>
          <w:marRight w:val="0"/>
          <w:marTop w:val="0"/>
          <w:marBottom w:val="0"/>
          <w:divBdr>
            <w:top w:val="none" w:sz="0" w:space="0" w:color="auto"/>
            <w:left w:val="none" w:sz="0" w:space="0" w:color="auto"/>
            <w:bottom w:val="none" w:sz="0" w:space="0" w:color="auto"/>
            <w:right w:val="none" w:sz="0" w:space="0" w:color="auto"/>
          </w:divBdr>
        </w:div>
        <w:div w:id="1962954247">
          <w:marLeft w:val="640"/>
          <w:marRight w:val="0"/>
          <w:marTop w:val="0"/>
          <w:marBottom w:val="0"/>
          <w:divBdr>
            <w:top w:val="none" w:sz="0" w:space="0" w:color="auto"/>
            <w:left w:val="none" w:sz="0" w:space="0" w:color="auto"/>
            <w:bottom w:val="none" w:sz="0" w:space="0" w:color="auto"/>
            <w:right w:val="none" w:sz="0" w:space="0" w:color="auto"/>
          </w:divBdr>
        </w:div>
        <w:div w:id="1122529276">
          <w:marLeft w:val="640"/>
          <w:marRight w:val="0"/>
          <w:marTop w:val="0"/>
          <w:marBottom w:val="0"/>
          <w:divBdr>
            <w:top w:val="none" w:sz="0" w:space="0" w:color="auto"/>
            <w:left w:val="none" w:sz="0" w:space="0" w:color="auto"/>
            <w:bottom w:val="none" w:sz="0" w:space="0" w:color="auto"/>
            <w:right w:val="none" w:sz="0" w:space="0" w:color="auto"/>
          </w:divBdr>
        </w:div>
        <w:div w:id="529924764">
          <w:marLeft w:val="640"/>
          <w:marRight w:val="0"/>
          <w:marTop w:val="0"/>
          <w:marBottom w:val="0"/>
          <w:divBdr>
            <w:top w:val="none" w:sz="0" w:space="0" w:color="auto"/>
            <w:left w:val="none" w:sz="0" w:space="0" w:color="auto"/>
            <w:bottom w:val="none" w:sz="0" w:space="0" w:color="auto"/>
            <w:right w:val="none" w:sz="0" w:space="0" w:color="auto"/>
          </w:divBdr>
        </w:div>
        <w:div w:id="1119836262">
          <w:marLeft w:val="640"/>
          <w:marRight w:val="0"/>
          <w:marTop w:val="0"/>
          <w:marBottom w:val="0"/>
          <w:divBdr>
            <w:top w:val="none" w:sz="0" w:space="0" w:color="auto"/>
            <w:left w:val="none" w:sz="0" w:space="0" w:color="auto"/>
            <w:bottom w:val="none" w:sz="0" w:space="0" w:color="auto"/>
            <w:right w:val="none" w:sz="0" w:space="0" w:color="auto"/>
          </w:divBdr>
        </w:div>
        <w:div w:id="127477391">
          <w:marLeft w:val="640"/>
          <w:marRight w:val="0"/>
          <w:marTop w:val="0"/>
          <w:marBottom w:val="0"/>
          <w:divBdr>
            <w:top w:val="none" w:sz="0" w:space="0" w:color="auto"/>
            <w:left w:val="none" w:sz="0" w:space="0" w:color="auto"/>
            <w:bottom w:val="none" w:sz="0" w:space="0" w:color="auto"/>
            <w:right w:val="none" w:sz="0" w:space="0" w:color="auto"/>
          </w:divBdr>
        </w:div>
        <w:div w:id="466164040">
          <w:marLeft w:val="640"/>
          <w:marRight w:val="0"/>
          <w:marTop w:val="0"/>
          <w:marBottom w:val="0"/>
          <w:divBdr>
            <w:top w:val="none" w:sz="0" w:space="0" w:color="auto"/>
            <w:left w:val="none" w:sz="0" w:space="0" w:color="auto"/>
            <w:bottom w:val="none" w:sz="0" w:space="0" w:color="auto"/>
            <w:right w:val="none" w:sz="0" w:space="0" w:color="auto"/>
          </w:divBdr>
        </w:div>
        <w:div w:id="878396869">
          <w:marLeft w:val="640"/>
          <w:marRight w:val="0"/>
          <w:marTop w:val="0"/>
          <w:marBottom w:val="0"/>
          <w:divBdr>
            <w:top w:val="none" w:sz="0" w:space="0" w:color="auto"/>
            <w:left w:val="none" w:sz="0" w:space="0" w:color="auto"/>
            <w:bottom w:val="none" w:sz="0" w:space="0" w:color="auto"/>
            <w:right w:val="none" w:sz="0" w:space="0" w:color="auto"/>
          </w:divBdr>
        </w:div>
        <w:div w:id="516433820">
          <w:marLeft w:val="640"/>
          <w:marRight w:val="0"/>
          <w:marTop w:val="0"/>
          <w:marBottom w:val="0"/>
          <w:divBdr>
            <w:top w:val="none" w:sz="0" w:space="0" w:color="auto"/>
            <w:left w:val="none" w:sz="0" w:space="0" w:color="auto"/>
            <w:bottom w:val="none" w:sz="0" w:space="0" w:color="auto"/>
            <w:right w:val="none" w:sz="0" w:space="0" w:color="auto"/>
          </w:divBdr>
        </w:div>
        <w:div w:id="931159489">
          <w:marLeft w:val="640"/>
          <w:marRight w:val="0"/>
          <w:marTop w:val="0"/>
          <w:marBottom w:val="0"/>
          <w:divBdr>
            <w:top w:val="none" w:sz="0" w:space="0" w:color="auto"/>
            <w:left w:val="none" w:sz="0" w:space="0" w:color="auto"/>
            <w:bottom w:val="none" w:sz="0" w:space="0" w:color="auto"/>
            <w:right w:val="none" w:sz="0" w:space="0" w:color="auto"/>
          </w:divBdr>
        </w:div>
        <w:div w:id="2056656312">
          <w:marLeft w:val="640"/>
          <w:marRight w:val="0"/>
          <w:marTop w:val="0"/>
          <w:marBottom w:val="0"/>
          <w:divBdr>
            <w:top w:val="none" w:sz="0" w:space="0" w:color="auto"/>
            <w:left w:val="none" w:sz="0" w:space="0" w:color="auto"/>
            <w:bottom w:val="none" w:sz="0" w:space="0" w:color="auto"/>
            <w:right w:val="none" w:sz="0" w:space="0" w:color="auto"/>
          </w:divBdr>
        </w:div>
        <w:div w:id="1818499081">
          <w:marLeft w:val="640"/>
          <w:marRight w:val="0"/>
          <w:marTop w:val="0"/>
          <w:marBottom w:val="0"/>
          <w:divBdr>
            <w:top w:val="none" w:sz="0" w:space="0" w:color="auto"/>
            <w:left w:val="none" w:sz="0" w:space="0" w:color="auto"/>
            <w:bottom w:val="none" w:sz="0" w:space="0" w:color="auto"/>
            <w:right w:val="none" w:sz="0" w:space="0" w:color="auto"/>
          </w:divBdr>
        </w:div>
        <w:div w:id="720637439">
          <w:marLeft w:val="640"/>
          <w:marRight w:val="0"/>
          <w:marTop w:val="0"/>
          <w:marBottom w:val="0"/>
          <w:divBdr>
            <w:top w:val="none" w:sz="0" w:space="0" w:color="auto"/>
            <w:left w:val="none" w:sz="0" w:space="0" w:color="auto"/>
            <w:bottom w:val="none" w:sz="0" w:space="0" w:color="auto"/>
            <w:right w:val="none" w:sz="0" w:space="0" w:color="auto"/>
          </w:divBdr>
        </w:div>
        <w:div w:id="421876194">
          <w:marLeft w:val="640"/>
          <w:marRight w:val="0"/>
          <w:marTop w:val="0"/>
          <w:marBottom w:val="0"/>
          <w:divBdr>
            <w:top w:val="none" w:sz="0" w:space="0" w:color="auto"/>
            <w:left w:val="none" w:sz="0" w:space="0" w:color="auto"/>
            <w:bottom w:val="none" w:sz="0" w:space="0" w:color="auto"/>
            <w:right w:val="none" w:sz="0" w:space="0" w:color="auto"/>
          </w:divBdr>
        </w:div>
        <w:div w:id="36242802">
          <w:marLeft w:val="640"/>
          <w:marRight w:val="0"/>
          <w:marTop w:val="0"/>
          <w:marBottom w:val="0"/>
          <w:divBdr>
            <w:top w:val="none" w:sz="0" w:space="0" w:color="auto"/>
            <w:left w:val="none" w:sz="0" w:space="0" w:color="auto"/>
            <w:bottom w:val="none" w:sz="0" w:space="0" w:color="auto"/>
            <w:right w:val="none" w:sz="0" w:space="0" w:color="auto"/>
          </w:divBdr>
        </w:div>
        <w:div w:id="140926942">
          <w:marLeft w:val="640"/>
          <w:marRight w:val="0"/>
          <w:marTop w:val="0"/>
          <w:marBottom w:val="0"/>
          <w:divBdr>
            <w:top w:val="none" w:sz="0" w:space="0" w:color="auto"/>
            <w:left w:val="none" w:sz="0" w:space="0" w:color="auto"/>
            <w:bottom w:val="none" w:sz="0" w:space="0" w:color="auto"/>
            <w:right w:val="none" w:sz="0" w:space="0" w:color="auto"/>
          </w:divBdr>
        </w:div>
        <w:div w:id="1249458214">
          <w:marLeft w:val="640"/>
          <w:marRight w:val="0"/>
          <w:marTop w:val="0"/>
          <w:marBottom w:val="0"/>
          <w:divBdr>
            <w:top w:val="none" w:sz="0" w:space="0" w:color="auto"/>
            <w:left w:val="none" w:sz="0" w:space="0" w:color="auto"/>
            <w:bottom w:val="none" w:sz="0" w:space="0" w:color="auto"/>
            <w:right w:val="none" w:sz="0" w:space="0" w:color="auto"/>
          </w:divBdr>
        </w:div>
        <w:div w:id="430468404">
          <w:marLeft w:val="640"/>
          <w:marRight w:val="0"/>
          <w:marTop w:val="0"/>
          <w:marBottom w:val="0"/>
          <w:divBdr>
            <w:top w:val="none" w:sz="0" w:space="0" w:color="auto"/>
            <w:left w:val="none" w:sz="0" w:space="0" w:color="auto"/>
            <w:bottom w:val="none" w:sz="0" w:space="0" w:color="auto"/>
            <w:right w:val="none" w:sz="0" w:space="0" w:color="auto"/>
          </w:divBdr>
        </w:div>
        <w:div w:id="342587740">
          <w:marLeft w:val="640"/>
          <w:marRight w:val="0"/>
          <w:marTop w:val="0"/>
          <w:marBottom w:val="0"/>
          <w:divBdr>
            <w:top w:val="none" w:sz="0" w:space="0" w:color="auto"/>
            <w:left w:val="none" w:sz="0" w:space="0" w:color="auto"/>
            <w:bottom w:val="none" w:sz="0" w:space="0" w:color="auto"/>
            <w:right w:val="none" w:sz="0" w:space="0" w:color="auto"/>
          </w:divBdr>
        </w:div>
      </w:divsChild>
    </w:div>
    <w:div w:id="1588465779">
      <w:bodyDiv w:val="1"/>
      <w:marLeft w:val="0"/>
      <w:marRight w:val="0"/>
      <w:marTop w:val="0"/>
      <w:marBottom w:val="0"/>
      <w:divBdr>
        <w:top w:val="none" w:sz="0" w:space="0" w:color="auto"/>
        <w:left w:val="none" w:sz="0" w:space="0" w:color="auto"/>
        <w:bottom w:val="none" w:sz="0" w:space="0" w:color="auto"/>
        <w:right w:val="none" w:sz="0" w:space="0" w:color="auto"/>
      </w:divBdr>
      <w:divsChild>
        <w:div w:id="1891261527">
          <w:marLeft w:val="640"/>
          <w:marRight w:val="0"/>
          <w:marTop w:val="0"/>
          <w:marBottom w:val="0"/>
          <w:divBdr>
            <w:top w:val="none" w:sz="0" w:space="0" w:color="auto"/>
            <w:left w:val="none" w:sz="0" w:space="0" w:color="auto"/>
            <w:bottom w:val="none" w:sz="0" w:space="0" w:color="auto"/>
            <w:right w:val="none" w:sz="0" w:space="0" w:color="auto"/>
          </w:divBdr>
        </w:div>
        <w:div w:id="490953675">
          <w:marLeft w:val="640"/>
          <w:marRight w:val="0"/>
          <w:marTop w:val="0"/>
          <w:marBottom w:val="0"/>
          <w:divBdr>
            <w:top w:val="none" w:sz="0" w:space="0" w:color="auto"/>
            <w:left w:val="none" w:sz="0" w:space="0" w:color="auto"/>
            <w:bottom w:val="none" w:sz="0" w:space="0" w:color="auto"/>
            <w:right w:val="none" w:sz="0" w:space="0" w:color="auto"/>
          </w:divBdr>
        </w:div>
        <w:div w:id="185482061">
          <w:marLeft w:val="640"/>
          <w:marRight w:val="0"/>
          <w:marTop w:val="0"/>
          <w:marBottom w:val="0"/>
          <w:divBdr>
            <w:top w:val="none" w:sz="0" w:space="0" w:color="auto"/>
            <w:left w:val="none" w:sz="0" w:space="0" w:color="auto"/>
            <w:bottom w:val="none" w:sz="0" w:space="0" w:color="auto"/>
            <w:right w:val="none" w:sz="0" w:space="0" w:color="auto"/>
          </w:divBdr>
        </w:div>
        <w:div w:id="743917461">
          <w:marLeft w:val="640"/>
          <w:marRight w:val="0"/>
          <w:marTop w:val="0"/>
          <w:marBottom w:val="0"/>
          <w:divBdr>
            <w:top w:val="none" w:sz="0" w:space="0" w:color="auto"/>
            <w:left w:val="none" w:sz="0" w:space="0" w:color="auto"/>
            <w:bottom w:val="none" w:sz="0" w:space="0" w:color="auto"/>
            <w:right w:val="none" w:sz="0" w:space="0" w:color="auto"/>
          </w:divBdr>
        </w:div>
        <w:div w:id="225456144">
          <w:marLeft w:val="640"/>
          <w:marRight w:val="0"/>
          <w:marTop w:val="0"/>
          <w:marBottom w:val="0"/>
          <w:divBdr>
            <w:top w:val="none" w:sz="0" w:space="0" w:color="auto"/>
            <w:left w:val="none" w:sz="0" w:space="0" w:color="auto"/>
            <w:bottom w:val="none" w:sz="0" w:space="0" w:color="auto"/>
            <w:right w:val="none" w:sz="0" w:space="0" w:color="auto"/>
          </w:divBdr>
        </w:div>
        <w:div w:id="552277706">
          <w:marLeft w:val="640"/>
          <w:marRight w:val="0"/>
          <w:marTop w:val="0"/>
          <w:marBottom w:val="0"/>
          <w:divBdr>
            <w:top w:val="none" w:sz="0" w:space="0" w:color="auto"/>
            <w:left w:val="none" w:sz="0" w:space="0" w:color="auto"/>
            <w:bottom w:val="none" w:sz="0" w:space="0" w:color="auto"/>
            <w:right w:val="none" w:sz="0" w:space="0" w:color="auto"/>
          </w:divBdr>
        </w:div>
        <w:div w:id="2015181267">
          <w:marLeft w:val="640"/>
          <w:marRight w:val="0"/>
          <w:marTop w:val="0"/>
          <w:marBottom w:val="0"/>
          <w:divBdr>
            <w:top w:val="none" w:sz="0" w:space="0" w:color="auto"/>
            <w:left w:val="none" w:sz="0" w:space="0" w:color="auto"/>
            <w:bottom w:val="none" w:sz="0" w:space="0" w:color="auto"/>
            <w:right w:val="none" w:sz="0" w:space="0" w:color="auto"/>
          </w:divBdr>
        </w:div>
        <w:div w:id="637691230">
          <w:marLeft w:val="640"/>
          <w:marRight w:val="0"/>
          <w:marTop w:val="0"/>
          <w:marBottom w:val="0"/>
          <w:divBdr>
            <w:top w:val="none" w:sz="0" w:space="0" w:color="auto"/>
            <w:left w:val="none" w:sz="0" w:space="0" w:color="auto"/>
            <w:bottom w:val="none" w:sz="0" w:space="0" w:color="auto"/>
            <w:right w:val="none" w:sz="0" w:space="0" w:color="auto"/>
          </w:divBdr>
        </w:div>
        <w:div w:id="605620125">
          <w:marLeft w:val="640"/>
          <w:marRight w:val="0"/>
          <w:marTop w:val="0"/>
          <w:marBottom w:val="0"/>
          <w:divBdr>
            <w:top w:val="none" w:sz="0" w:space="0" w:color="auto"/>
            <w:left w:val="none" w:sz="0" w:space="0" w:color="auto"/>
            <w:bottom w:val="none" w:sz="0" w:space="0" w:color="auto"/>
            <w:right w:val="none" w:sz="0" w:space="0" w:color="auto"/>
          </w:divBdr>
        </w:div>
        <w:div w:id="51740389">
          <w:marLeft w:val="640"/>
          <w:marRight w:val="0"/>
          <w:marTop w:val="0"/>
          <w:marBottom w:val="0"/>
          <w:divBdr>
            <w:top w:val="none" w:sz="0" w:space="0" w:color="auto"/>
            <w:left w:val="none" w:sz="0" w:space="0" w:color="auto"/>
            <w:bottom w:val="none" w:sz="0" w:space="0" w:color="auto"/>
            <w:right w:val="none" w:sz="0" w:space="0" w:color="auto"/>
          </w:divBdr>
        </w:div>
        <w:div w:id="1021709037">
          <w:marLeft w:val="640"/>
          <w:marRight w:val="0"/>
          <w:marTop w:val="0"/>
          <w:marBottom w:val="0"/>
          <w:divBdr>
            <w:top w:val="none" w:sz="0" w:space="0" w:color="auto"/>
            <w:left w:val="none" w:sz="0" w:space="0" w:color="auto"/>
            <w:bottom w:val="none" w:sz="0" w:space="0" w:color="auto"/>
            <w:right w:val="none" w:sz="0" w:space="0" w:color="auto"/>
          </w:divBdr>
        </w:div>
        <w:div w:id="357396038">
          <w:marLeft w:val="640"/>
          <w:marRight w:val="0"/>
          <w:marTop w:val="0"/>
          <w:marBottom w:val="0"/>
          <w:divBdr>
            <w:top w:val="none" w:sz="0" w:space="0" w:color="auto"/>
            <w:left w:val="none" w:sz="0" w:space="0" w:color="auto"/>
            <w:bottom w:val="none" w:sz="0" w:space="0" w:color="auto"/>
            <w:right w:val="none" w:sz="0" w:space="0" w:color="auto"/>
          </w:divBdr>
        </w:div>
        <w:div w:id="2129003764">
          <w:marLeft w:val="640"/>
          <w:marRight w:val="0"/>
          <w:marTop w:val="0"/>
          <w:marBottom w:val="0"/>
          <w:divBdr>
            <w:top w:val="none" w:sz="0" w:space="0" w:color="auto"/>
            <w:left w:val="none" w:sz="0" w:space="0" w:color="auto"/>
            <w:bottom w:val="none" w:sz="0" w:space="0" w:color="auto"/>
            <w:right w:val="none" w:sz="0" w:space="0" w:color="auto"/>
          </w:divBdr>
        </w:div>
        <w:div w:id="797838687">
          <w:marLeft w:val="640"/>
          <w:marRight w:val="0"/>
          <w:marTop w:val="0"/>
          <w:marBottom w:val="0"/>
          <w:divBdr>
            <w:top w:val="none" w:sz="0" w:space="0" w:color="auto"/>
            <w:left w:val="none" w:sz="0" w:space="0" w:color="auto"/>
            <w:bottom w:val="none" w:sz="0" w:space="0" w:color="auto"/>
            <w:right w:val="none" w:sz="0" w:space="0" w:color="auto"/>
          </w:divBdr>
        </w:div>
        <w:div w:id="1727294547">
          <w:marLeft w:val="640"/>
          <w:marRight w:val="0"/>
          <w:marTop w:val="0"/>
          <w:marBottom w:val="0"/>
          <w:divBdr>
            <w:top w:val="none" w:sz="0" w:space="0" w:color="auto"/>
            <w:left w:val="none" w:sz="0" w:space="0" w:color="auto"/>
            <w:bottom w:val="none" w:sz="0" w:space="0" w:color="auto"/>
            <w:right w:val="none" w:sz="0" w:space="0" w:color="auto"/>
          </w:divBdr>
        </w:div>
        <w:div w:id="1114907802">
          <w:marLeft w:val="640"/>
          <w:marRight w:val="0"/>
          <w:marTop w:val="0"/>
          <w:marBottom w:val="0"/>
          <w:divBdr>
            <w:top w:val="none" w:sz="0" w:space="0" w:color="auto"/>
            <w:left w:val="none" w:sz="0" w:space="0" w:color="auto"/>
            <w:bottom w:val="none" w:sz="0" w:space="0" w:color="auto"/>
            <w:right w:val="none" w:sz="0" w:space="0" w:color="auto"/>
          </w:divBdr>
        </w:div>
        <w:div w:id="73942223">
          <w:marLeft w:val="640"/>
          <w:marRight w:val="0"/>
          <w:marTop w:val="0"/>
          <w:marBottom w:val="0"/>
          <w:divBdr>
            <w:top w:val="none" w:sz="0" w:space="0" w:color="auto"/>
            <w:left w:val="none" w:sz="0" w:space="0" w:color="auto"/>
            <w:bottom w:val="none" w:sz="0" w:space="0" w:color="auto"/>
            <w:right w:val="none" w:sz="0" w:space="0" w:color="auto"/>
          </w:divBdr>
        </w:div>
        <w:div w:id="288246283">
          <w:marLeft w:val="640"/>
          <w:marRight w:val="0"/>
          <w:marTop w:val="0"/>
          <w:marBottom w:val="0"/>
          <w:divBdr>
            <w:top w:val="none" w:sz="0" w:space="0" w:color="auto"/>
            <w:left w:val="none" w:sz="0" w:space="0" w:color="auto"/>
            <w:bottom w:val="none" w:sz="0" w:space="0" w:color="auto"/>
            <w:right w:val="none" w:sz="0" w:space="0" w:color="auto"/>
          </w:divBdr>
        </w:div>
        <w:div w:id="1317491155">
          <w:marLeft w:val="640"/>
          <w:marRight w:val="0"/>
          <w:marTop w:val="0"/>
          <w:marBottom w:val="0"/>
          <w:divBdr>
            <w:top w:val="none" w:sz="0" w:space="0" w:color="auto"/>
            <w:left w:val="none" w:sz="0" w:space="0" w:color="auto"/>
            <w:bottom w:val="none" w:sz="0" w:space="0" w:color="auto"/>
            <w:right w:val="none" w:sz="0" w:space="0" w:color="auto"/>
          </w:divBdr>
        </w:div>
        <w:div w:id="697974543">
          <w:marLeft w:val="640"/>
          <w:marRight w:val="0"/>
          <w:marTop w:val="0"/>
          <w:marBottom w:val="0"/>
          <w:divBdr>
            <w:top w:val="none" w:sz="0" w:space="0" w:color="auto"/>
            <w:left w:val="none" w:sz="0" w:space="0" w:color="auto"/>
            <w:bottom w:val="none" w:sz="0" w:space="0" w:color="auto"/>
            <w:right w:val="none" w:sz="0" w:space="0" w:color="auto"/>
          </w:divBdr>
        </w:div>
        <w:div w:id="1234465496">
          <w:marLeft w:val="640"/>
          <w:marRight w:val="0"/>
          <w:marTop w:val="0"/>
          <w:marBottom w:val="0"/>
          <w:divBdr>
            <w:top w:val="none" w:sz="0" w:space="0" w:color="auto"/>
            <w:left w:val="none" w:sz="0" w:space="0" w:color="auto"/>
            <w:bottom w:val="none" w:sz="0" w:space="0" w:color="auto"/>
            <w:right w:val="none" w:sz="0" w:space="0" w:color="auto"/>
          </w:divBdr>
        </w:div>
        <w:div w:id="428936876">
          <w:marLeft w:val="640"/>
          <w:marRight w:val="0"/>
          <w:marTop w:val="0"/>
          <w:marBottom w:val="0"/>
          <w:divBdr>
            <w:top w:val="none" w:sz="0" w:space="0" w:color="auto"/>
            <w:left w:val="none" w:sz="0" w:space="0" w:color="auto"/>
            <w:bottom w:val="none" w:sz="0" w:space="0" w:color="auto"/>
            <w:right w:val="none" w:sz="0" w:space="0" w:color="auto"/>
          </w:divBdr>
        </w:div>
        <w:div w:id="732969727">
          <w:marLeft w:val="640"/>
          <w:marRight w:val="0"/>
          <w:marTop w:val="0"/>
          <w:marBottom w:val="0"/>
          <w:divBdr>
            <w:top w:val="none" w:sz="0" w:space="0" w:color="auto"/>
            <w:left w:val="none" w:sz="0" w:space="0" w:color="auto"/>
            <w:bottom w:val="none" w:sz="0" w:space="0" w:color="auto"/>
            <w:right w:val="none" w:sz="0" w:space="0" w:color="auto"/>
          </w:divBdr>
        </w:div>
        <w:div w:id="1864241555">
          <w:marLeft w:val="640"/>
          <w:marRight w:val="0"/>
          <w:marTop w:val="0"/>
          <w:marBottom w:val="0"/>
          <w:divBdr>
            <w:top w:val="none" w:sz="0" w:space="0" w:color="auto"/>
            <w:left w:val="none" w:sz="0" w:space="0" w:color="auto"/>
            <w:bottom w:val="none" w:sz="0" w:space="0" w:color="auto"/>
            <w:right w:val="none" w:sz="0" w:space="0" w:color="auto"/>
          </w:divBdr>
        </w:div>
        <w:div w:id="1336615267">
          <w:marLeft w:val="640"/>
          <w:marRight w:val="0"/>
          <w:marTop w:val="0"/>
          <w:marBottom w:val="0"/>
          <w:divBdr>
            <w:top w:val="none" w:sz="0" w:space="0" w:color="auto"/>
            <w:left w:val="none" w:sz="0" w:space="0" w:color="auto"/>
            <w:bottom w:val="none" w:sz="0" w:space="0" w:color="auto"/>
            <w:right w:val="none" w:sz="0" w:space="0" w:color="auto"/>
          </w:divBdr>
        </w:div>
        <w:div w:id="1965427950">
          <w:marLeft w:val="640"/>
          <w:marRight w:val="0"/>
          <w:marTop w:val="0"/>
          <w:marBottom w:val="0"/>
          <w:divBdr>
            <w:top w:val="none" w:sz="0" w:space="0" w:color="auto"/>
            <w:left w:val="none" w:sz="0" w:space="0" w:color="auto"/>
            <w:bottom w:val="none" w:sz="0" w:space="0" w:color="auto"/>
            <w:right w:val="none" w:sz="0" w:space="0" w:color="auto"/>
          </w:divBdr>
        </w:div>
        <w:div w:id="1476796910">
          <w:marLeft w:val="640"/>
          <w:marRight w:val="0"/>
          <w:marTop w:val="0"/>
          <w:marBottom w:val="0"/>
          <w:divBdr>
            <w:top w:val="none" w:sz="0" w:space="0" w:color="auto"/>
            <w:left w:val="none" w:sz="0" w:space="0" w:color="auto"/>
            <w:bottom w:val="none" w:sz="0" w:space="0" w:color="auto"/>
            <w:right w:val="none" w:sz="0" w:space="0" w:color="auto"/>
          </w:divBdr>
        </w:div>
        <w:div w:id="1065032080">
          <w:marLeft w:val="640"/>
          <w:marRight w:val="0"/>
          <w:marTop w:val="0"/>
          <w:marBottom w:val="0"/>
          <w:divBdr>
            <w:top w:val="none" w:sz="0" w:space="0" w:color="auto"/>
            <w:left w:val="none" w:sz="0" w:space="0" w:color="auto"/>
            <w:bottom w:val="none" w:sz="0" w:space="0" w:color="auto"/>
            <w:right w:val="none" w:sz="0" w:space="0" w:color="auto"/>
          </w:divBdr>
        </w:div>
        <w:div w:id="660935364">
          <w:marLeft w:val="640"/>
          <w:marRight w:val="0"/>
          <w:marTop w:val="0"/>
          <w:marBottom w:val="0"/>
          <w:divBdr>
            <w:top w:val="none" w:sz="0" w:space="0" w:color="auto"/>
            <w:left w:val="none" w:sz="0" w:space="0" w:color="auto"/>
            <w:bottom w:val="none" w:sz="0" w:space="0" w:color="auto"/>
            <w:right w:val="none" w:sz="0" w:space="0" w:color="auto"/>
          </w:divBdr>
        </w:div>
        <w:div w:id="1115364629">
          <w:marLeft w:val="640"/>
          <w:marRight w:val="0"/>
          <w:marTop w:val="0"/>
          <w:marBottom w:val="0"/>
          <w:divBdr>
            <w:top w:val="none" w:sz="0" w:space="0" w:color="auto"/>
            <w:left w:val="none" w:sz="0" w:space="0" w:color="auto"/>
            <w:bottom w:val="none" w:sz="0" w:space="0" w:color="auto"/>
            <w:right w:val="none" w:sz="0" w:space="0" w:color="auto"/>
          </w:divBdr>
        </w:div>
        <w:div w:id="1193498055">
          <w:marLeft w:val="640"/>
          <w:marRight w:val="0"/>
          <w:marTop w:val="0"/>
          <w:marBottom w:val="0"/>
          <w:divBdr>
            <w:top w:val="none" w:sz="0" w:space="0" w:color="auto"/>
            <w:left w:val="none" w:sz="0" w:space="0" w:color="auto"/>
            <w:bottom w:val="none" w:sz="0" w:space="0" w:color="auto"/>
            <w:right w:val="none" w:sz="0" w:space="0" w:color="auto"/>
          </w:divBdr>
        </w:div>
        <w:div w:id="551040092">
          <w:marLeft w:val="640"/>
          <w:marRight w:val="0"/>
          <w:marTop w:val="0"/>
          <w:marBottom w:val="0"/>
          <w:divBdr>
            <w:top w:val="none" w:sz="0" w:space="0" w:color="auto"/>
            <w:left w:val="none" w:sz="0" w:space="0" w:color="auto"/>
            <w:bottom w:val="none" w:sz="0" w:space="0" w:color="auto"/>
            <w:right w:val="none" w:sz="0" w:space="0" w:color="auto"/>
          </w:divBdr>
        </w:div>
        <w:div w:id="1461460582">
          <w:marLeft w:val="640"/>
          <w:marRight w:val="0"/>
          <w:marTop w:val="0"/>
          <w:marBottom w:val="0"/>
          <w:divBdr>
            <w:top w:val="none" w:sz="0" w:space="0" w:color="auto"/>
            <w:left w:val="none" w:sz="0" w:space="0" w:color="auto"/>
            <w:bottom w:val="none" w:sz="0" w:space="0" w:color="auto"/>
            <w:right w:val="none" w:sz="0" w:space="0" w:color="auto"/>
          </w:divBdr>
        </w:div>
        <w:div w:id="1038555647">
          <w:marLeft w:val="640"/>
          <w:marRight w:val="0"/>
          <w:marTop w:val="0"/>
          <w:marBottom w:val="0"/>
          <w:divBdr>
            <w:top w:val="none" w:sz="0" w:space="0" w:color="auto"/>
            <w:left w:val="none" w:sz="0" w:space="0" w:color="auto"/>
            <w:bottom w:val="none" w:sz="0" w:space="0" w:color="auto"/>
            <w:right w:val="none" w:sz="0" w:space="0" w:color="auto"/>
          </w:divBdr>
        </w:div>
        <w:div w:id="1810128218">
          <w:marLeft w:val="640"/>
          <w:marRight w:val="0"/>
          <w:marTop w:val="0"/>
          <w:marBottom w:val="0"/>
          <w:divBdr>
            <w:top w:val="none" w:sz="0" w:space="0" w:color="auto"/>
            <w:left w:val="none" w:sz="0" w:space="0" w:color="auto"/>
            <w:bottom w:val="none" w:sz="0" w:space="0" w:color="auto"/>
            <w:right w:val="none" w:sz="0" w:space="0" w:color="auto"/>
          </w:divBdr>
        </w:div>
        <w:div w:id="848832976">
          <w:marLeft w:val="640"/>
          <w:marRight w:val="0"/>
          <w:marTop w:val="0"/>
          <w:marBottom w:val="0"/>
          <w:divBdr>
            <w:top w:val="none" w:sz="0" w:space="0" w:color="auto"/>
            <w:left w:val="none" w:sz="0" w:space="0" w:color="auto"/>
            <w:bottom w:val="none" w:sz="0" w:space="0" w:color="auto"/>
            <w:right w:val="none" w:sz="0" w:space="0" w:color="auto"/>
          </w:divBdr>
        </w:div>
        <w:div w:id="594481670">
          <w:marLeft w:val="640"/>
          <w:marRight w:val="0"/>
          <w:marTop w:val="0"/>
          <w:marBottom w:val="0"/>
          <w:divBdr>
            <w:top w:val="none" w:sz="0" w:space="0" w:color="auto"/>
            <w:left w:val="none" w:sz="0" w:space="0" w:color="auto"/>
            <w:bottom w:val="none" w:sz="0" w:space="0" w:color="auto"/>
            <w:right w:val="none" w:sz="0" w:space="0" w:color="auto"/>
          </w:divBdr>
        </w:div>
        <w:div w:id="1839686945">
          <w:marLeft w:val="640"/>
          <w:marRight w:val="0"/>
          <w:marTop w:val="0"/>
          <w:marBottom w:val="0"/>
          <w:divBdr>
            <w:top w:val="none" w:sz="0" w:space="0" w:color="auto"/>
            <w:left w:val="none" w:sz="0" w:space="0" w:color="auto"/>
            <w:bottom w:val="none" w:sz="0" w:space="0" w:color="auto"/>
            <w:right w:val="none" w:sz="0" w:space="0" w:color="auto"/>
          </w:divBdr>
        </w:div>
        <w:div w:id="706292911">
          <w:marLeft w:val="640"/>
          <w:marRight w:val="0"/>
          <w:marTop w:val="0"/>
          <w:marBottom w:val="0"/>
          <w:divBdr>
            <w:top w:val="none" w:sz="0" w:space="0" w:color="auto"/>
            <w:left w:val="none" w:sz="0" w:space="0" w:color="auto"/>
            <w:bottom w:val="none" w:sz="0" w:space="0" w:color="auto"/>
            <w:right w:val="none" w:sz="0" w:space="0" w:color="auto"/>
          </w:divBdr>
        </w:div>
      </w:divsChild>
    </w:div>
    <w:div w:id="1613824060">
      <w:bodyDiv w:val="1"/>
      <w:marLeft w:val="0"/>
      <w:marRight w:val="0"/>
      <w:marTop w:val="0"/>
      <w:marBottom w:val="0"/>
      <w:divBdr>
        <w:top w:val="none" w:sz="0" w:space="0" w:color="auto"/>
        <w:left w:val="none" w:sz="0" w:space="0" w:color="auto"/>
        <w:bottom w:val="none" w:sz="0" w:space="0" w:color="auto"/>
        <w:right w:val="none" w:sz="0" w:space="0" w:color="auto"/>
      </w:divBdr>
      <w:divsChild>
        <w:div w:id="2142382039">
          <w:marLeft w:val="640"/>
          <w:marRight w:val="0"/>
          <w:marTop w:val="0"/>
          <w:marBottom w:val="0"/>
          <w:divBdr>
            <w:top w:val="none" w:sz="0" w:space="0" w:color="auto"/>
            <w:left w:val="none" w:sz="0" w:space="0" w:color="auto"/>
            <w:bottom w:val="none" w:sz="0" w:space="0" w:color="auto"/>
            <w:right w:val="none" w:sz="0" w:space="0" w:color="auto"/>
          </w:divBdr>
        </w:div>
        <w:div w:id="587345142">
          <w:marLeft w:val="640"/>
          <w:marRight w:val="0"/>
          <w:marTop w:val="0"/>
          <w:marBottom w:val="0"/>
          <w:divBdr>
            <w:top w:val="none" w:sz="0" w:space="0" w:color="auto"/>
            <w:left w:val="none" w:sz="0" w:space="0" w:color="auto"/>
            <w:bottom w:val="none" w:sz="0" w:space="0" w:color="auto"/>
            <w:right w:val="none" w:sz="0" w:space="0" w:color="auto"/>
          </w:divBdr>
        </w:div>
        <w:div w:id="1031419958">
          <w:marLeft w:val="640"/>
          <w:marRight w:val="0"/>
          <w:marTop w:val="0"/>
          <w:marBottom w:val="0"/>
          <w:divBdr>
            <w:top w:val="none" w:sz="0" w:space="0" w:color="auto"/>
            <w:left w:val="none" w:sz="0" w:space="0" w:color="auto"/>
            <w:bottom w:val="none" w:sz="0" w:space="0" w:color="auto"/>
            <w:right w:val="none" w:sz="0" w:space="0" w:color="auto"/>
          </w:divBdr>
        </w:div>
        <w:div w:id="633489720">
          <w:marLeft w:val="640"/>
          <w:marRight w:val="0"/>
          <w:marTop w:val="0"/>
          <w:marBottom w:val="0"/>
          <w:divBdr>
            <w:top w:val="none" w:sz="0" w:space="0" w:color="auto"/>
            <w:left w:val="none" w:sz="0" w:space="0" w:color="auto"/>
            <w:bottom w:val="none" w:sz="0" w:space="0" w:color="auto"/>
            <w:right w:val="none" w:sz="0" w:space="0" w:color="auto"/>
          </w:divBdr>
        </w:div>
        <w:div w:id="1898855256">
          <w:marLeft w:val="640"/>
          <w:marRight w:val="0"/>
          <w:marTop w:val="0"/>
          <w:marBottom w:val="0"/>
          <w:divBdr>
            <w:top w:val="none" w:sz="0" w:space="0" w:color="auto"/>
            <w:left w:val="none" w:sz="0" w:space="0" w:color="auto"/>
            <w:bottom w:val="none" w:sz="0" w:space="0" w:color="auto"/>
            <w:right w:val="none" w:sz="0" w:space="0" w:color="auto"/>
          </w:divBdr>
        </w:div>
        <w:div w:id="534779969">
          <w:marLeft w:val="640"/>
          <w:marRight w:val="0"/>
          <w:marTop w:val="0"/>
          <w:marBottom w:val="0"/>
          <w:divBdr>
            <w:top w:val="none" w:sz="0" w:space="0" w:color="auto"/>
            <w:left w:val="none" w:sz="0" w:space="0" w:color="auto"/>
            <w:bottom w:val="none" w:sz="0" w:space="0" w:color="auto"/>
            <w:right w:val="none" w:sz="0" w:space="0" w:color="auto"/>
          </w:divBdr>
        </w:div>
        <w:div w:id="372778375">
          <w:marLeft w:val="640"/>
          <w:marRight w:val="0"/>
          <w:marTop w:val="0"/>
          <w:marBottom w:val="0"/>
          <w:divBdr>
            <w:top w:val="none" w:sz="0" w:space="0" w:color="auto"/>
            <w:left w:val="none" w:sz="0" w:space="0" w:color="auto"/>
            <w:bottom w:val="none" w:sz="0" w:space="0" w:color="auto"/>
            <w:right w:val="none" w:sz="0" w:space="0" w:color="auto"/>
          </w:divBdr>
        </w:div>
        <w:div w:id="838543177">
          <w:marLeft w:val="640"/>
          <w:marRight w:val="0"/>
          <w:marTop w:val="0"/>
          <w:marBottom w:val="0"/>
          <w:divBdr>
            <w:top w:val="none" w:sz="0" w:space="0" w:color="auto"/>
            <w:left w:val="none" w:sz="0" w:space="0" w:color="auto"/>
            <w:bottom w:val="none" w:sz="0" w:space="0" w:color="auto"/>
            <w:right w:val="none" w:sz="0" w:space="0" w:color="auto"/>
          </w:divBdr>
        </w:div>
        <w:div w:id="114058205">
          <w:marLeft w:val="640"/>
          <w:marRight w:val="0"/>
          <w:marTop w:val="0"/>
          <w:marBottom w:val="0"/>
          <w:divBdr>
            <w:top w:val="none" w:sz="0" w:space="0" w:color="auto"/>
            <w:left w:val="none" w:sz="0" w:space="0" w:color="auto"/>
            <w:bottom w:val="none" w:sz="0" w:space="0" w:color="auto"/>
            <w:right w:val="none" w:sz="0" w:space="0" w:color="auto"/>
          </w:divBdr>
        </w:div>
        <w:div w:id="1239973683">
          <w:marLeft w:val="640"/>
          <w:marRight w:val="0"/>
          <w:marTop w:val="0"/>
          <w:marBottom w:val="0"/>
          <w:divBdr>
            <w:top w:val="none" w:sz="0" w:space="0" w:color="auto"/>
            <w:left w:val="none" w:sz="0" w:space="0" w:color="auto"/>
            <w:bottom w:val="none" w:sz="0" w:space="0" w:color="auto"/>
            <w:right w:val="none" w:sz="0" w:space="0" w:color="auto"/>
          </w:divBdr>
        </w:div>
        <w:div w:id="651448908">
          <w:marLeft w:val="640"/>
          <w:marRight w:val="0"/>
          <w:marTop w:val="0"/>
          <w:marBottom w:val="0"/>
          <w:divBdr>
            <w:top w:val="none" w:sz="0" w:space="0" w:color="auto"/>
            <w:left w:val="none" w:sz="0" w:space="0" w:color="auto"/>
            <w:bottom w:val="none" w:sz="0" w:space="0" w:color="auto"/>
            <w:right w:val="none" w:sz="0" w:space="0" w:color="auto"/>
          </w:divBdr>
        </w:div>
        <w:div w:id="1530681514">
          <w:marLeft w:val="640"/>
          <w:marRight w:val="0"/>
          <w:marTop w:val="0"/>
          <w:marBottom w:val="0"/>
          <w:divBdr>
            <w:top w:val="none" w:sz="0" w:space="0" w:color="auto"/>
            <w:left w:val="none" w:sz="0" w:space="0" w:color="auto"/>
            <w:bottom w:val="none" w:sz="0" w:space="0" w:color="auto"/>
            <w:right w:val="none" w:sz="0" w:space="0" w:color="auto"/>
          </w:divBdr>
        </w:div>
        <w:div w:id="1881548777">
          <w:marLeft w:val="640"/>
          <w:marRight w:val="0"/>
          <w:marTop w:val="0"/>
          <w:marBottom w:val="0"/>
          <w:divBdr>
            <w:top w:val="none" w:sz="0" w:space="0" w:color="auto"/>
            <w:left w:val="none" w:sz="0" w:space="0" w:color="auto"/>
            <w:bottom w:val="none" w:sz="0" w:space="0" w:color="auto"/>
            <w:right w:val="none" w:sz="0" w:space="0" w:color="auto"/>
          </w:divBdr>
        </w:div>
        <w:div w:id="1581450119">
          <w:marLeft w:val="640"/>
          <w:marRight w:val="0"/>
          <w:marTop w:val="0"/>
          <w:marBottom w:val="0"/>
          <w:divBdr>
            <w:top w:val="none" w:sz="0" w:space="0" w:color="auto"/>
            <w:left w:val="none" w:sz="0" w:space="0" w:color="auto"/>
            <w:bottom w:val="none" w:sz="0" w:space="0" w:color="auto"/>
            <w:right w:val="none" w:sz="0" w:space="0" w:color="auto"/>
          </w:divBdr>
        </w:div>
        <w:div w:id="1761675120">
          <w:marLeft w:val="640"/>
          <w:marRight w:val="0"/>
          <w:marTop w:val="0"/>
          <w:marBottom w:val="0"/>
          <w:divBdr>
            <w:top w:val="none" w:sz="0" w:space="0" w:color="auto"/>
            <w:left w:val="none" w:sz="0" w:space="0" w:color="auto"/>
            <w:bottom w:val="none" w:sz="0" w:space="0" w:color="auto"/>
            <w:right w:val="none" w:sz="0" w:space="0" w:color="auto"/>
          </w:divBdr>
        </w:div>
        <w:div w:id="2021203299">
          <w:marLeft w:val="640"/>
          <w:marRight w:val="0"/>
          <w:marTop w:val="0"/>
          <w:marBottom w:val="0"/>
          <w:divBdr>
            <w:top w:val="none" w:sz="0" w:space="0" w:color="auto"/>
            <w:left w:val="none" w:sz="0" w:space="0" w:color="auto"/>
            <w:bottom w:val="none" w:sz="0" w:space="0" w:color="auto"/>
            <w:right w:val="none" w:sz="0" w:space="0" w:color="auto"/>
          </w:divBdr>
        </w:div>
        <w:div w:id="710880275">
          <w:marLeft w:val="640"/>
          <w:marRight w:val="0"/>
          <w:marTop w:val="0"/>
          <w:marBottom w:val="0"/>
          <w:divBdr>
            <w:top w:val="none" w:sz="0" w:space="0" w:color="auto"/>
            <w:left w:val="none" w:sz="0" w:space="0" w:color="auto"/>
            <w:bottom w:val="none" w:sz="0" w:space="0" w:color="auto"/>
            <w:right w:val="none" w:sz="0" w:space="0" w:color="auto"/>
          </w:divBdr>
        </w:div>
        <w:div w:id="1753356048">
          <w:marLeft w:val="640"/>
          <w:marRight w:val="0"/>
          <w:marTop w:val="0"/>
          <w:marBottom w:val="0"/>
          <w:divBdr>
            <w:top w:val="none" w:sz="0" w:space="0" w:color="auto"/>
            <w:left w:val="none" w:sz="0" w:space="0" w:color="auto"/>
            <w:bottom w:val="none" w:sz="0" w:space="0" w:color="auto"/>
            <w:right w:val="none" w:sz="0" w:space="0" w:color="auto"/>
          </w:divBdr>
        </w:div>
        <w:div w:id="1349798612">
          <w:marLeft w:val="640"/>
          <w:marRight w:val="0"/>
          <w:marTop w:val="0"/>
          <w:marBottom w:val="0"/>
          <w:divBdr>
            <w:top w:val="none" w:sz="0" w:space="0" w:color="auto"/>
            <w:left w:val="none" w:sz="0" w:space="0" w:color="auto"/>
            <w:bottom w:val="none" w:sz="0" w:space="0" w:color="auto"/>
            <w:right w:val="none" w:sz="0" w:space="0" w:color="auto"/>
          </w:divBdr>
        </w:div>
        <w:div w:id="1525829158">
          <w:marLeft w:val="640"/>
          <w:marRight w:val="0"/>
          <w:marTop w:val="0"/>
          <w:marBottom w:val="0"/>
          <w:divBdr>
            <w:top w:val="none" w:sz="0" w:space="0" w:color="auto"/>
            <w:left w:val="none" w:sz="0" w:space="0" w:color="auto"/>
            <w:bottom w:val="none" w:sz="0" w:space="0" w:color="auto"/>
            <w:right w:val="none" w:sz="0" w:space="0" w:color="auto"/>
          </w:divBdr>
        </w:div>
        <w:div w:id="1010256849">
          <w:marLeft w:val="640"/>
          <w:marRight w:val="0"/>
          <w:marTop w:val="0"/>
          <w:marBottom w:val="0"/>
          <w:divBdr>
            <w:top w:val="none" w:sz="0" w:space="0" w:color="auto"/>
            <w:left w:val="none" w:sz="0" w:space="0" w:color="auto"/>
            <w:bottom w:val="none" w:sz="0" w:space="0" w:color="auto"/>
            <w:right w:val="none" w:sz="0" w:space="0" w:color="auto"/>
          </w:divBdr>
        </w:div>
        <w:div w:id="2124111438">
          <w:marLeft w:val="640"/>
          <w:marRight w:val="0"/>
          <w:marTop w:val="0"/>
          <w:marBottom w:val="0"/>
          <w:divBdr>
            <w:top w:val="none" w:sz="0" w:space="0" w:color="auto"/>
            <w:left w:val="none" w:sz="0" w:space="0" w:color="auto"/>
            <w:bottom w:val="none" w:sz="0" w:space="0" w:color="auto"/>
            <w:right w:val="none" w:sz="0" w:space="0" w:color="auto"/>
          </w:divBdr>
        </w:div>
        <w:div w:id="1721441554">
          <w:marLeft w:val="640"/>
          <w:marRight w:val="0"/>
          <w:marTop w:val="0"/>
          <w:marBottom w:val="0"/>
          <w:divBdr>
            <w:top w:val="none" w:sz="0" w:space="0" w:color="auto"/>
            <w:left w:val="none" w:sz="0" w:space="0" w:color="auto"/>
            <w:bottom w:val="none" w:sz="0" w:space="0" w:color="auto"/>
            <w:right w:val="none" w:sz="0" w:space="0" w:color="auto"/>
          </w:divBdr>
        </w:div>
        <w:div w:id="1824587988">
          <w:marLeft w:val="640"/>
          <w:marRight w:val="0"/>
          <w:marTop w:val="0"/>
          <w:marBottom w:val="0"/>
          <w:divBdr>
            <w:top w:val="none" w:sz="0" w:space="0" w:color="auto"/>
            <w:left w:val="none" w:sz="0" w:space="0" w:color="auto"/>
            <w:bottom w:val="none" w:sz="0" w:space="0" w:color="auto"/>
            <w:right w:val="none" w:sz="0" w:space="0" w:color="auto"/>
          </w:divBdr>
        </w:div>
        <w:div w:id="300499882">
          <w:marLeft w:val="640"/>
          <w:marRight w:val="0"/>
          <w:marTop w:val="0"/>
          <w:marBottom w:val="0"/>
          <w:divBdr>
            <w:top w:val="none" w:sz="0" w:space="0" w:color="auto"/>
            <w:left w:val="none" w:sz="0" w:space="0" w:color="auto"/>
            <w:bottom w:val="none" w:sz="0" w:space="0" w:color="auto"/>
            <w:right w:val="none" w:sz="0" w:space="0" w:color="auto"/>
          </w:divBdr>
        </w:div>
        <w:div w:id="363557969">
          <w:marLeft w:val="640"/>
          <w:marRight w:val="0"/>
          <w:marTop w:val="0"/>
          <w:marBottom w:val="0"/>
          <w:divBdr>
            <w:top w:val="none" w:sz="0" w:space="0" w:color="auto"/>
            <w:left w:val="none" w:sz="0" w:space="0" w:color="auto"/>
            <w:bottom w:val="none" w:sz="0" w:space="0" w:color="auto"/>
            <w:right w:val="none" w:sz="0" w:space="0" w:color="auto"/>
          </w:divBdr>
        </w:div>
        <w:div w:id="2006126434">
          <w:marLeft w:val="640"/>
          <w:marRight w:val="0"/>
          <w:marTop w:val="0"/>
          <w:marBottom w:val="0"/>
          <w:divBdr>
            <w:top w:val="none" w:sz="0" w:space="0" w:color="auto"/>
            <w:left w:val="none" w:sz="0" w:space="0" w:color="auto"/>
            <w:bottom w:val="none" w:sz="0" w:space="0" w:color="auto"/>
            <w:right w:val="none" w:sz="0" w:space="0" w:color="auto"/>
          </w:divBdr>
        </w:div>
        <w:div w:id="1395666397">
          <w:marLeft w:val="640"/>
          <w:marRight w:val="0"/>
          <w:marTop w:val="0"/>
          <w:marBottom w:val="0"/>
          <w:divBdr>
            <w:top w:val="none" w:sz="0" w:space="0" w:color="auto"/>
            <w:left w:val="none" w:sz="0" w:space="0" w:color="auto"/>
            <w:bottom w:val="none" w:sz="0" w:space="0" w:color="auto"/>
            <w:right w:val="none" w:sz="0" w:space="0" w:color="auto"/>
          </w:divBdr>
        </w:div>
        <w:div w:id="103310744">
          <w:marLeft w:val="640"/>
          <w:marRight w:val="0"/>
          <w:marTop w:val="0"/>
          <w:marBottom w:val="0"/>
          <w:divBdr>
            <w:top w:val="none" w:sz="0" w:space="0" w:color="auto"/>
            <w:left w:val="none" w:sz="0" w:space="0" w:color="auto"/>
            <w:bottom w:val="none" w:sz="0" w:space="0" w:color="auto"/>
            <w:right w:val="none" w:sz="0" w:space="0" w:color="auto"/>
          </w:divBdr>
        </w:div>
        <w:div w:id="1765689307">
          <w:marLeft w:val="640"/>
          <w:marRight w:val="0"/>
          <w:marTop w:val="0"/>
          <w:marBottom w:val="0"/>
          <w:divBdr>
            <w:top w:val="none" w:sz="0" w:space="0" w:color="auto"/>
            <w:left w:val="none" w:sz="0" w:space="0" w:color="auto"/>
            <w:bottom w:val="none" w:sz="0" w:space="0" w:color="auto"/>
            <w:right w:val="none" w:sz="0" w:space="0" w:color="auto"/>
          </w:divBdr>
        </w:div>
        <w:div w:id="1186289197">
          <w:marLeft w:val="640"/>
          <w:marRight w:val="0"/>
          <w:marTop w:val="0"/>
          <w:marBottom w:val="0"/>
          <w:divBdr>
            <w:top w:val="none" w:sz="0" w:space="0" w:color="auto"/>
            <w:left w:val="none" w:sz="0" w:space="0" w:color="auto"/>
            <w:bottom w:val="none" w:sz="0" w:space="0" w:color="auto"/>
            <w:right w:val="none" w:sz="0" w:space="0" w:color="auto"/>
          </w:divBdr>
        </w:div>
        <w:div w:id="1915896615">
          <w:marLeft w:val="640"/>
          <w:marRight w:val="0"/>
          <w:marTop w:val="0"/>
          <w:marBottom w:val="0"/>
          <w:divBdr>
            <w:top w:val="none" w:sz="0" w:space="0" w:color="auto"/>
            <w:left w:val="none" w:sz="0" w:space="0" w:color="auto"/>
            <w:bottom w:val="none" w:sz="0" w:space="0" w:color="auto"/>
            <w:right w:val="none" w:sz="0" w:space="0" w:color="auto"/>
          </w:divBdr>
        </w:div>
        <w:div w:id="713314577">
          <w:marLeft w:val="640"/>
          <w:marRight w:val="0"/>
          <w:marTop w:val="0"/>
          <w:marBottom w:val="0"/>
          <w:divBdr>
            <w:top w:val="none" w:sz="0" w:space="0" w:color="auto"/>
            <w:left w:val="none" w:sz="0" w:space="0" w:color="auto"/>
            <w:bottom w:val="none" w:sz="0" w:space="0" w:color="auto"/>
            <w:right w:val="none" w:sz="0" w:space="0" w:color="auto"/>
          </w:divBdr>
        </w:div>
        <w:div w:id="2119909737">
          <w:marLeft w:val="640"/>
          <w:marRight w:val="0"/>
          <w:marTop w:val="0"/>
          <w:marBottom w:val="0"/>
          <w:divBdr>
            <w:top w:val="none" w:sz="0" w:space="0" w:color="auto"/>
            <w:left w:val="none" w:sz="0" w:space="0" w:color="auto"/>
            <w:bottom w:val="none" w:sz="0" w:space="0" w:color="auto"/>
            <w:right w:val="none" w:sz="0" w:space="0" w:color="auto"/>
          </w:divBdr>
        </w:div>
        <w:div w:id="1485774746">
          <w:marLeft w:val="640"/>
          <w:marRight w:val="0"/>
          <w:marTop w:val="0"/>
          <w:marBottom w:val="0"/>
          <w:divBdr>
            <w:top w:val="none" w:sz="0" w:space="0" w:color="auto"/>
            <w:left w:val="none" w:sz="0" w:space="0" w:color="auto"/>
            <w:bottom w:val="none" w:sz="0" w:space="0" w:color="auto"/>
            <w:right w:val="none" w:sz="0" w:space="0" w:color="auto"/>
          </w:divBdr>
        </w:div>
        <w:div w:id="470177987">
          <w:marLeft w:val="640"/>
          <w:marRight w:val="0"/>
          <w:marTop w:val="0"/>
          <w:marBottom w:val="0"/>
          <w:divBdr>
            <w:top w:val="none" w:sz="0" w:space="0" w:color="auto"/>
            <w:left w:val="none" w:sz="0" w:space="0" w:color="auto"/>
            <w:bottom w:val="none" w:sz="0" w:space="0" w:color="auto"/>
            <w:right w:val="none" w:sz="0" w:space="0" w:color="auto"/>
          </w:divBdr>
        </w:div>
        <w:div w:id="1837720275">
          <w:marLeft w:val="640"/>
          <w:marRight w:val="0"/>
          <w:marTop w:val="0"/>
          <w:marBottom w:val="0"/>
          <w:divBdr>
            <w:top w:val="none" w:sz="0" w:space="0" w:color="auto"/>
            <w:left w:val="none" w:sz="0" w:space="0" w:color="auto"/>
            <w:bottom w:val="none" w:sz="0" w:space="0" w:color="auto"/>
            <w:right w:val="none" w:sz="0" w:space="0" w:color="auto"/>
          </w:divBdr>
        </w:div>
        <w:div w:id="153108368">
          <w:marLeft w:val="640"/>
          <w:marRight w:val="0"/>
          <w:marTop w:val="0"/>
          <w:marBottom w:val="0"/>
          <w:divBdr>
            <w:top w:val="none" w:sz="0" w:space="0" w:color="auto"/>
            <w:left w:val="none" w:sz="0" w:space="0" w:color="auto"/>
            <w:bottom w:val="none" w:sz="0" w:space="0" w:color="auto"/>
            <w:right w:val="none" w:sz="0" w:space="0" w:color="auto"/>
          </w:divBdr>
        </w:div>
        <w:div w:id="1578203250">
          <w:marLeft w:val="640"/>
          <w:marRight w:val="0"/>
          <w:marTop w:val="0"/>
          <w:marBottom w:val="0"/>
          <w:divBdr>
            <w:top w:val="none" w:sz="0" w:space="0" w:color="auto"/>
            <w:left w:val="none" w:sz="0" w:space="0" w:color="auto"/>
            <w:bottom w:val="none" w:sz="0" w:space="0" w:color="auto"/>
            <w:right w:val="none" w:sz="0" w:space="0" w:color="auto"/>
          </w:divBdr>
        </w:div>
        <w:div w:id="1968930042">
          <w:marLeft w:val="640"/>
          <w:marRight w:val="0"/>
          <w:marTop w:val="0"/>
          <w:marBottom w:val="0"/>
          <w:divBdr>
            <w:top w:val="none" w:sz="0" w:space="0" w:color="auto"/>
            <w:left w:val="none" w:sz="0" w:space="0" w:color="auto"/>
            <w:bottom w:val="none" w:sz="0" w:space="0" w:color="auto"/>
            <w:right w:val="none" w:sz="0" w:space="0" w:color="auto"/>
          </w:divBdr>
        </w:div>
        <w:div w:id="581915091">
          <w:marLeft w:val="640"/>
          <w:marRight w:val="0"/>
          <w:marTop w:val="0"/>
          <w:marBottom w:val="0"/>
          <w:divBdr>
            <w:top w:val="none" w:sz="0" w:space="0" w:color="auto"/>
            <w:left w:val="none" w:sz="0" w:space="0" w:color="auto"/>
            <w:bottom w:val="none" w:sz="0" w:space="0" w:color="auto"/>
            <w:right w:val="none" w:sz="0" w:space="0" w:color="auto"/>
          </w:divBdr>
        </w:div>
        <w:div w:id="849107619">
          <w:marLeft w:val="640"/>
          <w:marRight w:val="0"/>
          <w:marTop w:val="0"/>
          <w:marBottom w:val="0"/>
          <w:divBdr>
            <w:top w:val="none" w:sz="0" w:space="0" w:color="auto"/>
            <w:left w:val="none" w:sz="0" w:space="0" w:color="auto"/>
            <w:bottom w:val="none" w:sz="0" w:space="0" w:color="auto"/>
            <w:right w:val="none" w:sz="0" w:space="0" w:color="auto"/>
          </w:divBdr>
        </w:div>
      </w:divsChild>
    </w:div>
    <w:div w:id="1631326018">
      <w:bodyDiv w:val="1"/>
      <w:marLeft w:val="0"/>
      <w:marRight w:val="0"/>
      <w:marTop w:val="0"/>
      <w:marBottom w:val="0"/>
      <w:divBdr>
        <w:top w:val="none" w:sz="0" w:space="0" w:color="auto"/>
        <w:left w:val="none" w:sz="0" w:space="0" w:color="auto"/>
        <w:bottom w:val="none" w:sz="0" w:space="0" w:color="auto"/>
        <w:right w:val="none" w:sz="0" w:space="0" w:color="auto"/>
      </w:divBdr>
      <w:divsChild>
        <w:div w:id="789318481">
          <w:marLeft w:val="640"/>
          <w:marRight w:val="0"/>
          <w:marTop w:val="0"/>
          <w:marBottom w:val="0"/>
          <w:divBdr>
            <w:top w:val="none" w:sz="0" w:space="0" w:color="auto"/>
            <w:left w:val="none" w:sz="0" w:space="0" w:color="auto"/>
            <w:bottom w:val="none" w:sz="0" w:space="0" w:color="auto"/>
            <w:right w:val="none" w:sz="0" w:space="0" w:color="auto"/>
          </w:divBdr>
        </w:div>
        <w:div w:id="1046224878">
          <w:marLeft w:val="640"/>
          <w:marRight w:val="0"/>
          <w:marTop w:val="0"/>
          <w:marBottom w:val="0"/>
          <w:divBdr>
            <w:top w:val="none" w:sz="0" w:space="0" w:color="auto"/>
            <w:left w:val="none" w:sz="0" w:space="0" w:color="auto"/>
            <w:bottom w:val="none" w:sz="0" w:space="0" w:color="auto"/>
            <w:right w:val="none" w:sz="0" w:space="0" w:color="auto"/>
          </w:divBdr>
        </w:div>
        <w:div w:id="1755125389">
          <w:marLeft w:val="640"/>
          <w:marRight w:val="0"/>
          <w:marTop w:val="0"/>
          <w:marBottom w:val="0"/>
          <w:divBdr>
            <w:top w:val="none" w:sz="0" w:space="0" w:color="auto"/>
            <w:left w:val="none" w:sz="0" w:space="0" w:color="auto"/>
            <w:bottom w:val="none" w:sz="0" w:space="0" w:color="auto"/>
            <w:right w:val="none" w:sz="0" w:space="0" w:color="auto"/>
          </w:divBdr>
        </w:div>
        <w:div w:id="891690929">
          <w:marLeft w:val="640"/>
          <w:marRight w:val="0"/>
          <w:marTop w:val="0"/>
          <w:marBottom w:val="0"/>
          <w:divBdr>
            <w:top w:val="none" w:sz="0" w:space="0" w:color="auto"/>
            <w:left w:val="none" w:sz="0" w:space="0" w:color="auto"/>
            <w:bottom w:val="none" w:sz="0" w:space="0" w:color="auto"/>
            <w:right w:val="none" w:sz="0" w:space="0" w:color="auto"/>
          </w:divBdr>
        </w:div>
        <w:div w:id="246235675">
          <w:marLeft w:val="640"/>
          <w:marRight w:val="0"/>
          <w:marTop w:val="0"/>
          <w:marBottom w:val="0"/>
          <w:divBdr>
            <w:top w:val="none" w:sz="0" w:space="0" w:color="auto"/>
            <w:left w:val="none" w:sz="0" w:space="0" w:color="auto"/>
            <w:bottom w:val="none" w:sz="0" w:space="0" w:color="auto"/>
            <w:right w:val="none" w:sz="0" w:space="0" w:color="auto"/>
          </w:divBdr>
        </w:div>
        <w:div w:id="23555181">
          <w:marLeft w:val="640"/>
          <w:marRight w:val="0"/>
          <w:marTop w:val="0"/>
          <w:marBottom w:val="0"/>
          <w:divBdr>
            <w:top w:val="none" w:sz="0" w:space="0" w:color="auto"/>
            <w:left w:val="none" w:sz="0" w:space="0" w:color="auto"/>
            <w:bottom w:val="none" w:sz="0" w:space="0" w:color="auto"/>
            <w:right w:val="none" w:sz="0" w:space="0" w:color="auto"/>
          </w:divBdr>
        </w:div>
        <w:div w:id="1151210093">
          <w:marLeft w:val="640"/>
          <w:marRight w:val="0"/>
          <w:marTop w:val="0"/>
          <w:marBottom w:val="0"/>
          <w:divBdr>
            <w:top w:val="none" w:sz="0" w:space="0" w:color="auto"/>
            <w:left w:val="none" w:sz="0" w:space="0" w:color="auto"/>
            <w:bottom w:val="none" w:sz="0" w:space="0" w:color="auto"/>
            <w:right w:val="none" w:sz="0" w:space="0" w:color="auto"/>
          </w:divBdr>
        </w:div>
        <w:div w:id="317004440">
          <w:marLeft w:val="640"/>
          <w:marRight w:val="0"/>
          <w:marTop w:val="0"/>
          <w:marBottom w:val="0"/>
          <w:divBdr>
            <w:top w:val="none" w:sz="0" w:space="0" w:color="auto"/>
            <w:left w:val="none" w:sz="0" w:space="0" w:color="auto"/>
            <w:bottom w:val="none" w:sz="0" w:space="0" w:color="auto"/>
            <w:right w:val="none" w:sz="0" w:space="0" w:color="auto"/>
          </w:divBdr>
        </w:div>
        <w:div w:id="397175162">
          <w:marLeft w:val="640"/>
          <w:marRight w:val="0"/>
          <w:marTop w:val="0"/>
          <w:marBottom w:val="0"/>
          <w:divBdr>
            <w:top w:val="none" w:sz="0" w:space="0" w:color="auto"/>
            <w:left w:val="none" w:sz="0" w:space="0" w:color="auto"/>
            <w:bottom w:val="none" w:sz="0" w:space="0" w:color="auto"/>
            <w:right w:val="none" w:sz="0" w:space="0" w:color="auto"/>
          </w:divBdr>
        </w:div>
        <w:div w:id="1647123184">
          <w:marLeft w:val="640"/>
          <w:marRight w:val="0"/>
          <w:marTop w:val="0"/>
          <w:marBottom w:val="0"/>
          <w:divBdr>
            <w:top w:val="none" w:sz="0" w:space="0" w:color="auto"/>
            <w:left w:val="none" w:sz="0" w:space="0" w:color="auto"/>
            <w:bottom w:val="none" w:sz="0" w:space="0" w:color="auto"/>
            <w:right w:val="none" w:sz="0" w:space="0" w:color="auto"/>
          </w:divBdr>
        </w:div>
        <w:div w:id="1543203104">
          <w:marLeft w:val="640"/>
          <w:marRight w:val="0"/>
          <w:marTop w:val="0"/>
          <w:marBottom w:val="0"/>
          <w:divBdr>
            <w:top w:val="none" w:sz="0" w:space="0" w:color="auto"/>
            <w:left w:val="none" w:sz="0" w:space="0" w:color="auto"/>
            <w:bottom w:val="none" w:sz="0" w:space="0" w:color="auto"/>
            <w:right w:val="none" w:sz="0" w:space="0" w:color="auto"/>
          </w:divBdr>
        </w:div>
        <w:div w:id="247033647">
          <w:marLeft w:val="640"/>
          <w:marRight w:val="0"/>
          <w:marTop w:val="0"/>
          <w:marBottom w:val="0"/>
          <w:divBdr>
            <w:top w:val="none" w:sz="0" w:space="0" w:color="auto"/>
            <w:left w:val="none" w:sz="0" w:space="0" w:color="auto"/>
            <w:bottom w:val="none" w:sz="0" w:space="0" w:color="auto"/>
            <w:right w:val="none" w:sz="0" w:space="0" w:color="auto"/>
          </w:divBdr>
        </w:div>
        <w:div w:id="688795627">
          <w:marLeft w:val="640"/>
          <w:marRight w:val="0"/>
          <w:marTop w:val="0"/>
          <w:marBottom w:val="0"/>
          <w:divBdr>
            <w:top w:val="none" w:sz="0" w:space="0" w:color="auto"/>
            <w:left w:val="none" w:sz="0" w:space="0" w:color="auto"/>
            <w:bottom w:val="none" w:sz="0" w:space="0" w:color="auto"/>
            <w:right w:val="none" w:sz="0" w:space="0" w:color="auto"/>
          </w:divBdr>
        </w:div>
        <w:div w:id="2081828189">
          <w:marLeft w:val="640"/>
          <w:marRight w:val="0"/>
          <w:marTop w:val="0"/>
          <w:marBottom w:val="0"/>
          <w:divBdr>
            <w:top w:val="none" w:sz="0" w:space="0" w:color="auto"/>
            <w:left w:val="none" w:sz="0" w:space="0" w:color="auto"/>
            <w:bottom w:val="none" w:sz="0" w:space="0" w:color="auto"/>
            <w:right w:val="none" w:sz="0" w:space="0" w:color="auto"/>
          </w:divBdr>
        </w:div>
        <w:div w:id="1426345833">
          <w:marLeft w:val="640"/>
          <w:marRight w:val="0"/>
          <w:marTop w:val="0"/>
          <w:marBottom w:val="0"/>
          <w:divBdr>
            <w:top w:val="none" w:sz="0" w:space="0" w:color="auto"/>
            <w:left w:val="none" w:sz="0" w:space="0" w:color="auto"/>
            <w:bottom w:val="none" w:sz="0" w:space="0" w:color="auto"/>
            <w:right w:val="none" w:sz="0" w:space="0" w:color="auto"/>
          </w:divBdr>
        </w:div>
        <w:div w:id="234364827">
          <w:marLeft w:val="640"/>
          <w:marRight w:val="0"/>
          <w:marTop w:val="0"/>
          <w:marBottom w:val="0"/>
          <w:divBdr>
            <w:top w:val="none" w:sz="0" w:space="0" w:color="auto"/>
            <w:left w:val="none" w:sz="0" w:space="0" w:color="auto"/>
            <w:bottom w:val="none" w:sz="0" w:space="0" w:color="auto"/>
            <w:right w:val="none" w:sz="0" w:space="0" w:color="auto"/>
          </w:divBdr>
        </w:div>
        <w:div w:id="90711118">
          <w:marLeft w:val="640"/>
          <w:marRight w:val="0"/>
          <w:marTop w:val="0"/>
          <w:marBottom w:val="0"/>
          <w:divBdr>
            <w:top w:val="none" w:sz="0" w:space="0" w:color="auto"/>
            <w:left w:val="none" w:sz="0" w:space="0" w:color="auto"/>
            <w:bottom w:val="none" w:sz="0" w:space="0" w:color="auto"/>
            <w:right w:val="none" w:sz="0" w:space="0" w:color="auto"/>
          </w:divBdr>
        </w:div>
        <w:div w:id="1934969083">
          <w:marLeft w:val="640"/>
          <w:marRight w:val="0"/>
          <w:marTop w:val="0"/>
          <w:marBottom w:val="0"/>
          <w:divBdr>
            <w:top w:val="none" w:sz="0" w:space="0" w:color="auto"/>
            <w:left w:val="none" w:sz="0" w:space="0" w:color="auto"/>
            <w:bottom w:val="none" w:sz="0" w:space="0" w:color="auto"/>
            <w:right w:val="none" w:sz="0" w:space="0" w:color="auto"/>
          </w:divBdr>
        </w:div>
        <w:div w:id="1601253817">
          <w:marLeft w:val="640"/>
          <w:marRight w:val="0"/>
          <w:marTop w:val="0"/>
          <w:marBottom w:val="0"/>
          <w:divBdr>
            <w:top w:val="none" w:sz="0" w:space="0" w:color="auto"/>
            <w:left w:val="none" w:sz="0" w:space="0" w:color="auto"/>
            <w:bottom w:val="none" w:sz="0" w:space="0" w:color="auto"/>
            <w:right w:val="none" w:sz="0" w:space="0" w:color="auto"/>
          </w:divBdr>
        </w:div>
        <w:div w:id="739521636">
          <w:marLeft w:val="640"/>
          <w:marRight w:val="0"/>
          <w:marTop w:val="0"/>
          <w:marBottom w:val="0"/>
          <w:divBdr>
            <w:top w:val="none" w:sz="0" w:space="0" w:color="auto"/>
            <w:left w:val="none" w:sz="0" w:space="0" w:color="auto"/>
            <w:bottom w:val="none" w:sz="0" w:space="0" w:color="auto"/>
            <w:right w:val="none" w:sz="0" w:space="0" w:color="auto"/>
          </w:divBdr>
        </w:div>
        <w:div w:id="294797440">
          <w:marLeft w:val="640"/>
          <w:marRight w:val="0"/>
          <w:marTop w:val="0"/>
          <w:marBottom w:val="0"/>
          <w:divBdr>
            <w:top w:val="none" w:sz="0" w:space="0" w:color="auto"/>
            <w:left w:val="none" w:sz="0" w:space="0" w:color="auto"/>
            <w:bottom w:val="none" w:sz="0" w:space="0" w:color="auto"/>
            <w:right w:val="none" w:sz="0" w:space="0" w:color="auto"/>
          </w:divBdr>
        </w:div>
        <w:div w:id="1664240437">
          <w:marLeft w:val="640"/>
          <w:marRight w:val="0"/>
          <w:marTop w:val="0"/>
          <w:marBottom w:val="0"/>
          <w:divBdr>
            <w:top w:val="none" w:sz="0" w:space="0" w:color="auto"/>
            <w:left w:val="none" w:sz="0" w:space="0" w:color="auto"/>
            <w:bottom w:val="none" w:sz="0" w:space="0" w:color="auto"/>
            <w:right w:val="none" w:sz="0" w:space="0" w:color="auto"/>
          </w:divBdr>
        </w:div>
        <w:div w:id="1978993297">
          <w:marLeft w:val="640"/>
          <w:marRight w:val="0"/>
          <w:marTop w:val="0"/>
          <w:marBottom w:val="0"/>
          <w:divBdr>
            <w:top w:val="none" w:sz="0" w:space="0" w:color="auto"/>
            <w:left w:val="none" w:sz="0" w:space="0" w:color="auto"/>
            <w:bottom w:val="none" w:sz="0" w:space="0" w:color="auto"/>
            <w:right w:val="none" w:sz="0" w:space="0" w:color="auto"/>
          </w:divBdr>
        </w:div>
        <w:div w:id="615210096">
          <w:marLeft w:val="640"/>
          <w:marRight w:val="0"/>
          <w:marTop w:val="0"/>
          <w:marBottom w:val="0"/>
          <w:divBdr>
            <w:top w:val="none" w:sz="0" w:space="0" w:color="auto"/>
            <w:left w:val="none" w:sz="0" w:space="0" w:color="auto"/>
            <w:bottom w:val="none" w:sz="0" w:space="0" w:color="auto"/>
            <w:right w:val="none" w:sz="0" w:space="0" w:color="auto"/>
          </w:divBdr>
        </w:div>
        <w:div w:id="1615019248">
          <w:marLeft w:val="640"/>
          <w:marRight w:val="0"/>
          <w:marTop w:val="0"/>
          <w:marBottom w:val="0"/>
          <w:divBdr>
            <w:top w:val="none" w:sz="0" w:space="0" w:color="auto"/>
            <w:left w:val="none" w:sz="0" w:space="0" w:color="auto"/>
            <w:bottom w:val="none" w:sz="0" w:space="0" w:color="auto"/>
            <w:right w:val="none" w:sz="0" w:space="0" w:color="auto"/>
          </w:divBdr>
        </w:div>
        <w:div w:id="1795979616">
          <w:marLeft w:val="640"/>
          <w:marRight w:val="0"/>
          <w:marTop w:val="0"/>
          <w:marBottom w:val="0"/>
          <w:divBdr>
            <w:top w:val="none" w:sz="0" w:space="0" w:color="auto"/>
            <w:left w:val="none" w:sz="0" w:space="0" w:color="auto"/>
            <w:bottom w:val="none" w:sz="0" w:space="0" w:color="auto"/>
            <w:right w:val="none" w:sz="0" w:space="0" w:color="auto"/>
          </w:divBdr>
        </w:div>
        <w:div w:id="602884412">
          <w:marLeft w:val="640"/>
          <w:marRight w:val="0"/>
          <w:marTop w:val="0"/>
          <w:marBottom w:val="0"/>
          <w:divBdr>
            <w:top w:val="none" w:sz="0" w:space="0" w:color="auto"/>
            <w:left w:val="none" w:sz="0" w:space="0" w:color="auto"/>
            <w:bottom w:val="none" w:sz="0" w:space="0" w:color="auto"/>
            <w:right w:val="none" w:sz="0" w:space="0" w:color="auto"/>
          </w:divBdr>
        </w:div>
        <w:div w:id="1176187507">
          <w:marLeft w:val="640"/>
          <w:marRight w:val="0"/>
          <w:marTop w:val="0"/>
          <w:marBottom w:val="0"/>
          <w:divBdr>
            <w:top w:val="none" w:sz="0" w:space="0" w:color="auto"/>
            <w:left w:val="none" w:sz="0" w:space="0" w:color="auto"/>
            <w:bottom w:val="none" w:sz="0" w:space="0" w:color="auto"/>
            <w:right w:val="none" w:sz="0" w:space="0" w:color="auto"/>
          </w:divBdr>
        </w:div>
        <w:div w:id="800147691">
          <w:marLeft w:val="640"/>
          <w:marRight w:val="0"/>
          <w:marTop w:val="0"/>
          <w:marBottom w:val="0"/>
          <w:divBdr>
            <w:top w:val="none" w:sz="0" w:space="0" w:color="auto"/>
            <w:left w:val="none" w:sz="0" w:space="0" w:color="auto"/>
            <w:bottom w:val="none" w:sz="0" w:space="0" w:color="auto"/>
            <w:right w:val="none" w:sz="0" w:space="0" w:color="auto"/>
          </w:divBdr>
        </w:div>
        <w:div w:id="1721857508">
          <w:marLeft w:val="640"/>
          <w:marRight w:val="0"/>
          <w:marTop w:val="0"/>
          <w:marBottom w:val="0"/>
          <w:divBdr>
            <w:top w:val="none" w:sz="0" w:space="0" w:color="auto"/>
            <w:left w:val="none" w:sz="0" w:space="0" w:color="auto"/>
            <w:bottom w:val="none" w:sz="0" w:space="0" w:color="auto"/>
            <w:right w:val="none" w:sz="0" w:space="0" w:color="auto"/>
          </w:divBdr>
        </w:div>
        <w:div w:id="2081437567">
          <w:marLeft w:val="640"/>
          <w:marRight w:val="0"/>
          <w:marTop w:val="0"/>
          <w:marBottom w:val="0"/>
          <w:divBdr>
            <w:top w:val="none" w:sz="0" w:space="0" w:color="auto"/>
            <w:left w:val="none" w:sz="0" w:space="0" w:color="auto"/>
            <w:bottom w:val="none" w:sz="0" w:space="0" w:color="auto"/>
            <w:right w:val="none" w:sz="0" w:space="0" w:color="auto"/>
          </w:divBdr>
        </w:div>
        <w:div w:id="222715454">
          <w:marLeft w:val="640"/>
          <w:marRight w:val="0"/>
          <w:marTop w:val="0"/>
          <w:marBottom w:val="0"/>
          <w:divBdr>
            <w:top w:val="none" w:sz="0" w:space="0" w:color="auto"/>
            <w:left w:val="none" w:sz="0" w:space="0" w:color="auto"/>
            <w:bottom w:val="none" w:sz="0" w:space="0" w:color="auto"/>
            <w:right w:val="none" w:sz="0" w:space="0" w:color="auto"/>
          </w:divBdr>
        </w:div>
        <w:div w:id="619149698">
          <w:marLeft w:val="640"/>
          <w:marRight w:val="0"/>
          <w:marTop w:val="0"/>
          <w:marBottom w:val="0"/>
          <w:divBdr>
            <w:top w:val="none" w:sz="0" w:space="0" w:color="auto"/>
            <w:left w:val="none" w:sz="0" w:space="0" w:color="auto"/>
            <w:bottom w:val="none" w:sz="0" w:space="0" w:color="auto"/>
            <w:right w:val="none" w:sz="0" w:space="0" w:color="auto"/>
          </w:divBdr>
        </w:div>
        <w:div w:id="1624965909">
          <w:marLeft w:val="640"/>
          <w:marRight w:val="0"/>
          <w:marTop w:val="0"/>
          <w:marBottom w:val="0"/>
          <w:divBdr>
            <w:top w:val="none" w:sz="0" w:space="0" w:color="auto"/>
            <w:left w:val="none" w:sz="0" w:space="0" w:color="auto"/>
            <w:bottom w:val="none" w:sz="0" w:space="0" w:color="auto"/>
            <w:right w:val="none" w:sz="0" w:space="0" w:color="auto"/>
          </w:divBdr>
        </w:div>
        <w:div w:id="1443842823">
          <w:marLeft w:val="640"/>
          <w:marRight w:val="0"/>
          <w:marTop w:val="0"/>
          <w:marBottom w:val="0"/>
          <w:divBdr>
            <w:top w:val="none" w:sz="0" w:space="0" w:color="auto"/>
            <w:left w:val="none" w:sz="0" w:space="0" w:color="auto"/>
            <w:bottom w:val="none" w:sz="0" w:space="0" w:color="auto"/>
            <w:right w:val="none" w:sz="0" w:space="0" w:color="auto"/>
          </w:divBdr>
        </w:div>
        <w:div w:id="1698501392">
          <w:marLeft w:val="640"/>
          <w:marRight w:val="0"/>
          <w:marTop w:val="0"/>
          <w:marBottom w:val="0"/>
          <w:divBdr>
            <w:top w:val="none" w:sz="0" w:space="0" w:color="auto"/>
            <w:left w:val="none" w:sz="0" w:space="0" w:color="auto"/>
            <w:bottom w:val="none" w:sz="0" w:space="0" w:color="auto"/>
            <w:right w:val="none" w:sz="0" w:space="0" w:color="auto"/>
          </w:divBdr>
        </w:div>
        <w:div w:id="1192183337">
          <w:marLeft w:val="640"/>
          <w:marRight w:val="0"/>
          <w:marTop w:val="0"/>
          <w:marBottom w:val="0"/>
          <w:divBdr>
            <w:top w:val="none" w:sz="0" w:space="0" w:color="auto"/>
            <w:left w:val="none" w:sz="0" w:space="0" w:color="auto"/>
            <w:bottom w:val="none" w:sz="0" w:space="0" w:color="auto"/>
            <w:right w:val="none" w:sz="0" w:space="0" w:color="auto"/>
          </w:divBdr>
        </w:div>
        <w:div w:id="140856395">
          <w:marLeft w:val="640"/>
          <w:marRight w:val="0"/>
          <w:marTop w:val="0"/>
          <w:marBottom w:val="0"/>
          <w:divBdr>
            <w:top w:val="none" w:sz="0" w:space="0" w:color="auto"/>
            <w:left w:val="none" w:sz="0" w:space="0" w:color="auto"/>
            <w:bottom w:val="none" w:sz="0" w:space="0" w:color="auto"/>
            <w:right w:val="none" w:sz="0" w:space="0" w:color="auto"/>
          </w:divBdr>
        </w:div>
        <w:div w:id="616718231">
          <w:marLeft w:val="640"/>
          <w:marRight w:val="0"/>
          <w:marTop w:val="0"/>
          <w:marBottom w:val="0"/>
          <w:divBdr>
            <w:top w:val="none" w:sz="0" w:space="0" w:color="auto"/>
            <w:left w:val="none" w:sz="0" w:space="0" w:color="auto"/>
            <w:bottom w:val="none" w:sz="0" w:space="0" w:color="auto"/>
            <w:right w:val="none" w:sz="0" w:space="0" w:color="auto"/>
          </w:divBdr>
        </w:div>
        <w:div w:id="2141411924">
          <w:marLeft w:val="640"/>
          <w:marRight w:val="0"/>
          <w:marTop w:val="0"/>
          <w:marBottom w:val="0"/>
          <w:divBdr>
            <w:top w:val="none" w:sz="0" w:space="0" w:color="auto"/>
            <w:left w:val="none" w:sz="0" w:space="0" w:color="auto"/>
            <w:bottom w:val="none" w:sz="0" w:space="0" w:color="auto"/>
            <w:right w:val="none" w:sz="0" w:space="0" w:color="auto"/>
          </w:divBdr>
        </w:div>
        <w:div w:id="1571576621">
          <w:marLeft w:val="640"/>
          <w:marRight w:val="0"/>
          <w:marTop w:val="0"/>
          <w:marBottom w:val="0"/>
          <w:divBdr>
            <w:top w:val="none" w:sz="0" w:space="0" w:color="auto"/>
            <w:left w:val="none" w:sz="0" w:space="0" w:color="auto"/>
            <w:bottom w:val="none" w:sz="0" w:space="0" w:color="auto"/>
            <w:right w:val="none" w:sz="0" w:space="0" w:color="auto"/>
          </w:divBdr>
        </w:div>
        <w:div w:id="2057312170">
          <w:marLeft w:val="640"/>
          <w:marRight w:val="0"/>
          <w:marTop w:val="0"/>
          <w:marBottom w:val="0"/>
          <w:divBdr>
            <w:top w:val="none" w:sz="0" w:space="0" w:color="auto"/>
            <w:left w:val="none" w:sz="0" w:space="0" w:color="auto"/>
            <w:bottom w:val="none" w:sz="0" w:space="0" w:color="auto"/>
            <w:right w:val="none" w:sz="0" w:space="0" w:color="auto"/>
          </w:divBdr>
        </w:div>
        <w:div w:id="309293197">
          <w:marLeft w:val="640"/>
          <w:marRight w:val="0"/>
          <w:marTop w:val="0"/>
          <w:marBottom w:val="0"/>
          <w:divBdr>
            <w:top w:val="none" w:sz="0" w:space="0" w:color="auto"/>
            <w:left w:val="none" w:sz="0" w:space="0" w:color="auto"/>
            <w:bottom w:val="none" w:sz="0" w:space="0" w:color="auto"/>
            <w:right w:val="none" w:sz="0" w:space="0" w:color="auto"/>
          </w:divBdr>
        </w:div>
        <w:div w:id="1334383320">
          <w:marLeft w:val="640"/>
          <w:marRight w:val="0"/>
          <w:marTop w:val="0"/>
          <w:marBottom w:val="0"/>
          <w:divBdr>
            <w:top w:val="none" w:sz="0" w:space="0" w:color="auto"/>
            <w:left w:val="none" w:sz="0" w:space="0" w:color="auto"/>
            <w:bottom w:val="none" w:sz="0" w:space="0" w:color="auto"/>
            <w:right w:val="none" w:sz="0" w:space="0" w:color="auto"/>
          </w:divBdr>
        </w:div>
        <w:div w:id="2064789794">
          <w:marLeft w:val="640"/>
          <w:marRight w:val="0"/>
          <w:marTop w:val="0"/>
          <w:marBottom w:val="0"/>
          <w:divBdr>
            <w:top w:val="none" w:sz="0" w:space="0" w:color="auto"/>
            <w:left w:val="none" w:sz="0" w:space="0" w:color="auto"/>
            <w:bottom w:val="none" w:sz="0" w:space="0" w:color="auto"/>
            <w:right w:val="none" w:sz="0" w:space="0" w:color="auto"/>
          </w:divBdr>
        </w:div>
        <w:div w:id="1287471330">
          <w:marLeft w:val="640"/>
          <w:marRight w:val="0"/>
          <w:marTop w:val="0"/>
          <w:marBottom w:val="0"/>
          <w:divBdr>
            <w:top w:val="none" w:sz="0" w:space="0" w:color="auto"/>
            <w:left w:val="none" w:sz="0" w:space="0" w:color="auto"/>
            <w:bottom w:val="none" w:sz="0" w:space="0" w:color="auto"/>
            <w:right w:val="none" w:sz="0" w:space="0" w:color="auto"/>
          </w:divBdr>
        </w:div>
        <w:div w:id="619848654">
          <w:marLeft w:val="640"/>
          <w:marRight w:val="0"/>
          <w:marTop w:val="0"/>
          <w:marBottom w:val="0"/>
          <w:divBdr>
            <w:top w:val="none" w:sz="0" w:space="0" w:color="auto"/>
            <w:left w:val="none" w:sz="0" w:space="0" w:color="auto"/>
            <w:bottom w:val="none" w:sz="0" w:space="0" w:color="auto"/>
            <w:right w:val="none" w:sz="0" w:space="0" w:color="auto"/>
          </w:divBdr>
        </w:div>
        <w:div w:id="1893688040">
          <w:marLeft w:val="640"/>
          <w:marRight w:val="0"/>
          <w:marTop w:val="0"/>
          <w:marBottom w:val="0"/>
          <w:divBdr>
            <w:top w:val="none" w:sz="0" w:space="0" w:color="auto"/>
            <w:left w:val="none" w:sz="0" w:space="0" w:color="auto"/>
            <w:bottom w:val="none" w:sz="0" w:space="0" w:color="auto"/>
            <w:right w:val="none" w:sz="0" w:space="0" w:color="auto"/>
          </w:divBdr>
        </w:div>
        <w:div w:id="1155342577">
          <w:marLeft w:val="640"/>
          <w:marRight w:val="0"/>
          <w:marTop w:val="0"/>
          <w:marBottom w:val="0"/>
          <w:divBdr>
            <w:top w:val="none" w:sz="0" w:space="0" w:color="auto"/>
            <w:left w:val="none" w:sz="0" w:space="0" w:color="auto"/>
            <w:bottom w:val="none" w:sz="0" w:space="0" w:color="auto"/>
            <w:right w:val="none" w:sz="0" w:space="0" w:color="auto"/>
          </w:divBdr>
        </w:div>
        <w:div w:id="618876940">
          <w:marLeft w:val="640"/>
          <w:marRight w:val="0"/>
          <w:marTop w:val="0"/>
          <w:marBottom w:val="0"/>
          <w:divBdr>
            <w:top w:val="none" w:sz="0" w:space="0" w:color="auto"/>
            <w:left w:val="none" w:sz="0" w:space="0" w:color="auto"/>
            <w:bottom w:val="none" w:sz="0" w:space="0" w:color="auto"/>
            <w:right w:val="none" w:sz="0" w:space="0" w:color="auto"/>
          </w:divBdr>
        </w:div>
        <w:div w:id="1310593916">
          <w:marLeft w:val="640"/>
          <w:marRight w:val="0"/>
          <w:marTop w:val="0"/>
          <w:marBottom w:val="0"/>
          <w:divBdr>
            <w:top w:val="none" w:sz="0" w:space="0" w:color="auto"/>
            <w:left w:val="none" w:sz="0" w:space="0" w:color="auto"/>
            <w:bottom w:val="none" w:sz="0" w:space="0" w:color="auto"/>
            <w:right w:val="none" w:sz="0" w:space="0" w:color="auto"/>
          </w:divBdr>
        </w:div>
        <w:div w:id="1391273141">
          <w:marLeft w:val="640"/>
          <w:marRight w:val="0"/>
          <w:marTop w:val="0"/>
          <w:marBottom w:val="0"/>
          <w:divBdr>
            <w:top w:val="none" w:sz="0" w:space="0" w:color="auto"/>
            <w:left w:val="none" w:sz="0" w:space="0" w:color="auto"/>
            <w:bottom w:val="none" w:sz="0" w:space="0" w:color="auto"/>
            <w:right w:val="none" w:sz="0" w:space="0" w:color="auto"/>
          </w:divBdr>
        </w:div>
        <w:div w:id="1860194588">
          <w:marLeft w:val="640"/>
          <w:marRight w:val="0"/>
          <w:marTop w:val="0"/>
          <w:marBottom w:val="0"/>
          <w:divBdr>
            <w:top w:val="none" w:sz="0" w:space="0" w:color="auto"/>
            <w:left w:val="none" w:sz="0" w:space="0" w:color="auto"/>
            <w:bottom w:val="none" w:sz="0" w:space="0" w:color="auto"/>
            <w:right w:val="none" w:sz="0" w:space="0" w:color="auto"/>
          </w:divBdr>
        </w:div>
        <w:div w:id="1126851936">
          <w:marLeft w:val="640"/>
          <w:marRight w:val="0"/>
          <w:marTop w:val="0"/>
          <w:marBottom w:val="0"/>
          <w:divBdr>
            <w:top w:val="none" w:sz="0" w:space="0" w:color="auto"/>
            <w:left w:val="none" w:sz="0" w:space="0" w:color="auto"/>
            <w:bottom w:val="none" w:sz="0" w:space="0" w:color="auto"/>
            <w:right w:val="none" w:sz="0" w:space="0" w:color="auto"/>
          </w:divBdr>
        </w:div>
        <w:div w:id="1106510278">
          <w:marLeft w:val="640"/>
          <w:marRight w:val="0"/>
          <w:marTop w:val="0"/>
          <w:marBottom w:val="0"/>
          <w:divBdr>
            <w:top w:val="none" w:sz="0" w:space="0" w:color="auto"/>
            <w:left w:val="none" w:sz="0" w:space="0" w:color="auto"/>
            <w:bottom w:val="none" w:sz="0" w:space="0" w:color="auto"/>
            <w:right w:val="none" w:sz="0" w:space="0" w:color="auto"/>
          </w:divBdr>
        </w:div>
        <w:div w:id="260571270">
          <w:marLeft w:val="640"/>
          <w:marRight w:val="0"/>
          <w:marTop w:val="0"/>
          <w:marBottom w:val="0"/>
          <w:divBdr>
            <w:top w:val="none" w:sz="0" w:space="0" w:color="auto"/>
            <w:left w:val="none" w:sz="0" w:space="0" w:color="auto"/>
            <w:bottom w:val="none" w:sz="0" w:space="0" w:color="auto"/>
            <w:right w:val="none" w:sz="0" w:space="0" w:color="auto"/>
          </w:divBdr>
        </w:div>
        <w:div w:id="1255239943">
          <w:marLeft w:val="640"/>
          <w:marRight w:val="0"/>
          <w:marTop w:val="0"/>
          <w:marBottom w:val="0"/>
          <w:divBdr>
            <w:top w:val="none" w:sz="0" w:space="0" w:color="auto"/>
            <w:left w:val="none" w:sz="0" w:space="0" w:color="auto"/>
            <w:bottom w:val="none" w:sz="0" w:space="0" w:color="auto"/>
            <w:right w:val="none" w:sz="0" w:space="0" w:color="auto"/>
          </w:divBdr>
        </w:div>
      </w:divsChild>
    </w:div>
    <w:div w:id="1658875498">
      <w:bodyDiv w:val="1"/>
      <w:marLeft w:val="0"/>
      <w:marRight w:val="0"/>
      <w:marTop w:val="0"/>
      <w:marBottom w:val="0"/>
      <w:divBdr>
        <w:top w:val="none" w:sz="0" w:space="0" w:color="auto"/>
        <w:left w:val="none" w:sz="0" w:space="0" w:color="auto"/>
        <w:bottom w:val="none" w:sz="0" w:space="0" w:color="auto"/>
        <w:right w:val="none" w:sz="0" w:space="0" w:color="auto"/>
      </w:divBdr>
      <w:divsChild>
        <w:div w:id="410002360">
          <w:marLeft w:val="640"/>
          <w:marRight w:val="0"/>
          <w:marTop w:val="0"/>
          <w:marBottom w:val="0"/>
          <w:divBdr>
            <w:top w:val="none" w:sz="0" w:space="0" w:color="auto"/>
            <w:left w:val="none" w:sz="0" w:space="0" w:color="auto"/>
            <w:bottom w:val="none" w:sz="0" w:space="0" w:color="auto"/>
            <w:right w:val="none" w:sz="0" w:space="0" w:color="auto"/>
          </w:divBdr>
        </w:div>
        <w:div w:id="136609758">
          <w:marLeft w:val="640"/>
          <w:marRight w:val="0"/>
          <w:marTop w:val="0"/>
          <w:marBottom w:val="0"/>
          <w:divBdr>
            <w:top w:val="none" w:sz="0" w:space="0" w:color="auto"/>
            <w:left w:val="none" w:sz="0" w:space="0" w:color="auto"/>
            <w:bottom w:val="none" w:sz="0" w:space="0" w:color="auto"/>
            <w:right w:val="none" w:sz="0" w:space="0" w:color="auto"/>
          </w:divBdr>
        </w:div>
        <w:div w:id="1039235763">
          <w:marLeft w:val="640"/>
          <w:marRight w:val="0"/>
          <w:marTop w:val="0"/>
          <w:marBottom w:val="0"/>
          <w:divBdr>
            <w:top w:val="none" w:sz="0" w:space="0" w:color="auto"/>
            <w:left w:val="none" w:sz="0" w:space="0" w:color="auto"/>
            <w:bottom w:val="none" w:sz="0" w:space="0" w:color="auto"/>
            <w:right w:val="none" w:sz="0" w:space="0" w:color="auto"/>
          </w:divBdr>
        </w:div>
        <w:div w:id="1617364855">
          <w:marLeft w:val="640"/>
          <w:marRight w:val="0"/>
          <w:marTop w:val="0"/>
          <w:marBottom w:val="0"/>
          <w:divBdr>
            <w:top w:val="none" w:sz="0" w:space="0" w:color="auto"/>
            <w:left w:val="none" w:sz="0" w:space="0" w:color="auto"/>
            <w:bottom w:val="none" w:sz="0" w:space="0" w:color="auto"/>
            <w:right w:val="none" w:sz="0" w:space="0" w:color="auto"/>
          </w:divBdr>
        </w:div>
        <w:div w:id="1695960471">
          <w:marLeft w:val="640"/>
          <w:marRight w:val="0"/>
          <w:marTop w:val="0"/>
          <w:marBottom w:val="0"/>
          <w:divBdr>
            <w:top w:val="none" w:sz="0" w:space="0" w:color="auto"/>
            <w:left w:val="none" w:sz="0" w:space="0" w:color="auto"/>
            <w:bottom w:val="none" w:sz="0" w:space="0" w:color="auto"/>
            <w:right w:val="none" w:sz="0" w:space="0" w:color="auto"/>
          </w:divBdr>
        </w:div>
        <w:div w:id="1191070604">
          <w:marLeft w:val="640"/>
          <w:marRight w:val="0"/>
          <w:marTop w:val="0"/>
          <w:marBottom w:val="0"/>
          <w:divBdr>
            <w:top w:val="none" w:sz="0" w:space="0" w:color="auto"/>
            <w:left w:val="none" w:sz="0" w:space="0" w:color="auto"/>
            <w:bottom w:val="none" w:sz="0" w:space="0" w:color="auto"/>
            <w:right w:val="none" w:sz="0" w:space="0" w:color="auto"/>
          </w:divBdr>
        </w:div>
        <w:div w:id="1840539960">
          <w:marLeft w:val="640"/>
          <w:marRight w:val="0"/>
          <w:marTop w:val="0"/>
          <w:marBottom w:val="0"/>
          <w:divBdr>
            <w:top w:val="none" w:sz="0" w:space="0" w:color="auto"/>
            <w:left w:val="none" w:sz="0" w:space="0" w:color="auto"/>
            <w:bottom w:val="none" w:sz="0" w:space="0" w:color="auto"/>
            <w:right w:val="none" w:sz="0" w:space="0" w:color="auto"/>
          </w:divBdr>
        </w:div>
        <w:div w:id="667288831">
          <w:marLeft w:val="640"/>
          <w:marRight w:val="0"/>
          <w:marTop w:val="0"/>
          <w:marBottom w:val="0"/>
          <w:divBdr>
            <w:top w:val="none" w:sz="0" w:space="0" w:color="auto"/>
            <w:left w:val="none" w:sz="0" w:space="0" w:color="auto"/>
            <w:bottom w:val="none" w:sz="0" w:space="0" w:color="auto"/>
            <w:right w:val="none" w:sz="0" w:space="0" w:color="auto"/>
          </w:divBdr>
        </w:div>
        <w:div w:id="1628050868">
          <w:marLeft w:val="640"/>
          <w:marRight w:val="0"/>
          <w:marTop w:val="0"/>
          <w:marBottom w:val="0"/>
          <w:divBdr>
            <w:top w:val="none" w:sz="0" w:space="0" w:color="auto"/>
            <w:left w:val="none" w:sz="0" w:space="0" w:color="auto"/>
            <w:bottom w:val="none" w:sz="0" w:space="0" w:color="auto"/>
            <w:right w:val="none" w:sz="0" w:space="0" w:color="auto"/>
          </w:divBdr>
        </w:div>
        <w:div w:id="401564065">
          <w:marLeft w:val="640"/>
          <w:marRight w:val="0"/>
          <w:marTop w:val="0"/>
          <w:marBottom w:val="0"/>
          <w:divBdr>
            <w:top w:val="none" w:sz="0" w:space="0" w:color="auto"/>
            <w:left w:val="none" w:sz="0" w:space="0" w:color="auto"/>
            <w:bottom w:val="none" w:sz="0" w:space="0" w:color="auto"/>
            <w:right w:val="none" w:sz="0" w:space="0" w:color="auto"/>
          </w:divBdr>
        </w:div>
        <w:div w:id="1716809221">
          <w:marLeft w:val="640"/>
          <w:marRight w:val="0"/>
          <w:marTop w:val="0"/>
          <w:marBottom w:val="0"/>
          <w:divBdr>
            <w:top w:val="none" w:sz="0" w:space="0" w:color="auto"/>
            <w:left w:val="none" w:sz="0" w:space="0" w:color="auto"/>
            <w:bottom w:val="none" w:sz="0" w:space="0" w:color="auto"/>
            <w:right w:val="none" w:sz="0" w:space="0" w:color="auto"/>
          </w:divBdr>
        </w:div>
        <w:div w:id="538664388">
          <w:marLeft w:val="640"/>
          <w:marRight w:val="0"/>
          <w:marTop w:val="0"/>
          <w:marBottom w:val="0"/>
          <w:divBdr>
            <w:top w:val="none" w:sz="0" w:space="0" w:color="auto"/>
            <w:left w:val="none" w:sz="0" w:space="0" w:color="auto"/>
            <w:bottom w:val="none" w:sz="0" w:space="0" w:color="auto"/>
            <w:right w:val="none" w:sz="0" w:space="0" w:color="auto"/>
          </w:divBdr>
        </w:div>
        <w:div w:id="752164117">
          <w:marLeft w:val="640"/>
          <w:marRight w:val="0"/>
          <w:marTop w:val="0"/>
          <w:marBottom w:val="0"/>
          <w:divBdr>
            <w:top w:val="none" w:sz="0" w:space="0" w:color="auto"/>
            <w:left w:val="none" w:sz="0" w:space="0" w:color="auto"/>
            <w:bottom w:val="none" w:sz="0" w:space="0" w:color="auto"/>
            <w:right w:val="none" w:sz="0" w:space="0" w:color="auto"/>
          </w:divBdr>
        </w:div>
        <w:div w:id="1323391589">
          <w:marLeft w:val="640"/>
          <w:marRight w:val="0"/>
          <w:marTop w:val="0"/>
          <w:marBottom w:val="0"/>
          <w:divBdr>
            <w:top w:val="none" w:sz="0" w:space="0" w:color="auto"/>
            <w:left w:val="none" w:sz="0" w:space="0" w:color="auto"/>
            <w:bottom w:val="none" w:sz="0" w:space="0" w:color="auto"/>
            <w:right w:val="none" w:sz="0" w:space="0" w:color="auto"/>
          </w:divBdr>
        </w:div>
        <w:div w:id="264121010">
          <w:marLeft w:val="640"/>
          <w:marRight w:val="0"/>
          <w:marTop w:val="0"/>
          <w:marBottom w:val="0"/>
          <w:divBdr>
            <w:top w:val="none" w:sz="0" w:space="0" w:color="auto"/>
            <w:left w:val="none" w:sz="0" w:space="0" w:color="auto"/>
            <w:bottom w:val="none" w:sz="0" w:space="0" w:color="auto"/>
            <w:right w:val="none" w:sz="0" w:space="0" w:color="auto"/>
          </w:divBdr>
        </w:div>
        <w:div w:id="1372068372">
          <w:marLeft w:val="640"/>
          <w:marRight w:val="0"/>
          <w:marTop w:val="0"/>
          <w:marBottom w:val="0"/>
          <w:divBdr>
            <w:top w:val="none" w:sz="0" w:space="0" w:color="auto"/>
            <w:left w:val="none" w:sz="0" w:space="0" w:color="auto"/>
            <w:bottom w:val="none" w:sz="0" w:space="0" w:color="auto"/>
            <w:right w:val="none" w:sz="0" w:space="0" w:color="auto"/>
          </w:divBdr>
        </w:div>
        <w:div w:id="740521016">
          <w:marLeft w:val="640"/>
          <w:marRight w:val="0"/>
          <w:marTop w:val="0"/>
          <w:marBottom w:val="0"/>
          <w:divBdr>
            <w:top w:val="none" w:sz="0" w:space="0" w:color="auto"/>
            <w:left w:val="none" w:sz="0" w:space="0" w:color="auto"/>
            <w:bottom w:val="none" w:sz="0" w:space="0" w:color="auto"/>
            <w:right w:val="none" w:sz="0" w:space="0" w:color="auto"/>
          </w:divBdr>
        </w:div>
        <w:div w:id="1745184826">
          <w:marLeft w:val="640"/>
          <w:marRight w:val="0"/>
          <w:marTop w:val="0"/>
          <w:marBottom w:val="0"/>
          <w:divBdr>
            <w:top w:val="none" w:sz="0" w:space="0" w:color="auto"/>
            <w:left w:val="none" w:sz="0" w:space="0" w:color="auto"/>
            <w:bottom w:val="none" w:sz="0" w:space="0" w:color="auto"/>
            <w:right w:val="none" w:sz="0" w:space="0" w:color="auto"/>
          </w:divBdr>
        </w:div>
        <w:div w:id="2041321761">
          <w:marLeft w:val="640"/>
          <w:marRight w:val="0"/>
          <w:marTop w:val="0"/>
          <w:marBottom w:val="0"/>
          <w:divBdr>
            <w:top w:val="none" w:sz="0" w:space="0" w:color="auto"/>
            <w:left w:val="none" w:sz="0" w:space="0" w:color="auto"/>
            <w:bottom w:val="none" w:sz="0" w:space="0" w:color="auto"/>
            <w:right w:val="none" w:sz="0" w:space="0" w:color="auto"/>
          </w:divBdr>
        </w:div>
        <w:div w:id="647982710">
          <w:marLeft w:val="640"/>
          <w:marRight w:val="0"/>
          <w:marTop w:val="0"/>
          <w:marBottom w:val="0"/>
          <w:divBdr>
            <w:top w:val="none" w:sz="0" w:space="0" w:color="auto"/>
            <w:left w:val="none" w:sz="0" w:space="0" w:color="auto"/>
            <w:bottom w:val="none" w:sz="0" w:space="0" w:color="auto"/>
            <w:right w:val="none" w:sz="0" w:space="0" w:color="auto"/>
          </w:divBdr>
        </w:div>
        <w:div w:id="560681239">
          <w:marLeft w:val="640"/>
          <w:marRight w:val="0"/>
          <w:marTop w:val="0"/>
          <w:marBottom w:val="0"/>
          <w:divBdr>
            <w:top w:val="none" w:sz="0" w:space="0" w:color="auto"/>
            <w:left w:val="none" w:sz="0" w:space="0" w:color="auto"/>
            <w:bottom w:val="none" w:sz="0" w:space="0" w:color="auto"/>
            <w:right w:val="none" w:sz="0" w:space="0" w:color="auto"/>
          </w:divBdr>
        </w:div>
        <w:div w:id="1665619754">
          <w:marLeft w:val="640"/>
          <w:marRight w:val="0"/>
          <w:marTop w:val="0"/>
          <w:marBottom w:val="0"/>
          <w:divBdr>
            <w:top w:val="none" w:sz="0" w:space="0" w:color="auto"/>
            <w:left w:val="none" w:sz="0" w:space="0" w:color="auto"/>
            <w:bottom w:val="none" w:sz="0" w:space="0" w:color="auto"/>
            <w:right w:val="none" w:sz="0" w:space="0" w:color="auto"/>
          </w:divBdr>
        </w:div>
        <w:div w:id="729689120">
          <w:marLeft w:val="640"/>
          <w:marRight w:val="0"/>
          <w:marTop w:val="0"/>
          <w:marBottom w:val="0"/>
          <w:divBdr>
            <w:top w:val="none" w:sz="0" w:space="0" w:color="auto"/>
            <w:left w:val="none" w:sz="0" w:space="0" w:color="auto"/>
            <w:bottom w:val="none" w:sz="0" w:space="0" w:color="auto"/>
            <w:right w:val="none" w:sz="0" w:space="0" w:color="auto"/>
          </w:divBdr>
        </w:div>
        <w:div w:id="162594895">
          <w:marLeft w:val="640"/>
          <w:marRight w:val="0"/>
          <w:marTop w:val="0"/>
          <w:marBottom w:val="0"/>
          <w:divBdr>
            <w:top w:val="none" w:sz="0" w:space="0" w:color="auto"/>
            <w:left w:val="none" w:sz="0" w:space="0" w:color="auto"/>
            <w:bottom w:val="none" w:sz="0" w:space="0" w:color="auto"/>
            <w:right w:val="none" w:sz="0" w:space="0" w:color="auto"/>
          </w:divBdr>
        </w:div>
        <w:div w:id="1560944637">
          <w:marLeft w:val="640"/>
          <w:marRight w:val="0"/>
          <w:marTop w:val="0"/>
          <w:marBottom w:val="0"/>
          <w:divBdr>
            <w:top w:val="none" w:sz="0" w:space="0" w:color="auto"/>
            <w:left w:val="none" w:sz="0" w:space="0" w:color="auto"/>
            <w:bottom w:val="none" w:sz="0" w:space="0" w:color="auto"/>
            <w:right w:val="none" w:sz="0" w:space="0" w:color="auto"/>
          </w:divBdr>
        </w:div>
        <w:div w:id="1565482713">
          <w:marLeft w:val="640"/>
          <w:marRight w:val="0"/>
          <w:marTop w:val="0"/>
          <w:marBottom w:val="0"/>
          <w:divBdr>
            <w:top w:val="none" w:sz="0" w:space="0" w:color="auto"/>
            <w:left w:val="none" w:sz="0" w:space="0" w:color="auto"/>
            <w:bottom w:val="none" w:sz="0" w:space="0" w:color="auto"/>
            <w:right w:val="none" w:sz="0" w:space="0" w:color="auto"/>
          </w:divBdr>
        </w:div>
        <w:div w:id="394818799">
          <w:marLeft w:val="640"/>
          <w:marRight w:val="0"/>
          <w:marTop w:val="0"/>
          <w:marBottom w:val="0"/>
          <w:divBdr>
            <w:top w:val="none" w:sz="0" w:space="0" w:color="auto"/>
            <w:left w:val="none" w:sz="0" w:space="0" w:color="auto"/>
            <w:bottom w:val="none" w:sz="0" w:space="0" w:color="auto"/>
            <w:right w:val="none" w:sz="0" w:space="0" w:color="auto"/>
          </w:divBdr>
        </w:div>
        <w:div w:id="1601180738">
          <w:marLeft w:val="640"/>
          <w:marRight w:val="0"/>
          <w:marTop w:val="0"/>
          <w:marBottom w:val="0"/>
          <w:divBdr>
            <w:top w:val="none" w:sz="0" w:space="0" w:color="auto"/>
            <w:left w:val="none" w:sz="0" w:space="0" w:color="auto"/>
            <w:bottom w:val="none" w:sz="0" w:space="0" w:color="auto"/>
            <w:right w:val="none" w:sz="0" w:space="0" w:color="auto"/>
          </w:divBdr>
        </w:div>
        <w:div w:id="1780181988">
          <w:marLeft w:val="640"/>
          <w:marRight w:val="0"/>
          <w:marTop w:val="0"/>
          <w:marBottom w:val="0"/>
          <w:divBdr>
            <w:top w:val="none" w:sz="0" w:space="0" w:color="auto"/>
            <w:left w:val="none" w:sz="0" w:space="0" w:color="auto"/>
            <w:bottom w:val="none" w:sz="0" w:space="0" w:color="auto"/>
            <w:right w:val="none" w:sz="0" w:space="0" w:color="auto"/>
          </w:divBdr>
        </w:div>
        <w:div w:id="1724981203">
          <w:marLeft w:val="640"/>
          <w:marRight w:val="0"/>
          <w:marTop w:val="0"/>
          <w:marBottom w:val="0"/>
          <w:divBdr>
            <w:top w:val="none" w:sz="0" w:space="0" w:color="auto"/>
            <w:left w:val="none" w:sz="0" w:space="0" w:color="auto"/>
            <w:bottom w:val="none" w:sz="0" w:space="0" w:color="auto"/>
            <w:right w:val="none" w:sz="0" w:space="0" w:color="auto"/>
          </w:divBdr>
        </w:div>
        <w:div w:id="1799252388">
          <w:marLeft w:val="640"/>
          <w:marRight w:val="0"/>
          <w:marTop w:val="0"/>
          <w:marBottom w:val="0"/>
          <w:divBdr>
            <w:top w:val="none" w:sz="0" w:space="0" w:color="auto"/>
            <w:left w:val="none" w:sz="0" w:space="0" w:color="auto"/>
            <w:bottom w:val="none" w:sz="0" w:space="0" w:color="auto"/>
            <w:right w:val="none" w:sz="0" w:space="0" w:color="auto"/>
          </w:divBdr>
        </w:div>
        <w:div w:id="2010675383">
          <w:marLeft w:val="640"/>
          <w:marRight w:val="0"/>
          <w:marTop w:val="0"/>
          <w:marBottom w:val="0"/>
          <w:divBdr>
            <w:top w:val="none" w:sz="0" w:space="0" w:color="auto"/>
            <w:left w:val="none" w:sz="0" w:space="0" w:color="auto"/>
            <w:bottom w:val="none" w:sz="0" w:space="0" w:color="auto"/>
            <w:right w:val="none" w:sz="0" w:space="0" w:color="auto"/>
          </w:divBdr>
        </w:div>
        <w:div w:id="1027439635">
          <w:marLeft w:val="640"/>
          <w:marRight w:val="0"/>
          <w:marTop w:val="0"/>
          <w:marBottom w:val="0"/>
          <w:divBdr>
            <w:top w:val="none" w:sz="0" w:space="0" w:color="auto"/>
            <w:left w:val="none" w:sz="0" w:space="0" w:color="auto"/>
            <w:bottom w:val="none" w:sz="0" w:space="0" w:color="auto"/>
            <w:right w:val="none" w:sz="0" w:space="0" w:color="auto"/>
          </w:divBdr>
        </w:div>
        <w:div w:id="533886003">
          <w:marLeft w:val="640"/>
          <w:marRight w:val="0"/>
          <w:marTop w:val="0"/>
          <w:marBottom w:val="0"/>
          <w:divBdr>
            <w:top w:val="none" w:sz="0" w:space="0" w:color="auto"/>
            <w:left w:val="none" w:sz="0" w:space="0" w:color="auto"/>
            <w:bottom w:val="none" w:sz="0" w:space="0" w:color="auto"/>
            <w:right w:val="none" w:sz="0" w:space="0" w:color="auto"/>
          </w:divBdr>
        </w:div>
        <w:div w:id="1819687870">
          <w:marLeft w:val="640"/>
          <w:marRight w:val="0"/>
          <w:marTop w:val="0"/>
          <w:marBottom w:val="0"/>
          <w:divBdr>
            <w:top w:val="none" w:sz="0" w:space="0" w:color="auto"/>
            <w:left w:val="none" w:sz="0" w:space="0" w:color="auto"/>
            <w:bottom w:val="none" w:sz="0" w:space="0" w:color="auto"/>
            <w:right w:val="none" w:sz="0" w:space="0" w:color="auto"/>
          </w:divBdr>
        </w:div>
        <w:div w:id="1813979116">
          <w:marLeft w:val="640"/>
          <w:marRight w:val="0"/>
          <w:marTop w:val="0"/>
          <w:marBottom w:val="0"/>
          <w:divBdr>
            <w:top w:val="none" w:sz="0" w:space="0" w:color="auto"/>
            <w:left w:val="none" w:sz="0" w:space="0" w:color="auto"/>
            <w:bottom w:val="none" w:sz="0" w:space="0" w:color="auto"/>
            <w:right w:val="none" w:sz="0" w:space="0" w:color="auto"/>
          </w:divBdr>
        </w:div>
        <w:div w:id="2048945112">
          <w:marLeft w:val="640"/>
          <w:marRight w:val="0"/>
          <w:marTop w:val="0"/>
          <w:marBottom w:val="0"/>
          <w:divBdr>
            <w:top w:val="none" w:sz="0" w:space="0" w:color="auto"/>
            <w:left w:val="none" w:sz="0" w:space="0" w:color="auto"/>
            <w:bottom w:val="none" w:sz="0" w:space="0" w:color="auto"/>
            <w:right w:val="none" w:sz="0" w:space="0" w:color="auto"/>
          </w:divBdr>
        </w:div>
        <w:div w:id="2089233652">
          <w:marLeft w:val="640"/>
          <w:marRight w:val="0"/>
          <w:marTop w:val="0"/>
          <w:marBottom w:val="0"/>
          <w:divBdr>
            <w:top w:val="none" w:sz="0" w:space="0" w:color="auto"/>
            <w:left w:val="none" w:sz="0" w:space="0" w:color="auto"/>
            <w:bottom w:val="none" w:sz="0" w:space="0" w:color="auto"/>
            <w:right w:val="none" w:sz="0" w:space="0" w:color="auto"/>
          </w:divBdr>
        </w:div>
        <w:div w:id="1509638812">
          <w:marLeft w:val="640"/>
          <w:marRight w:val="0"/>
          <w:marTop w:val="0"/>
          <w:marBottom w:val="0"/>
          <w:divBdr>
            <w:top w:val="none" w:sz="0" w:space="0" w:color="auto"/>
            <w:left w:val="none" w:sz="0" w:space="0" w:color="auto"/>
            <w:bottom w:val="none" w:sz="0" w:space="0" w:color="auto"/>
            <w:right w:val="none" w:sz="0" w:space="0" w:color="auto"/>
          </w:divBdr>
        </w:div>
        <w:div w:id="2004815450">
          <w:marLeft w:val="640"/>
          <w:marRight w:val="0"/>
          <w:marTop w:val="0"/>
          <w:marBottom w:val="0"/>
          <w:divBdr>
            <w:top w:val="none" w:sz="0" w:space="0" w:color="auto"/>
            <w:left w:val="none" w:sz="0" w:space="0" w:color="auto"/>
            <w:bottom w:val="none" w:sz="0" w:space="0" w:color="auto"/>
            <w:right w:val="none" w:sz="0" w:space="0" w:color="auto"/>
          </w:divBdr>
        </w:div>
        <w:div w:id="1633634536">
          <w:marLeft w:val="640"/>
          <w:marRight w:val="0"/>
          <w:marTop w:val="0"/>
          <w:marBottom w:val="0"/>
          <w:divBdr>
            <w:top w:val="none" w:sz="0" w:space="0" w:color="auto"/>
            <w:left w:val="none" w:sz="0" w:space="0" w:color="auto"/>
            <w:bottom w:val="none" w:sz="0" w:space="0" w:color="auto"/>
            <w:right w:val="none" w:sz="0" w:space="0" w:color="auto"/>
          </w:divBdr>
        </w:div>
        <w:div w:id="1735928901">
          <w:marLeft w:val="640"/>
          <w:marRight w:val="0"/>
          <w:marTop w:val="0"/>
          <w:marBottom w:val="0"/>
          <w:divBdr>
            <w:top w:val="none" w:sz="0" w:space="0" w:color="auto"/>
            <w:left w:val="none" w:sz="0" w:space="0" w:color="auto"/>
            <w:bottom w:val="none" w:sz="0" w:space="0" w:color="auto"/>
            <w:right w:val="none" w:sz="0" w:space="0" w:color="auto"/>
          </w:divBdr>
        </w:div>
        <w:div w:id="618872818">
          <w:marLeft w:val="640"/>
          <w:marRight w:val="0"/>
          <w:marTop w:val="0"/>
          <w:marBottom w:val="0"/>
          <w:divBdr>
            <w:top w:val="none" w:sz="0" w:space="0" w:color="auto"/>
            <w:left w:val="none" w:sz="0" w:space="0" w:color="auto"/>
            <w:bottom w:val="none" w:sz="0" w:space="0" w:color="auto"/>
            <w:right w:val="none" w:sz="0" w:space="0" w:color="auto"/>
          </w:divBdr>
        </w:div>
      </w:divsChild>
    </w:div>
    <w:div w:id="1699313985">
      <w:bodyDiv w:val="1"/>
      <w:marLeft w:val="0"/>
      <w:marRight w:val="0"/>
      <w:marTop w:val="0"/>
      <w:marBottom w:val="0"/>
      <w:divBdr>
        <w:top w:val="none" w:sz="0" w:space="0" w:color="auto"/>
        <w:left w:val="none" w:sz="0" w:space="0" w:color="auto"/>
        <w:bottom w:val="none" w:sz="0" w:space="0" w:color="auto"/>
        <w:right w:val="none" w:sz="0" w:space="0" w:color="auto"/>
      </w:divBdr>
      <w:divsChild>
        <w:div w:id="590087174">
          <w:marLeft w:val="640"/>
          <w:marRight w:val="0"/>
          <w:marTop w:val="0"/>
          <w:marBottom w:val="0"/>
          <w:divBdr>
            <w:top w:val="none" w:sz="0" w:space="0" w:color="auto"/>
            <w:left w:val="none" w:sz="0" w:space="0" w:color="auto"/>
            <w:bottom w:val="none" w:sz="0" w:space="0" w:color="auto"/>
            <w:right w:val="none" w:sz="0" w:space="0" w:color="auto"/>
          </w:divBdr>
        </w:div>
        <w:div w:id="1170438940">
          <w:marLeft w:val="640"/>
          <w:marRight w:val="0"/>
          <w:marTop w:val="0"/>
          <w:marBottom w:val="0"/>
          <w:divBdr>
            <w:top w:val="none" w:sz="0" w:space="0" w:color="auto"/>
            <w:left w:val="none" w:sz="0" w:space="0" w:color="auto"/>
            <w:bottom w:val="none" w:sz="0" w:space="0" w:color="auto"/>
            <w:right w:val="none" w:sz="0" w:space="0" w:color="auto"/>
          </w:divBdr>
        </w:div>
        <w:div w:id="1272127951">
          <w:marLeft w:val="640"/>
          <w:marRight w:val="0"/>
          <w:marTop w:val="0"/>
          <w:marBottom w:val="0"/>
          <w:divBdr>
            <w:top w:val="none" w:sz="0" w:space="0" w:color="auto"/>
            <w:left w:val="none" w:sz="0" w:space="0" w:color="auto"/>
            <w:bottom w:val="none" w:sz="0" w:space="0" w:color="auto"/>
            <w:right w:val="none" w:sz="0" w:space="0" w:color="auto"/>
          </w:divBdr>
        </w:div>
        <w:div w:id="1248346990">
          <w:marLeft w:val="640"/>
          <w:marRight w:val="0"/>
          <w:marTop w:val="0"/>
          <w:marBottom w:val="0"/>
          <w:divBdr>
            <w:top w:val="none" w:sz="0" w:space="0" w:color="auto"/>
            <w:left w:val="none" w:sz="0" w:space="0" w:color="auto"/>
            <w:bottom w:val="none" w:sz="0" w:space="0" w:color="auto"/>
            <w:right w:val="none" w:sz="0" w:space="0" w:color="auto"/>
          </w:divBdr>
        </w:div>
        <w:div w:id="626591982">
          <w:marLeft w:val="640"/>
          <w:marRight w:val="0"/>
          <w:marTop w:val="0"/>
          <w:marBottom w:val="0"/>
          <w:divBdr>
            <w:top w:val="none" w:sz="0" w:space="0" w:color="auto"/>
            <w:left w:val="none" w:sz="0" w:space="0" w:color="auto"/>
            <w:bottom w:val="none" w:sz="0" w:space="0" w:color="auto"/>
            <w:right w:val="none" w:sz="0" w:space="0" w:color="auto"/>
          </w:divBdr>
        </w:div>
        <w:div w:id="1008021798">
          <w:marLeft w:val="640"/>
          <w:marRight w:val="0"/>
          <w:marTop w:val="0"/>
          <w:marBottom w:val="0"/>
          <w:divBdr>
            <w:top w:val="none" w:sz="0" w:space="0" w:color="auto"/>
            <w:left w:val="none" w:sz="0" w:space="0" w:color="auto"/>
            <w:bottom w:val="none" w:sz="0" w:space="0" w:color="auto"/>
            <w:right w:val="none" w:sz="0" w:space="0" w:color="auto"/>
          </w:divBdr>
        </w:div>
        <w:div w:id="2070105776">
          <w:marLeft w:val="640"/>
          <w:marRight w:val="0"/>
          <w:marTop w:val="0"/>
          <w:marBottom w:val="0"/>
          <w:divBdr>
            <w:top w:val="none" w:sz="0" w:space="0" w:color="auto"/>
            <w:left w:val="none" w:sz="0" w:space="0" w:color="auto"/>
            <w:bottom w:val="none" w:sz="0" w:space="0" w:color="auto"/>
            <w:right w:val="none" w:sz="0" w:space="0" w:color="auto"/>
          </w:divBdr>
        </w:div>
        <w:div w:id="1913537893">
          <w:marLeft w:val="640"/>
          <w:marRight w:val="0"/>
          <w:marTop w:val="0"/>
          <w:marBottom w:val="0"/>
          <w:divBdr>
            <w:top w:val="none" w:sz="0" w:space="0" w:color="auto"/>
            <w:left w:val="none" w:sz="0" w:space="0" w:color="auto"/>
            <w:bottom w:val="none" w:sz="0" w:space="0" w:color="auto"/>
            <w:right w:val="none" w:sz="0" w:space="0" w:color="auto"/>
          </w:divBdr>
        </w:div>
        <w:div w:id="1271008654">
          <w:marLeft w:val="640"/>
          <w:marRight w:val="0"/>
          <w:marTop w:val="0"/>
          <w:marBottom w:val="0"/>
          <w:divBdr>
            <w:top w:val="none" w:sz="0" w:space="0" w:color="auto"/>
            <w:left w:val="none" w:sz="0" w:space="0" w:color="auto"/>
            <w:bottom w:val="none" w:sz="0" w:space="0" w:color="auto"/>
            <w:right w:val="none" w:sz="0" w:space="0" w:color="auto"/>
          </w:divBdr>
        </w:div>
        <w:div w:id="854458620">
          <w:marLeft w:val="640"/>
          <w:marRight w:val="0"/>
          <w:marTop w:val="0"/>
          <w:marBottom w:val="0"/>
          <w:divBdr>
            <w:top w:val="none" w:sz="0" w:space="0" w:color="auto"/>
            <w:left w:val="none" w:sz="0" w:space="0" w:color="auto"/>
            <w:bottom w:val="none" w:sz="0" w:space="0" w:color="auto"/>
            <w:right w:val="none" w:sz="0" w:space="0" w:color="auto"/>
          </w:divBdr>
        </w:div>
        <w:div w:id="340740159">
          <w:marLeft w:val="640"/>
          <w:marRight w:val="0"/>
          <w:marTop w:val="0"/>
          <w:marBottom w:val="0"/>
          <w:divBdr>
            <w:top w:val="none" w:sz="0" w:space="0" w:color="auto"/>
            <w:left w:val="none" w:sz="0" w:space="0" w:color="auto"/>
            <w:bottom w:val="none" w:sz="0" w:space="0" w:color="auto"/>
            <w:right w:val="none" w:sz="0" w:space="0" w:color="auto"/>
          </w:divBdr>
        </w:div>
        <w:div w:id="1471676507">
          <w:marLeft w:val="640"/>
          <w:marRight w:val="0"/>
          <w:marTop w:val="0"/>
          <w:marBottom w:val="0"/>
          <w:divBdr>
            <w:top w:val="none" w:sz="0" w:space="0" w:color="auto"/>
            <w:left w:val="none" w:sz="0" w:space="0" w:color="auto"/>
            <w:bottom w:val="none" w:sz="0" w:space="0" w:color="auto"/>
            <w:right w:val="none" w:sz="0" w:space="0" w:color="auto"/>
          </w:divBdr>
        </w:div>
        <w:div w:id="840463432">
          <w:marLeft w:val="640"/>
          <w:marRight w:val="0"/>
          <w:marTop w:val="0"/>
          <w:marBottom w:val="0"/>
          <w:divBdr>
            <w:top w:val="none" w:sz="0" w:space="0" w:color="auto"/>
            <w:left w:val="none" w:sz="0" w:space="0" w:color="auto"/>
            <w:bottom w:val="none" w:sz="0" w:space="0" w:color="auto"/>
            <w:right w:val="none" w:sz="0" w:space="0" w:color="auto"/>
          </w:divBdr>
        </w:div>
        <w:div w:id="1538548666">
          <w:marLeft w:val="640"/>
          <w:marRight w:val="0"/>
          <w:marTop w:val="0"/>
          <w:marBottom w:val="0"/>
          <w:divBdr>
            <w:top w:val="none" w:sz="0" w:space="0" w:color="auto"/>
            <w:left w:val="none" w:sz="0" w:space="0" w:color="auto"/>
            <w:bottom w:val="none" w:sz="0" w:space="0" w:color="auto"/>
            <w:right w:val="none" w:sz="0" w:space="0" w:color="auto"/>
          </w:divBdr>
        </w:div>
        <w:div w:id="1385636676">
          <w:marLeft w:val="640"/>
          <w:marRight w:val="0"/>
          <w:marTop w:val="0"/>
          <w:marBottom w:val="0"/>
          <w:divBdr>
            <w:top w:val="none" w:sz="0" w:space="0" w:color="auto"/>
            <w:left w:val="none" w:sz="0" w:space="0" w:color="auto"/>
            <w:bottom w:val="none" w:sz="0" w:space="0" w:color="auto"/>
            <w:right w:val="none" w:sz="0" w:space="0" w:color="auto"/>
          </w:divBdr>
        </w:div>
        <w:div w:id="1363168176">
          <w:marLeft w:val="640"/>
          <w:marRight w:val="0"/>
          <w:marTop w:val="0"/>
          <w:marBottom w:val="0"/>
          <w:divBdr>
            <w:top w:val="none" w:sz="0" w:space="0" w:color="auto"/>
            <w:left w:val="none" w:sz="0" w:space="0" w:color="auto"/>
            <w:bottom w:val="none" w:sz="0" w:space="0" w:color="auto"/>
            <w:right w:val="none" w:sz="0" w:space="0" w:color="auto"/>
          </w:divBdr>
        </w:div>
        <w:div w:id="974063205">
          <w:marLeft w:val="640"/>
          <w:marRight w:val="0"/>
          <w:marTop w:val="0"/>
          <w:marBottom w:val="0"/>
          <w:divBdr>
            <w:top w:val="none" w:sz="0" w:space="0" w:color="auto"/>
            <w:left w:val="none" w:sz="0" w:space="0" w:color="auto"/>
            <w:bottom w:val="none" w:sz="0" w:space="0" w:color="auto"/>
            <w:right w:val="none" w:sz="0" w:space="0" w:color="auto"/>
          </w:divBdr>
        </w:div>
        <w:div w:id="96756123">
          <w:marLeft w:val="640"/>
          <w:marRight w:val="0"/>
          <w:marTop w:val="0"/>
          <w:marBottom w:val="0"/>
          <w:divBdr>
            <w:top w:val="none" w:sz="0" w:space="0" w:color="auto"/>
            <w:left w:val="none" w:sz="0" w:space="0" w:color="auto"/>
            <w:bottom w:val="none" w:sz="0" w:space="0" w:color="auto"/>
            <w:right w:val="none" w:sz="0" w:space="0" w:color="auto"/>
          </w:divBdr>
        </w:div>
        <w:div w:id="216938119">
          <w:marLeft w:val="640"/>
          <w:marRight w:val="0"/>
          <w:marTop w:val="0"/>
          <w:marBottom w:val="0"/>
          <w:divBdr>
            <w:top w:val="none" w:sz="0" w:space="0" w:color="auto"/>
            <w:left w:val="none" w:sz="0" w:space="0" w:color="auto"/>
            <w:bottom w:val="none" w:sz="0" w:space="0" w:color="auto"/>
            <w:right w:val="none" w:sz="0" w:space="0" w:color="auto"/>
          </w:divBdr>
        </w:div>
        <w:div w:id="91441058">
          <w:marLeft w:val="640"/>
          <w:marRight w:val="0"/>
          <w:marTop w:val="0"/>
          <w:marBottom w:val="0"/>
          <w:divBdr>
            <w:top w:val="none" w:sz="0" w:space="0" w:color="auto"/>
            <w:left w:val="none" w:sz="0" w:space="0" w:color="auto"/>
            <w:bottom w:val="none" w:sz="0" w:space="0" w:color="auto"/>
            <w:right w:val="none" w:sz="0" w:space="0" w:color="auto"/>
          </w:divBdr>
        </w:div>
        <w:div w:id="1469515158">
          <w:marLeft w:val="640"/>
          <w:marRight w:val="0"/>
          <w:marTop w:val="0"/>
          <w:marBottom w:val="0"/>
          <w:divBdr>
            <w:top w:val="none" w:sz="0" w:space="0" w:color="auto"/>
            <w:left w:val="none" w:sz="0" w:space="0" w:color="auto"/>
            <w:bottom w:val="none" w:sz="0" w:space="0" w:color="auto"/>
            <w:right w:val="none" w:sz="0" w:space="0" w:color="auto"/>
          </w:divBdr>
        </w:div>
        <w:div w:id="1151749172">
          <w:marLeft w:val="640"/>
          <w:marRight w:val="0"/>
          <w:marTop w:val="0"/>
          <w:marBottom w:val="0"/>
          <w:divBdr>
            <w:top w:val="none" w:sz="0" w:space="0" w:color="auto"/>
            <w:left w:val="none" w:sz="0" w:space="0" w:color="auto"/>
            <w:bottom w:val="none" w:sz="0" w:space="0" w:color="auto"/>
            <w:right w:val="none" w:sz="0" w:space="0" w:color="auto"/>
          </w:divBdr>
        </w:div>
        <w:div w:id="1343438812">
          <w:marLeft w:val="640"/>
          <w:marRight w:val="0"/>
          <w:marTop w:val="0"/>
          <w:marBottom w:val="0"/>
          <w:divBdr>
            <w:top w:val="none" w:sz="0" w:space="0" w:color="auto"/>
            <w:left w:val="none" w:sz="0" w:space="0" w:color="auto"/>
            <w:bottom w:val="none" w:sz="0" w:space="0" w:color="auto"/>
            <w:right w:val="none" w:sz="0" w:space="0" w:color="auto"/>
          </w:divBdr>
        </w:div>
        <w:div w:id="506336158">
          <w:marLeft w:val="640"/>
          <w:marRight w:val="0"/>
          <w:marTop w:val="0"/>
          <w:marBottom w:val="0"/>
          <w:divBdr>
            <w:top w:val="none" w:sz="0" w:space="0" w:color="auto"/>
            <w:left w:val="none" w:sz="0" w:space="0" w:color="auto"/>
            <w:bottom w:val="none" w:sz="0" w:space="0" w:color="auto"/>
            <w:right w:val="none" w:sz="0" w:space="0" w:color="auto"/>
          </w:divBdr>
        </w:div>
        <w:div w:id="1797984906">
          <w:marLeft w:val="640"/>
          <w:marRight w:val="0"/>
          <w:marTop w:val="0"/>
          <w:marBottom w:val="0"/>
          <w:divBdr>
            <w:top w:val="none" w:sz="0" w:space="0" w:color="auto"/>
            <w:left w:val="none" w:sz="0" w:space="0" w:color="auto"/>
            <w:bottom w:val="none" w:sz="0" w:space="0" w:color="auto"/>
            <w:right w:val="none" w:sz="0" w:space="0" w:color="auto"/>
          </w:divBdr>
        </w:div>
        <w:div w:id="270209631">
          <w:marLeft w:val="640"/>
          <w:marRight w:val="0"/>
          <w:marTop w:val="0"/>
          <w:marBottom w:val="0"/>
          <w:divBdr>
            <w:top w:val="none" w:sz="0" w:space="0" w:color="auto"/>
            <w:left w:val="none" w:sz="0" w:space="0" w:color="auto"/>
            <w:bottom w:val="none" w:sz="0" w:space="0" w:color="auto"/>
            <w:right w:val="none" w:sz="0" w:space="0" w:color="auto"/>
          </w:divBdr>
        </w:div>
        <w:div w:id="1445615215">
          <w:marLeft w:val="640"/>
          <w:marRight w:val="0"/>
          <w:marTop w:val="0"/>
          <w:marBottom w:val="0"/>
          <w:divBdr>
            <w:top w:val="none" w:sz="0" w:space="0" w:color="auto"/>
            <w:left w:val="none" w:sz="0" w:space="0" w:color="auto"/>
            <w:bottom w:val="none" w:sz="0" w:space="0" w:color="auto"/>
            <w:right w:val="none" w:sz="0" w:space="0" w:color="auto"/>
          </w:divBdr>
        </w:div>
        <w:div w:id="87971216">
          <w:marLeft w:val="640"/>
          <w:marRight w:val="0"/>
          <w:marTop w:val="0"/>
          <w:marBottom w:val="0"/>
          <w:divBdr>
            <w:top w:val="none" w:sz="0" w:space="0" w:color="auto"/>
            <w:left w:val="none" w:sz="0" w:space="0" w:color="auto"/>
            <w:bottom w:val="none" w:sz="0" w:space="0" w:color="auto"/>
            <w:right w:val="none" w:sz="0" w:space="0" w:color="auto"/>
          </w:divBdr>
        </w:div>
        <w:div w:id="2110655937">
          <w:marLeft w:val="640"/>
          <w:marRight w:val="0"/>
          <w:marTop w:val="0"/>
          <w:marBottom w:val="0"/>
          <w:divBdr>
            <w:top w:val="none" w:sz="0" w:space="0" w:color="auto"/>
            <w:left w:val="none" w:sz="0" w:space="0" w:color="auto"/>
            <w:bottom w:val="none" w:sz="0" w:space="0" w:color="auto"/>
            <w:right w:val="none" w:sz="0" w:space="0" w:color="auto"/>
          </w:divBdr>
        </w:div>
        <w:div w:id="1661083846">
          <w:marLeft w:val="640"/>
          <w:marRight w:val="0"/>
          <w:marTop w:val="0"/>
          <w:marBottom w:val="0"/>
          <w:divBdr>
            <w:top w:val="none" w:sz="0" w:space="0" w:color="auto"/>
            <w:left w:val="none" w:sz="0" w:space="0" w:color="auto"/>
            <w:bottom w:val="none" w:sz="0" w:space="0" w:color="auto"/>
            <w:right w:val="none" w:sz="0" w:space="0" w:color="auto"/>
          </w:divBdr>
        </w:div>
        <w:div w:id="183129624">
          <w:marLeft w:val="640"/>
          <w:marRight w:val="0"/>
          <w:marTop w:val="0"/>
          <w:marBottom w:val="0"/>
          <w:divBdr>
            <w:top w:val="none" w:sz="0" w:space="0" w:color="auto"/>
            <w:left w:val="none" w:sz="0" w:space="0" w:color="auto"/>
            <w:bottom w:val="none" w:sz="0" w:space="0" w:color="auto"/>
            <w:right w:val="none" w:sz="0" w:space="0" w:color="auto"/>
          </w:divBdr>
        </w:div>
        <w:div w:id="1145858251">
          <w:marLeft w:val="640"/>
          <w:marRight w:val="0"/>
          <w:marTop w:val="0"/>
          <w:marBottom w:val="0"/>
          <w:divBdr>
            <w:top w:val="none" w:sz="0" w:space="0" w:color="auto"/>
            <w:left w:val="none" w:sz="0" w:space="0" w:color="auto"/>
            <w:bottom w:val="none" w:sz="0" w:space="0" w:color="auto"/>
            <w:right w:val="none" w:sz="0" w:space="0" w:color="auto"/>
          </w:divBdr>
        </w:div>
        <w:div w:id="795875327">
          <w:marLeft w:val="640"/>
          <w:marRight w:val="0"/>
          <w:marTop w:val="0"/>
          <w:marBottom w:val="0"/>
          <w:divBdr>
            <w:top w:val="none" w:sz="0" w:space="0" w:color="auto"/>
            <w:left w:val="none" w:sz="0" w:space="0" w:color="auto"/>
            <w:bottom w:val="none" w:sz="0" w:space="0" w:color="auto"/>
            <w:right w:val="none" w:sz="0" w:space="0" w:color="auto"/>
          </w:divBdr>
        </w:div>
        <w:div w:id="614365051">
          <w:marLeft w:val="640"/>
          <w:marRight w:val="0"/>
          <w:marTop w:val="0"/>
          <w:marBottom w:val="0"/>
          <w:divBdr>
            <w:top w:val="none" w:sz="0" w:space="0" w:color="auto"/>
            <w:left w:val="none" w:sz="0" w:space="0" w:color="auto"/>
            <w:bottom w:val="none" w:sz="0" w:space="0" w:color="auto"/>
            <w:right w:val="none" w:sz="0" w:space="0" w:color="auto"/>
          </w:divBdr>
        </w:div>
        <w:div w:id="310213808">
          <w:marLeft w:val="640"/>
          <w:marRight w:val="0"/>
          <w:marTop w:val="0"/>
          <w:marBottom w:val="0"/>
          <w:divBdr>
            <w:top w:val="none" w:sz="0" w:space="0" w:color="auto"/>
            <w:left w:val="none" w:sz="0" w:space="0" w:color="auto"/>
            <w:bottom w:val="none" w:sz="0" w:space="0" w:color="auto"/>
            <w:right w:val="none" w:sz="0" w:space="0" w:color="auto"/>
          </w:divBdr>
        </w:div>
        <w:div w:id="190339270">
          <w:marLeft w:val="640"/>
          <w:marRight w:val="0"/>
          <w:marTop w:val="0"/>
          <w:marBottom w:val="0"/>
          <w:divBdr>
            <w:top w:val="none" w:sz="0" w:space="0" w:color="auto"/>
            <w:left w:val="none" w:sz="0" w:space="0" w:color="auto"/>
            <w:bottom w:val="none" w:sz="0" w:space="0" w:color="auto"/>
            <w:right w:val="none" w:sz="0" w:space="0" w:color="auto"/>
          </w:divBdr>
        </w:div>
        <w:div w:id="1028338408">
          <w:marLeft w:val="640"/>
          <w:marRight w:val="0"/>
          <w:marTop w:val="0"/>
          <w:marBottom w:val="0"/>
          <w:divBdr>
            <w:top w:val="none" w:sz="0" w:space="0" w:color="auto"/>
            <w:left w:val="none" w:sz="0" w:space="0" w:color="auto"/>
            <w:bottom w:val="none" w:sz="0" w:space="0" w:color="auto"/>
            <w:right w:val="none" w:sz="0" w:space="0" w:color="auto"/>
          </w:divBdr>
        </w:div>
        <w:div w:id="51658878">
          <w:marLeft w:val="640"/>
          <w:marRight w:val="0"/>
          <w:marTop w:val="0"/>
          <w:marBottom w:val="0"/>
          <w:divBdr>
            <w:top w:val="none" w:sz="0" w:space="0" w:color="auto"/>
            <w:left w:val="none" w:sz="0" w:space="0" w:color="auto"/>
            <w:bottom w:val="none" w:sz="0" w:space="0" w:color="auto"/>
            <w:right w:val="none" w:sz="0" w:space="0" w:color="auto"/>
          </w:divBdr>
        </w:div>
        <w:div w:id="1009209704">
          <w:marLeft w:val="640"/>
          <w:marRight w:val="0"/>
          <w:marTop w:val="0"/>
          <w:marBottom w:val="0"/>
          <w:divBdr>
            <w:top w:val="none" w:sz="0" w:space="0" w:color="auto"/>
            <w:left w:val="none" w:sz="0" w:space="0" w:color="auto"/>
            <w:bottom w:val="none" w:sz="0" w:space="0" w:color="auto"/>
            <w:right w:val="none" w:sz="0" w:space="0" w:color="auto"/>
          </w:divBdr>
        </w:div>
        <w:div w:id="2126538757">
          <w:marLeft w:val="640"/>
          <w:marRight w:val="0"/>
          <w:marTop w:val="0"/>
          <w:marBottom w:val="0"/>
          <w:divBdr>
            <w:top w:val="none" w:sz="0" w:space="0" w:color="auto"/>
            <w:left w:val="none" w:sz="0" w:space="0" w:color="auto"/>
            <w:bottom w:val="none" w:sz="0" w:space="0" w:color="auto"/>
            <w:right w:val="none" w:sz="0" w:space="0" w:color="auto"/>
          </w:divBdr>
        </w:div>
        <w:div w:id="1847551986">
          <w:marLeft w:val="640"/>
          <w:marRight w:val="0"/>
          <w:marTop w:val="0"/>
          <w:marBottom w:val="0"/>
          <w:divBdr>
            <w:top w:val="none" w:sz="0" w:space="0" w:color="auto"/>
            <w:left w:val="none" w:sz="0" w:space="0" w:color="auto"/>
            <w:bottom w:val="none" w:sz="0" w:space="0" w:color="auto"/>
            <w:right w:val="none" w:sz="0" w:space="0" w:color="auto"/>
          </w:divBdr>
        </w:div>
      </w:divsChild>
    </w:div>
    <w:div w:id="1709181481">
      <w:bodyDiv w:val="1"/>
      <w:marLeft w:val="0"/>
      <w:marRight w:val="0"/>
      <w:marTop w:val="0"/>
      <w:marBottom w:val="0"/>
      <w:divBdr>
        <w:top w:val="none" w:sz="0" w:space="0" w:color="auto"/>
        <w:left w:val="none" w:sz="0" w:space="0" w:color="auto"/>
        <w:bottom w:val="none" w:sz="0" w:space="0" w:color="auto"/>
        <w:right w:val="none" w:sz="0" w:space="0" w:color="auto"/>
      </w:divBdr>
      <w:divsChild>
        <w:div w:id="870875032">
          <w:marLeft w:val="640"/>
          <w:marRight w:val="0"/>
          <w:marTop w:val="0"/>
          <w:marBottom w:val="0"/>
          <w:divBdr>
            <w:top w:val="none" w:sz="0" w:space="0" w:color="auto"/>
            <w:left w:val="none" w:sz="0" w:space="0" w:color="auto"/>
            <w:bottom w:val="none" w:sz="0" w:space="0" w:color="auto"/>
            <w:right w:val="none" w:sz="0" w:space="0" w:color="auto"/>
          </w:divBdr>
        </w:div>
        <w:div w:id="503280938">
          <w:marLeft w:val="640"/>
          <w:marRight w:val="0"/>
          <w:marTop w:val="0"/>
          <w:marBottom w:val="0"/>
          <w:divBdr>
            <w:top w:val="none" w:sz="0" w:space="0" w:color="auto"/>
            <w:left w:val="none" w:sz="0" w:space="0" w:color="auto"/>
            <w:bottom w:val="none" w:sz="0" w:space="0" w:color="auto"/>
            <w:right w:val="none" w:sz="0" w:space="0" w:color="auto"/>
          </w:divBdr>
        </w:div>
        <w:div w:id="419496561">
          <w:marLeft w:val="640"/>
          <w:marRight w:val="0"/>
          <w:marTop w:val="0"/>
          <w:marBottom w:val="0"/>
          <w:divBdr>
            <w:top w:val="none" w:sz="0" w:space="0" w:color="auto"/>
            <w:left w:val="none" w:sz="0" w:space="0" w:color="auto"/>
            <w:bottom w:val="none" w:sz="0" w:space="0" w:color="auto"/>
            <w:right w:val="none" w:sz="0" w:space="0" w:color="auto"/>
          </w:divBdr>
        </w:div>
        <w:div w:id="285892970">
          <w:marLeft w:val="640"/>
          <w:marRight w:val="0"/>
          <w:marTop w:val="0"/>
          <w:marBottom w:val="0"/>
          <w:divBdr>
            <w:top w:val="none" w:sz="0" w:space="0" w:color="auto"/>
            <w:left w:val="none" w:sz="0" w:space="0" w:color="auto"/>
            <w:bottom w:val="none" w:sz="0" w:space="0" w:color="auto"/>
            <w:right w:val="none" w:sz="0" w:space="0" w:color="auto"/>
          </w:divBdr>
        </w:div>
        <w:div w:id="576523259">
          <w:marLeft w:val="640"/>
          <w:marRight w:val="0"/>
          <w:marTop w:val="0"/>
          <w:marBottom w:val="0"/>
          <w:divBdr>
            <w:top w:val="none" w:sz="0" w:space="0" w:color="auto"/>
            <w:left w:val="none" w:sz="0" w:space="0" w:color="auto"/>
            <w:bottom w:val="none" w:sz="0" w:space="0" w:color="auto"/>
            <w:right w:val="none" w:sz="0" w:space="0" w:color="auto"/>
          </w:divBdr>
        </w:div>
        <w:div w:id="1689788769">
          <w:marLeft w:val="640"/>
          <w:marRight w:val="0"/>
          <w:marTop w:val="0"/>
          <w:marBottom w:val="0"/>
          <w:divBdr>
            <w:top w:val="none" w:sz="0" w:space="0" w:color="auto"/>
            <w:left w:val="none" w:sz="0" w:space="0" w:color="auto"/>
            <w:bottom w:val="none" w:sz="0" w:space="0" w:color="auto"/>
            <w:right w:val="none" w:sz="0" w:space="0" w:color="auto"/>
          </w:divBdr>
        </w:div>
        <w:div w:id="1456682858">
          <w:marLeft w:val="640"/>
          <w:marRight w:val="0"/>
          <w:marTop w:val="0"/>
          <w:marBottom w:val="0"/>
          <w:divBdr>
            <w:top w:val="none" w:sz="0" w:space="0" w:color="auto"/>
            <w:left w:val="none" w:sz="0" w:space="0" w:color="auto"/>
            <w:bottom w:val="none" w:sz="0" w:space="0" w:color="auto"/>
            <w:right w:val="none" w:sz="0" w:space="0" w:color="auto"/>
          </w:divBdr>
        </w:div>
        <w:div w:id="2023897469">
          <w:marLeft w:val="640"/>
          <w:marRight w:val="0"/>
          <w:marTop w:val="0"/>
          <w:marBottom w:val="0"/>
          <w:divBdr>
            <w:top w:val="none" w:sz="0" w:space="0" w:color="auto"/>
            <w:left w:val="none" w:sz="0" w:space="0" w:color="auto"/>
            <w:bottom w:val="none" w:sz="0" w:space="0" w:color="auto"/>
            <w:right w:val="none" w:sz="0" w:space="0" w:color="auto"/>
          </w:divBdr>
        </w:div>
        <w:div w:id="1650330981">
          <w:marLeft w:val="640"/>
          <w:marRight w:val="0"/>
          <w:marTop w:val="0"/>
          <w:marBottom w:val="0"/>
          <w:divBdr>
            <w:top w:val="none" w:sz="0" w:space="0" w:color="auto"/>
            <w:left w:val="none" w:sz="0" w:space="0" w:color="auto"/>
            <w:bottom w:val="none" w:sz="0" w:space="0" w:color="auto"/>
            <w:right w:val="none" w:sz="0" w:space="0" w:color="auto"/>
          </w:divBdr>
        </w:div>
        <w:div w:id="219096350">
          <w:marLeft w:val="640"/>
          <w:marRight w:val="0"/>
          <w:marTop w:val="0"/>
          <w:marBottom w:val="0"/>
          <w:divBdr>
            <w:top w:val="none" w:sz="0" w:space="0" w:color="auto"/>
            <w:left w:val="none" w:sz="0" w:space="0" w:color="auto"/>
            <w:bottom w:val="none" w:sz="0" w:space="0" w:color="auto"/>
            <w:right w:val="none" w:sz="0" w:space="0" w:color="auto"/>
          </w:divBdr>
        </w:div>
        <w:div w:id="2043049169">
          <w:marLeft w:val="640"/>
          <w:marRight w:val="0"/>
          <w:marTop w:val="0"/>
          <w:marBottom w:val="0"/>
          <w:divBdr>
            <w:top w:val="none" w:sz="0" w:space="0" w:color="auto"/>
            <w:left w:val="none" w:sz="0" w:space="0" w:color="auto"/>
            <w:bottom w:val="none" w:sz="0" w:space="0" w:color="auto"/>
            <w:right w:val="none" w:sz="0" w:space="0" w:color="auto"/>
          </w:divBdr>
        </w:div>
        <w:div w:id="1466390161">
          <w:marLeft w:val="640"/>
          <w:marRight w:val="0"/>
          <w:marTop w:val="0"/>
          <w:marBottom w:val="0"/>
          <w:divBdr>
            <w:top w:val="none" w:sz="0" w:space="0" w:color="auto"/>
            <w:left w:val="none" w:sz="0" w:space="0" w:color="auto"/>
            <w:bottom w:val="none" w:sz="0" w:space="0" w:color="auto"/>
            <w:right w:val="none" w:sz="0" w:space="0" w:color="auto"/>
          </w:divBdr>
        </w:div>
        <w:div w:id="1856534122">
          <w:marLeft w:val="640"/>
          <w:marRight w:val="0"/>
          <w:marTop w:val="0"/>
          <w:marBottom w:val="0"/>
          <w:divBdr>
            <w:top w:val="none" w:sz="0" w:space="0" w:color="auto"/>
            <w:left w:val="none" w:sz="0" w:space="0" w:color="auto"/>
            <w:bottom w:val="none" w:sz="0" w:space="0" w:color="auto"/>
            <w:right w:val="none" w:sz="0" w:space="0" w:color="auto"/>
          </w:divBdr>
        </w:div>
        <w:div w:id="435518838">
          <w:marLeft w:val="640"/>
          <w:marRight w:val="0"/>
          <w:marTop w:val="0"/>
          <w:marBottom w:val="0"/>
          <w:divBdr>
            <w:top w:val="none" w:sz="0" w:space="0" w:color="auto"/>
            <w:left w:val="none" w:sz="0" w:space="0" w:color="auto"/>
            <w:bottom w:val="none" w:sz="0" w:space="0" w:color="auto"/>
            <w:right w:val="none" w:sz="0" w:space="0" w:color="auto"/>
          </w:divBdr>
        </w:div>
        <w:div w:id="1654330726">
          <w:marLeft w:val="640"/>
          <w:marRight w:val="0"/>
          <w:marTop w:val="0"/>
          <w:marBottom w:val="0"/>
          <w:divBdr>
            <w:top w:val="none" w:sz="0" w:space="0" w:color="auto"/>
            <w:left w:val="none" w:sz="0" w:space="0" w:color="auto"/>
            <w:bottom w:val="none" w:sz="0" w:space="0" w:color="auto"/>
            <w:right w:val="none" w:sz="0" w:space="0" w:color="auto"/>
          </w:divBdr>
        </w:div>
        <w:div w:id="1480921210">
          <w:marLeft w:val="640"/>
          <w:marRight w:val="0"/>
          <w:marTop w:val="0"/>
          <w:marBottom w:val="0"/>
          <w:divBdr>
            <w:top w:val="none" w:sz="0" w:space="0" w:color="auto"/>
            <w:left w:val="none" w:sz="0" w:space="0" w:color="auto"/>
            <w:bottom w:val="none" w:sz="0" w:space="0" w:color="auto"/>
            <w:right w:val="none" w:sz="0" w:space="0" w:color="auto"/>
          </w:divBdr>
        </w:div>
        <w:div w:id="813525219">
          <w:marLeft w:val="640"/>
          <w:marRight w:val="0"/>
          <w:marTop w:val="0"/>
          <w:marBottom w:val="0"/>
          <w:divBdr>
            <w:top w:val="none" w:sz="0" w:space="0" w:color="auto"/>
            <w:left w:val="none" w:sz="0" w:space="0" w:color="auto"/>
            <w:bottom w:val="none" w:sz="0" w:space="0" w:color="auto"/>
            <w:right w:val="none" w:sz="0" w:space="0" w:color="auto"/>
          </w:divBdr>
        </w:div>
        <w:div w:id="549806959">
          <w:marLeft w:val="640"/>
          <w:marRight w:val="0"/>
          <w:marTop w:val="0"/>
          <w:marBottom w:val="0"/>
          <w:divBdr>
            <w:top w:val="none" w:sz="0" w:space="0" w:color="auto"/>
            <w:left w:val="none" w:sz="0" w:space="0" w:color="auto"/>
            <w:bottom w:val="none" w:sz="0" w:space="0" w:color="auto"/>
            <w:right w:val="none" w:sz="0" w:space="0" w:color="auto"/>
          </w:divBdr>
        </w:div>
        <w:div w:id="1309553998">
          <w:marLeft w:val="640"/>
          <w:marRight w:val="0"/>
          <w:marTop w:val="0"/>
          <w:marBottom w:val="0"/>
          <w:divBdr>
            <w:top w:val="none" w:sz="0" w:space="0" w:color="auto"/>
            <w:left w:val="none" w:sz="0" w:space="0" w:color="auto"/>
            <w:bottom w:val="none" w:sz="0" w:space="0" w:color="auto"/>
            <w:right w:val="none" w:sz="0" w:space="0" w:color="auto"/>
          </w:divBdr>
        </w:div>
        <w:div w:id="2079356116">
          <w:marLeft w:val="640"/>
          <w:marRight w:val="0"/>
          <w:marTop w:val="0"/>
          <w:marBottom w:val="0"/>
          <w:divBdr>
            <w:top w:val="none" w:sz="0" w:space="0" w:color="auto"/>
            <w:left w:val="none" w:sz="0" w:space="0" w:color="auto"/>
            <w:bottom w:val="none" w:sz="0" w:space="0" w:color="auto"/>
            <w:right w:val="none" w:sz="0" w:space="0" w:color="auto"/>
          </w:divBdr>
        </w:div>
        <w:div w:id="2065718574">
          <w:marLeft w:val="640"/>
          <w:marRight w:val="0"/>
          <w:marTop w:val="0"/>
          <w:marBottom w:val="0"/>
          <w:divBdr>
            <w:top w:val="none" w:sz="0" w:space="0" w:color="auto"/>
            <w:left w:val="none" w:sz="0" w:space="0" w:color="auto"/>
            <w:bottom w:val="none" w:sz="0" w:space="0" w:color="auto"/>
            <w:right w:val="none" w:sz="0" w:space="0" w:color="auto"/>
          </w:divBdr>
        </w:div>
        <w:div w:id="642660738">
          <w:marLeft w:val="640"/>
          <w:marRight w:val="0"/>
          <w:marTop w:val="0"/>
          <w:marBottom w:val="0"/>
          <w:divBdr>
            <w:top w:val="none" w:sz="0" w:space="0" w:color="auto"/>
            <w:left w:val="none" w:sz="0" w:space="0" w:color="auto"/>
            <w:bottom w:val="none" w:sz="0" w:space="0" w:color="auto"/>
            <w:right w:val="none" w:sz="0" w:space="0" w:color="auto"/>
          </w:divBdr>
        </w:div>
        <w:div w:id="1424957786">
          <w:marLeft w:val="640"/>
          <w:marRight w:val="0"/>
          <w:marTop w:val="0"/>
          <w:marBottom w:val="0"/>
          <w:divBdr>
            <w:top w:val="none" w:sz="0" w:space="0" w:color="auto"/>
            <w:left w:val="none" w:sz="0" w:space="0" w:color="auto"/>
            <w:bottom w:val="none" w:sz="0" w:space="0" w:color="auto"/>
            <w:right w:val="none" w:sz="0" w:space="0" w:color="auto"/>
          </w:divBdr>
        </w:div>
        <w:div w:id="1253735835">
          <w:marLeft w:val="640"/>
          <w:marRight w:val="0"/>
          <w:marTop w:val="0"/>
          <w:marBottom w:val="0"/>
          <w:divBdr>
            <w:top w:val="none" w:sz="0" w:space="0" w:color="auto"/>
            <w:left w:val="none" w:sz="0" w:space="0" w:color="auto"/>
            <w:bottom w:val="none" w:sz="0" w:space="0" w:color="auto"/>
            <w:right w:val="none" w:sz="0" w:space="0" w:color="auto"/>
          </w:divBdr>
        </w:div>
        <w:div w:id="1885948669">
          <w:marLeft w:val="640"/>
          <w:marRight w:val="0"/>
          <w:marTop w:val="0"/>
          <w:marBottom w:val="0"/>
          <w:divBdr>
            <w:top w:val="none" w:sz="0" w:space="0" w:color="auto"/>
            <w:left w:val="none" w:sz="0" w:space="0" w:color="auto"/>
            <w:bottom w:val="none" w:sz="0" w:space="0" w:color="auto"/>
            <w:right w:val="none" w:sz="0" w:space="0" w:color="auto"/>
          </w:divBdr>
        </w:div>
        <w:div w:id="1807772930">
          <w:marLeft w:val="640"/>
          <w:marRight w:val="0"/>
          <w:marTop w:val="0"/>
          <w:marBottom w:val="0"/>
          <w:divBdr>
            <w:top w:val="none" w:sz="0" w:space="0" w:color="auto"/>
            <w:left w:val="none" w:sz="0" w:space="0" w:color="auto"/>
            <w:bottom w:val="none" w:sz="0" w:space="0" w:color="auto"/>
            <w:right w:val="none" w:sz="0" w:space="0" w:color="auto"/>
          </w:divBdr>
        </w:div>
        <w:div w:id="1693459584">
          <w:marLeft w:val="640"/>
          <w:marRight w:val="0"/>
          <w:marTop w:val="0"/>
          <w:marBottom w:val="0"/>
          <w:divBdr>
            <w:top w:val="none" w:sz="0" w:space="0" w:color="auto"/>
            <w:left w:val="none" w:sz="0" w:space="0" w:color="auto"/>
            <w:bottom w:val="none" w:sz="0" w:space="0" w:color="auto"/>
            <w:right w:val="none" w:sz="0" w:space="0" w:color="auto"/>
          </w:divBdr>
        </w:div>
        <w:div w:id="1157922056">
          <w:marLeft w:val="640"/>
          <w:marRight w:val="0"/>
          <w:marTop w:val="0"/>
          <w:marBottom w:val="0"/>
          <w:divBdr>
            <w:top w:val="none" w:sz="0" w:space="0" w:color="auto"/>
            <w:left w:val="none" w:sz="0" w:space="0" w:color="auto"/>
            <w:bottom w:val="none" w:sz="0" w:space="0" w:color="auto"/>
            <w:right w:val="none" w:sz="0" w:space="0" w:color="auto"/>
          </w:divBdr>
        </w:div>
        <w:div w:id="13776090">
          <w:marLeft w:val="640"/>
          <w:marRight w:val="0"/>
          <w:marTop w:val="0"/>
          <w:marBottom w:val="0"/>
          <w:divBdr>
            <w:top w:val="none" w:sz="0" w:space="0" w:color="auto"/>
            <w:left w:val="none" w:sz="0" w:space="0" w:color="auto"/>
            <w:bottom w:val="none" w:sz="0" w:space="0" w:color="auto"/>
            <w:right w:val="none" w:sz="0" w:space="0" w:color="auto"/>
          </w:divBdr>
        </w:div>
        <w:div w:id="1601568821">
          <w:marLeft w:val="640"/>
          <w:marRight w:val="0"/>
          <w:marTop w:val="0"/>
          <w:marBottom w:val="0"/>
          <w:divBdr>
            <w:top w:val="none" w:sz="0" w:space="0" w:color="auto"/>
            <w:left w:val="none" w:sz="0" w:space="0" w:color="auto"/>
            <w:bottom w:val="none" w:sz="0" w:space="0" w:color="auto"/>
            <w:right w:val="none" w:sz="0" w:space="0" w:color="auto"/>
          </w:divBdr>
        </w:div>
        <w:div w:id="1838569729">
          <w:marLeft w:val="640"/>
          <w:marRight w:val="0"/>
          <w:marTop w:val="0"/>
          <w:marBottom w:val="0"/>
          <w:divBdr>
            <w:top w:val="none" w:sz="0" w:space="0" w:color="auto"/>
            <w:left w:val="none" w:sz="0" w:space="0" w:color="auto"/>
            <w:bottom w:val="none" w:sz="0" w:space="0" w:color="auto"/>
            <w:right w:val="none" w:sz="0" w:space="0" w:color="auto"/>
          </w:divBdr>
        </w:div>
        <w:div w:id="915749948">
          <w:marLeft w:val="640"/>
          <w:marRight w:val="0"/>
          <w:marTop w:val="0"/>
          <w:marBottom w:val="0"/>
          <w:divBdr>
            <w:top w:val="none" w:sz="0" w:space="0" w:color="auto"/>
            <w:left w:val="none" w:sz="0" w:space="0" w:color="auto"/>
            <w:bottom w:val="none" w:sz="0" w:space="0" w:color="auto"/>
            <w:right w:val="none" w:sz="0" w:space="0" w:color="auto"/>
          </w:divBdr>
        </w:div>
        <w:div w:id="1826972852">
          <w:marLeft w:val="640"/>
          <w:marRight w:val="0"/>
          <w:marTop w:val="0"/>
          <w:marBottom w:val="0"/>
          <w:divBdr>
            <w:top w:val="none" w:sz="0" w:space="0" w:color="auto"/>
            <w:left w:val="none" w:sz="0" w:space="0" w:color="auto"/>
            <w:bottom w:val="none" w:sz="0" w:space="0" w:color="auto"/>
            <w:right w:val="none" w:sz="0" w:space="0" w:color="auto"/>
          </w:divBdr>
        </w:div>
        <w:div w:id="902329150">
          <w:marLeft w:val="640"/>
          <w:marRight w:val="0"/>
          <w:marTop w:val="0"/>
          <w:marBottom w:val="0"/>
          <w:divBdr>
            <w:top w:val="none" w:sz="0" w:space="0" w:color="auto"/>
            <w:left w:val="none" w:sz="0" w:space="0" w:color="auto"/>
            <w:bottom w:val="none" w:sz="0" w:space="0" w:color="auto"/>
            <w:right w:val="none" w:sz="0" w:space="0" w:color="auto"/>
          </w:divBdr>
        </w:div>
        <w:div w:id="207036109">
          <w:marLeft w:val="640"/>
          <w:marRight w:val="0"/>
          <w:marTop w:val="0"/>
          <w:marBottom w:val="0"/>
          <w:divBdr>
            <w:top w:val="none" w:sz="0" w:space="0" w:color="auto"/>
            <w:left w:val="none" w:sz="0" w:space="0" w:color="auto"/>
            <w:bottom w:val="none" w:sz="0" w:space="0" w:color="auto"/>
            <w:right w:val="none" w:sz="0" w:space="0" w:color="auto"/>
          </w:divBdr>
        </w:div>
        <w:div w:id="165943998">
          <w:marLeft w:val="640"/>
          <w:marRight w:val="0"/>
          <w:marTop w:val="0"/>
          <w:marBottom w:val="0"/>
          <w:divBdr>
            <w:top w:val="none" w:sz="0" w:space="0" w:color="auto"/>
            <w:left w:val="none" w:sz="0" w:space="0" w:color="auto"/>
            <w:bottom w:val="none" w:sz="0" w:space="0" w:color="auto"/>
            <w:right w:val="none" w:sz="0" w:space="0" w:color="auto"/>
          </w:divBdr>
        </w:div>
        <w:div w:id="139272002">
          <w:marLeft w:val="640"/>
          <w:marRight w:val="0"/>
          <w:marTop w:val="0"/>
          <w:marBottom w:val="0"/>
          <w:divBdr>
            <w:top w:val="none" w:sz="0" w:space="0" w:color="auto"/>
            <w:left w:val="none" w:sz="0" w:space="0" w:color="auto"/>
            <w:bottom w:val="none" w:sz="0" w:space="0" w:color="auto"/>
            <w:right w:val="none" w:sz="0" w:space="0" w:color="auto"/>
          </w:divBdr>
        </w:div>
        <w:div w:id="71319246">
          <w:marLeft w:val="640"/>
          <w:marRight w:val="0"/>
          <w:marTop w:val="0"/>
          <w:marBottom w:val="0"/>
          <w:divBdr>
            <w:top w:val="none" w:sz="0" w:space="0" w:color="auto"/>
            <w:left w:val="none" w:sz="0" w:space="0" w:color="auto"/>
            <w:bottom w:val="none" w:sz="0" w:space="0" w:color="auto"/>
            <w:right w:val="none" w:sz="0" w:space="0" w:color="auto"/>
          </w:divBdr>
        </w:div>
        <w:div w:id="1977373734">
          <w:marLeft w:val="640"/>
          <w:marRight w:val="0"/>
          <w:marTop w:val="0"/>
          <w:marBottom w:val="0"/>
          <w:divBdr>
            <w:top w:val="none" w:sz="0" w:space="0" w:color="auto"/>
            <w:left w:val="none" w:sz="0" w:space="0" w:color="auto"/>
            <w:bottom w:val="none" w:sz="0" w:space="0" w:color="auto"/>
            <w:right w:val="none" w:sz="0" w:space="0" w:color="auto"/>
          </w:divBdr>
        </w:div>
        <w:div w:id="281301476">
          <w:marLeft w:val="640"/>
          <w:marRight w:val="0"/>
          <w:marTop w:val="0"/>
          <w:marBottom w:val="0"/>
          <w:divBdr>
            <w:top w:val="none" w:sz="0" w:space="0" w:color="auto"/>
            <w:left w:val="none" w:sz="0" w:space="0" w:color="auto"/>
            <w:bottom w:val="none" w:sz="0" w:space="0" w:color="auto"/>
            <w:right w:val="none" w:sz="0" w:space="0" w:color="auto"/>
          </w:divBdr>
        </w:div>
        <w:div w:id="1817144843">
          <w:marLeft w:val="640"/>
          <w:marRight w:val="0"/>
          <w:marTop w:val="0"/>
          <w:marBottom w:val="0"/>
          <w:divBdr>
            <w:top w:val="none" w:sz="0" w:space="0" w:color="auto"/>
            <w:left w:val="none" w:sz="0" w:space="0" w:color="auto"/>
            <w:bottom w:val="none" w:sz="0" w:space="0" w:color="auto"/>
            <w:right w:val="none" w:sz="0" w:space="0" w:color="auto"/>
          </w:divBdr>
        </w:div>
        <w:div w:id="333606765">
          <w:marLeft w:val="640"/>
          <w:marRight w:val="0"/>
          <w:marTop w:val="0"/>
          <w:marBottom w:val="0"/>
          <w:divBdr>
            <w:top w:val="none" w:sz="0" w:space="0" w:color="auto"/>
            <w:left w:val="none" w:sz="0" w:space="0" w:color="auto"/>
            <w:bottom w:val="none" w:sz="0" w:space="0" w:color="auto"/>
            <w:right w:val="none" w:sz="0" w:space="0" w:color="auto"/>
          </w:divBdr>
        </w:div>
        <w:div w:id="5326628">
          <w:marLeft w:val="640"/>
          <w:marRight w:val="0"/>
          <w:marTop w:val="0"/>
          <w:marBottom w:val="0"/>
          <w:divBdr>
            <w:top w:val="none" w:sz="0" w:space="0" w:color="auto"/>
            <w:left w:val="none" w:sz="0" w:space="0" w:color="auto"/>
            <w:bottom w:val="none" w:sz="0" w:space="0" w:color="auto"/>
            <w:right w:val="none" w:sz="0" w:space="0" w:color="auto"/>
          </w:divBdr>
        </w:div>
        <w:div w:id="1370303229">
          <w:marLeft w:val="640"/>
          <w:marRight w:val="0"/>
          <w:marTop w:val="0"/>
          <w:marBottom w:val="0"/>
          <w:divBdr>
            <w:top w:val="none" w:sz="0" w:space="0" w:color="auto"/>
            <w:left w:val="none" w:sz="0" w:space="0" w:color="auto"/>
            <w:bottom w:val="none" w:sz="0" w:space="0" w:color="auto"/>
            <w:right w:val="none" w:sz="0" w:space="0" w:color="auto"/>
          </w:divBdr>
        </w:div>
        <w:div w:id="1809779243">
          <w:marLeft w:val="640"/>
          <w:marRight w:val="0"/>
          <w:marTop w:val="0"/>
          <w:marBottom w:val="0"/>
          <w:divBdr>
            <w:top w:val="none" w:sz="0" w:space="0" w:color="auto"/>
            <w:left w:val="none" w:sz="0" w:space="0" w:color="auto"/>
            <w:bottom w:val="none" w:sz="0" w:space="0" w:color="auto"/>
            <w:right w:val="none" w:sz="0" w:space="0" w:color="auto"/>
          </w:divBdr>
        </w:div>
        <w:div w:id="1784153585">
          <w:marLeft w:val="640"/>
          <w:marRight w:val="0"/>
          <w:marTop w:val="0"/>
          <w:marBottom w:val="0"/>
          <w:divBdr>
            <w:top w:val="none" w:sz="0" w:space="0" w:color="auto"/>
            <w:left w:val="none" w:sz="0" w:space="0" w:color="auto"/>
            <w:bottom w:val="none" w:sz="0" w:space="0" w:color="auto"/>
            <w:right w:val="none" w:sz="0" w:space="0" w:color="auto"/>
          </w:divBdr>
        </w:div>
        <w:div w:id="1444962741">
          <w:marLeft w:val="640"/>
          <w:marRight w:val="0"/>
          <w:marTop w:val="0"/>
          <w:marBottom w:val="0"/>
          <w:divBdr>
            <w:top w:val="none" w:sz="0" w:space="0" w:color="auto"/>
            <w:left w:val="none" w:sz="0" w:space="0" w:color="auto"/>
            <w:bottom w:val="none" w:sz="0" w:space="0" w:color="auto"/>
            <w:right w:val="none" w:sz="0" w:space="0" w:color="auto"/>
          </w:divBdr>
        </w:div>
        <w:div w:id="1498694228">
          <w:marLeft w:val="640"/>
          <w:marRight w:val="0"/>
          <w:marTop w:val="0"/>
          <w:marBottom w:val="0"/>
          <w:divBdr>
            <w:top w:val="none" w:sz="0" w:space="0" w:color="auto"/>
            <w:left w:val="none" w:sz="0" w:space="0" w:color="auto"/>
            <w:bottom w:val="none" w:sz="0" w:space="0" w:color="auto"/>
            <w:right w:val="none" w:sz="0" w:space="0" w:color="auto"/>
          </w:divBdr>
        </w:div>
        <w:div w:id="1221284194">
          <w:marLeft w:val="640"/>
          <w:marRight w:val="0"/>
          <w:marTop w:val="0"/>
          <w:marBottom w:val="0"/>
          <w:divBdr>
            <w:top w:val="none" w:sz="0" w:space="0" w:color="auto"/>
            <w:left w:val="none" w:sz="0" w:space="0" w:color="auto"/>
            <w:bottom w:val="none" w:sz="0" w:space="0" w:color="auto"/>
            <w:right w:val="none" w:sz="0" w:space="0" w:color="auto"/>
          </w:divBdr>
        </w:div>
        <w:div w:id="1668046708">
          <w:marLeft w:val="640"/>
          <w:marRight w:val="0"/>
          <w:marTop w:val="0"/>
          <w:marBottom w:val="0"/>
          <w:divBdr>
            <w:top w:val="none" w:sz="0" w:space="0" w:color="auto"/>
            <w:left w:val="none" w:sz="0" w:space="0" w:color="auto"/>
            <w:bottom w:val="none" w:sz="0" w:space="0" w:color="auto"/>
            <w:right w:val="none" w:sz="0" w:space="0" w:color="auto"/>
          </w:divBdr>
        </w:div>
        <w:div w:id="1931084165">
          <w:marLeft w:val="640"/>
          <w:marRight w:val="0"/>
          <w:marTop w:val="0"/>
          <w:marBottom w:val="0"/>
          <w:divBdr>
            <w:top w:val="none" w:sz="0" w:space="0" w:color="auto"/>
            <w:left w:val="none" w:sz="0" w:space="0" w:color="auto"/>
            <w:bottom w:val="none" w:sz="0" w:space="0" w:color="auto"/>
            <w:right w:val="none" w:sz="0" w:space="0" w:color="auto"/>
          </w:divBdr>
        </w:div>
        <w:div w:id="2000301724">
          <w:marLeft w:val="640"/>
          <w:marRight w:val="0"/>
          <w:marTop w:val="0"/>
          <w:marBottom w:val="0"/>
          <w:divBdr>
            <w:top w:val="none" w:sz="0" w:space="0" w:color="auto"/>
            <w:left w:val="none" w:sz="0" w:space="0" w:color="auto"/>
            <w:bottom w:val="none" w:sz="0" w:space="0" w:color="auto"/>
            <w:right w:val="none" w:sz="0" w:space="0" w:color="auto"/>
          </w:divBdr>
        </w:div>
        <w:div w:id="537737138">
          <w:marLeft w:val="640"/>
          <w:marRight w:val="0"/>
          <w:marTop w:val="0"/>
          <w:marBottom w:val="0"/>
          <w:divBdr>
            <w:top w:val="none" w:sz="0" w:space="0" w:color="auto"/>
            <w:left w:val="none" w:sz="0" w:space="0" w:color="auto"/>
            <w:bottom w:val="none" w:sz="0" w:space="0" w:color="auto"/>
            <w:right w:val="none" w:sz="0" w:space="0" w:color="auto"/>
          </w:divBdr>
        </w:div>
        <w:div w:id="843596271">
          <w:marLeft w:val="640"/>
          <w:marRight w:val="0"/>
          <w:marTop w:val="0"/>
          <w:marBottom w:val="0"/>
          <w:divBdr>
            <w:top w:val="none" w:sz="0" w:space="0" w:color="auto"/>
            <w:left w:val="none" w:sz="0" w:space="0" w:color="auto"/>
            <w:bottom w:val="none" w:sz="0" w:space="0" w:color="auto"/>
            <w:right w:val="none" w:sz="0" w:space="0" w:color="auto"/>
          </w:divBdr>
        </w:div>
        <w:div w:id="1594363752">
          <w:marLeft w:val="640"/>
          <w:marRight w:val="0"/>
          <w:marTop w:val="0"/>
          <w:marBottom w:val="0"/>
          <w:divBdr>
            <w:top w:val="none" w:sz="0" w:space="0" w:color="auto"/>
            <w:left w:val="none" w:sz="0" w:space="0" w:color="auto"/>
            <w:bottom w:val="none" w:sz="0" w:space="0" w:color="auto"/>
            <w:right w:val="none" w:sz="0" w:space="0" w:color="auto"/>
          </w:divBdr>
        </w:div>
        <w:div w:id="178127594">
          <w:marLeft w:val="640"/>
          <w:marRight w:val="0"/>
          <w:marTop w:val="0"/>
          <w:marBottom w:val="0"/>
          <w:divBdr>
            <w:top w:val="none" w:sz="0" w:space="0" w:color="auto"/>
            <w:left w:val="none" w:sz="0" w:space="0" w:color="auto"/>
            <w:bottom w:val="none" w:sz="0" w:space="0" w:color="auto"/>
            <w:right w:val="none" w:sz="0" w:space="0" w:color="auto"/>
          </w:divBdr>
        </w:div>
        <w:div w:id="1165239061">
          <w:marLeft w:val="640"/>
          <w:marRight w:val="0"/>
          <w:marTop w:val="0"/>
          <w:marBottom w:val="0"/>
          <w:divBdr>
            <w:top w:val="none" w:sz="0" w:space="0" w:color="auto"/>
            <w:left w:val="none" w:sz="0" w:space="0" w:color="auto"/>
            <w:bottom w:val="none" w:sz="0" w:space="0" w:color="auto"/>
            <w:right w:val="none" w:sz="0" w:space="0" w:color="auto"/>
          </w:divBdr>
        </w:div>
      </w:divsChild>
    </w:div>
    <w:div w:id="1744062366">
      <w:bodyDiv w:val="1"/>
      <w:marLeft w:val="0"/>
      <w:marRight w:val="0"/>
      <w:marTop w:val="0"/>
      <w:marBottom w:val="0"/>
      <w:divBdr>
        <w:top w:val="none" w:sz="0" w:space="0" w:color="auto"/>
        <w:left w:val="none" w:sz="0" w:space="0" w:color="auto"/>
        <w:bottom w:val="none" w:sz="0" w:space="0" w:color="auto"/>
        <w:right w:val="none" w:sz="0" w:space="0" w:color="auto"/>
      </w:divBdr>
      <w:divsChild>
        <w:div w:id="442459933">
          <w:marLeft w:val="640"/>
          <w:marRight w:val="0"/>
          <w:marTop w:val="0"/>
          <w:marBottom w:val="0"/>
          <w:divBdr>
            <w:top w:val="none" w:sz="0" w:space="0" w:color="auto"/>
            <w:left w:val="none" w:sz="0" w:space="0" w:color="auto"/>
            <w:bottom w:val="none" w:sz="0" w:space="0" w:color="auto"/>
            <w:right w:val="none" w:sz="0" w:space="0" w:color="auto"/>
          </w:divBdr>
        </w:div>
        <w:div w:id="1305350010">
          <w:marLeft w:val="640"/>
          <w:marRight w:val="0"/>
          <w:marTop w:val="0"/>
          <w:marBottom w:val="0"/>
          <w:divBdr>
            <w:top w:val="none" w:sz="0" w:space="0" w:color="auto"/>
            <w:left w:val="none" w:sz="0" w:space="0" w:color="auto"/>
            <w:bottom w:val="none" w:sz="0" w:space="0" w:color="auto"/>
            <w:right w:val="none" w:sz="0" w:space="0" w:color="auto"/>
          </w:divBdr>
        </w:div>
        <w:div w:id="1663898153">
          <w:marLeft w:val="640"/>
          <w:marRight w:val="0"/>
          <w:marTop w:val="0"/>
          <w:marBottom w:val="0"/>
          <w:divBdr>
            <w:top w:val="none" w:sz="0" w:space="0" w:color="auto"/>
            <w:left w:val="none" w:sz="0" w:space="0" w:color="auto"/>
            <w:bottom w:val="none" w:sz="0" w:space="0" w:color="auto"/>
            <w:right w:val="none" w:sz="0" w:space="0" w:color="auto"/>
          </w:divBdr>
        </w:div>
        <w:div w:id="352727377">
          <w:marLeft w:val="640"/>
          <w:marRight w:val="0"/>
          <w:marTop w:val="0"/>
          <w:marBottom w:val="0"/>
          <w:divBdr>
            <w:top w:val="none" w:sz="0" w:space="0" w:color="auto"/>
            <w:left w:val="none" w:sz="0" w:space="0" w:color="auto"/>
            <w:bottom w:val="none" w:sz="0" w:space="0" w:color="auto"/>
            <w:right w:val="none" w:sz="0" w:space="0" w:color="auto"/>
          </w:divBdr>
        </w:div>
        <w:div w:id="173613476">
          <w:marLeft w:val="640"/>
          <w:marRight w:val="0"/>
          <w:marTop w:val="0"/>
          <w:marBottom w:val="0"/>
          <w:divBdr>
            <w:top w:val="none" w:sz="0" w:space="0" w:color="auto"/>
            <w:left w:val="none" w:sz="0" w:space="0" w:color="auto"/>
            <w:bottom w:val="none" w:sz="0" w:space="0" w:color="auto"/>
            <w:right w:val="none" w:sz="0" w:space="0" w:color="auto"/>
          </w:divBdr>
        </w:div>
        <w:div w:id="620693767">
          <w:marLeft w:val="640"/>
          <w:marRight w:val="0"/>
          <w:marTop w:val="0"/>
          <w:marBottom w:val="0"/>
          <w:divBdr>
            <w:top w:val="none" w:sz="0" w:space="0" w:color="auto"/>
            <w:left w:val="none" w:sz="0" w:space="0" w:color="auto"/>
            <w:bottom w:val="none" w:sz="0" w:space="0" w:color="auto"/>
            <w:right w:val="none" w:sz="0" w:space="0" w:color="auto"/>
          </w:divBdr>
        </w:div>
        <w:div w:id="1049259655">
          <w:marLeft w:val="640"/>
          <w:marRight w:val="0"/>
          <w:marTop w:val="0"/>
          <w:marBottom w:val="0"/>
          <w:divBdr>
            <w:top w:val="none" w:sz="0" w:space="0" w:color="auto"/>
            <w:left w:val="none" w:sz="0" w:space="0" w:color="auto"/>
            <w:bottom w:val="none" w:sz="0" w:space="0" w:color="auto"/>
            <w:right w:val="none" w:sz="0" w:space="0" w:color="auto"/>
          </w:divBdr>
        </w:div>
        <w:div w:id="1309241085">
          <w:marLeft w:val="640"/>
          <w:marRight w:val="0"/>
          <w:marTop w:val="0"/>
          <w:marBottom w:val="0"/>
          <w:divBdr>
            <w:top w:val="none" w:sz="0" w:space="0" w:color="auto"/>
            <w:left w:val="none" w:sz="0" w:space="0" w:color="auto"/>
            <w:bottom w:val="none" w:sz="0" w:space="0" w:color="auto"/>
            <w:right w:val="none" w:sz="0" w:space="0" w:color="auto"/>
          </w:divBdr>
        </w:div>
        <w:div w:id="1708525776">
          <w:marLeft w:val="640"/>
          <w:marRight w:val="0"/>
          <w:marTop w:val="0"/>
          <w:marBottom w:val="0"/>
          <w:divBdr>
            <w:top w:val="none" w:sz="0" w:space="0" w:color="auto"/>
            <w:left w:val="none" w:sz="0" w:space="0" w:color="auto"/>
            <w:bottom w:val="none" w:sz="0" w:space="0" w:color="auto"/>
            <w:right w:val="none" w:sz="0" w:space="0" w:color="auto"/>
          </w:divBdr>
        </w:div>
        <w:div w:id="753863612">
          <w:marLeft w:val="640"/>
          <w:marRight w:val="0"/>
          <w:marTop w:val="0"/>
          <w:marBottom w:val="0"/>
          <w:divBdr>
            <w:top w:val="none" w:sz="0" w:space="0" w:color="auto"/>
            <w:left w:val="none" w:sz="0" w:space="0" w:color="auto"/>
            <w:bottom w:val="none" w:sz="0" w:space="0" w:color="auto"/>
            <w:right w:val="none" w:sz="0" w:space="0" w:color="auto"/>
          </w:divBdr>
        </w:div>
        <w:div w:id="1038122416">
          <w:marLeft w:val="640"/>
          <w:marRight w:val="0"/>
          <w:marTop w:val="0"/>
          <w:marBottom w:val="0"/>
          <w:divBdr>
            <w:top w:val="none" w:sz="0" w:space="0" w:color="auto"/>
            <w:left w:val="none" w:sz="0" w:space="0" w:color="auto"/>
            <w:bottom w:val="none" w:sz="0" w:space="0" w:color="auto"/>
            <w:right w:val="none" w:sz="0" w:space="0" w:color="auto"/>
          </w:divBdr>
        </w:div>
        <w:div w:id="112596934">
          <w:marLeft w:val="640"/>
          <w:marRight w:val="0"/>
          <w:marTop w:val="0"/>
          <w:marBottom w:val="0"/>
          <w:divBdr>
            <w:top w:val="none" w:sz="0" w:space="0" w:color="auto"/>
            <w:left w:val="none" w:sz="0" w:space="0" w:color="auto"/>
            <w:bottom w:val="none" w:sz="0" w:space="0" w:color="auto"/>
            <w:right w:val="none" w:sz="0" w:space="0" w:color="auto"/>
          </w:divBdr>
        </w:div>
        <w:div w:id="290088703">
          <w:marLeft w:val="640"/>
          <w:marRight w:val="0"/>
          <w:marTop w:val="0"/>
          <w:marBottom w:val="0"/>
          <w:divBdr>
            <w:top w:val="none" w:sz="0" w:space="0" w:color="auto"/>
            <w:left w:val="none" w:sz="0" w:space="0" w:color="auto"/>
            <w:bottom w:val="none" w:sz="0" w:space="0" w:color="auto"/>
            <w:right w:val="none" w:sz="0" w:space="0" w:color="auto"/>
          </w:divBdr>
        </w:div>
        <w:div w:id="1441334883">
          <w:marLeft w:val="640"/>
          <w:marRight w:val="0"/>
          <w:marTop w:val="0"/>
          <w:marBottom w:val="0"/>
          <w:divBdr>
            <w:top w:val="none" w:sz="0" w:space="0" w:color="auto"/>
            <w:left w:val="none" w:sz="0" w:space="0" w:color="auto"/>
            <w:bottom w:val="none" w:sz="0" w:space="0" w:color="auto"/>
            <w:right w:val="none" w:sz="0" w:space="0" w:color="auto"/>
          </w:divBdr>
        </w:div>
        <w:div w:id="123162930">
          <w:marLeft w:val="640"/>
          <w:marRight w:val="0"/>
          <w:marTop w:val="0"/>
          <w:marBottom w:val="0"/>
          <w:divBdr>
            <w:top w:val="none" w:sz="0" w:space="0" w:color="auto"/>
            <w:left w:val="none" w:sz="0" w:space="0" w:color="auto"/>
            <w:bottom w:val="none" w:sz="0" w:space="0" w:color="auto"/>
            <w:right w:val="none" w:sz="0" w:space="0" w:color="auto"/>
          </w:divBdr>
        </w:div>
        <w:div w:id="1054087935">
          <w:marLeft w:val="640"/>
          <w:marRight w:val="0"/>
          <w:marTop w:val="0"/>
          <w:marBottom w:val="0"/>
          <w:divBdr>
            <w:top w:val="none" w:sz="0" w:space="0" w:color="auto"/>
            <w:left w:val="none" w:sz="0" w:space="0" w:color="auto"/>
            <w:bottom w:val="none" w:sz="0" w:space="0" w:color="auto"/>
            <w:right w:val="none" w:sz="0" w:space="0" w:color="auto"/>
          </w:divBdr>
        </w:div>
        <w:div w:id="1926303201">
          <w:marLeft w:val="640"/>
          <w:marRight w:val="0"/>
          <w:marTop w:val="0"/>
          <w:marBottom w:val="0"/>
          <w:divBdr>
            <w:top w:val="none" w:sz="0" w:space="0" w:color="auto"/>
            <w:left w:val="none" w:sz="0" w:space="0" w:color="auto"/>
            <w:bottom w:val="none" w:sz="0" w:space="0" w:color="auto"/>
            <w:right w:val="none" w:sz="0" w:space="0" w:color="auto"/>
          </w:divBdr>
        </w:div>
        <w:div w:id="39866637">
          <w:marLeft w:val="640"/>
          <w:marRight w:val="0"/>
          <w:marTop w:val="0"/>
          <w:marBottom w:val="0"/>
          <w:divBdr>
            <w:top w:val="none" w:sz="0" w:space="0" w:color="auto"/>
            <w:left w:val="none" w:sz="0" w:space="0" w:color="auto"/>
            <w:bottom w:val="none" w:sz="0" w:space="0" w:color="auto"/>
            <w:right w:val="none" w:sz="0" w:space="0" w:color="auto"/>
          </w:divBdr>
        </w:div>
        <w:div w:id="2024890448">
          <w:marLeft w:val="640"/>
          <w:marRight w:val="0"/>
          <w:marTop w:val="0"/>
          <w:marBottom w:val="0"/>
          <w:divBdr>
            <w:top w:val="none" w:sz="0" w:space="0" w:color="auto"/>
            <w:left w:val="none" w:sz="0" w:space="0" w:color="auto"/>
            <w:bottom w:val="none" w:sz="0" w:space="0" w:color="auto"/>
            <w:right w:val="none" w:sz="0" w:space="0" w:color="auto"/>
          </w:divBdr>
        </w:div>
        <w:div w:id="2089499953">
          <w:marLeft w:val="640"/>
          <w:marRight w:val="0"/>
          <w:marTop w:val="0"/>
          <w:marBottom w:val="0"/>
          <w:divBdr>
            <w:top w:val="none" w:sz="0" w:space="0" w:color="auto"/>
            <w:left w:val="none" w:sz="0" w:space="0" w:color="auto"/>
            <w:bottom w:val="none" w:sz="0" w:space="0" w:color="auto"/>
            <w:right w:val="none" w:sz="0" w:space="0" w:color="auto"/>
          </w:divBdr>
        </w:div>
        <w:div w:id="1137146184">
          <w:marLeft w:val="640"/>
          <w:marRight w:val="0"/>
          <w:marTop w:val="0"/>
          <w:marBottom w:val="0"/>
          <w:divBdr>
            <w:top w:val="none" w:sz="0" w:space="0" w:color="auto"/>
            <w:left w:val="none" w:sz="0" w:space="0" w:color="auto"/>
            <w:bottom w:val="none" w:sz="0" w:space="0" w:color="auto"/>
            <w:right w:val="none" w:sz="0" w:space="0" w:color="auto"/>
          </w:divBdr>
        </w:div>
        <w:div w:id="3676525">
          <w:marLeft w:val="640"/>
          <w:marRight w:val="0"/>
          <w:marTop w:val="0"/>
          <w:marBottom w:val="0"/>
          <w:divBdr>
            <w:top w:val="none" w:sz="0" w:space="0" w:color="auto"/>
            <w:left w:val="none" w:sz="0" w:space="0" w:color="auto"/>
            <w:bottom w:val="none" w:sz="0" w:space="0" w:color="auto"/>
            <w:right w:val="none" w:sz="0" w:space="0" w:color="auto"/>
          </w:divBdr>
        </w:div>
        <w:div w:id="1703480502">
          <w:marLeft w:val="640"/>
          <w:marRight w:val="0"/>
          <w:marTop w:val="0"/>
          <w:marBottom w:val="0"/>
          <w:divBdr>
            <w:top w:val="none" w:sz="0" w:space="0" w:color="auto"/>
            <w:left w:val="none" w:sz="0" w:space="0" w:color="auto"/>
            <w:bottom w:val="none" w:sz="0" w:space="0" w:color="auto"/>
            <w:right w:val="none" w:sz="0" w:space="0" w:color="auto"/>
          </w:divBdr>
        </w:div>
        <w:div w:id="904686284">
          <w:marLeft w:val="640"/>
          <w:marRight w:val="0"/>
          <w:marTop w:val="0"/>
          <w:marBottom w:val="0"/>
          <w:divBdr>
            <w:top w:val="none" w:sz="0" w:space="0" w:color="auto"/>
            <w:left w:val="none" w:sz="0" w:space="0" w:color="auto"/>
            <w:bottom w:val="none" w:sz="0" w:space="0" w:color="auto"/>
            <w:right w:val="none" w:sz="0" w:space="0" w:color="auto"/>
          </w:divBdr>
        </w:div>
        <w:div w:id="222179471">
          <w:marLeft w:val="640"/>
          <w:marRight w:val="0"/>
          <w:marTop w:val="0"/>
          <w:marBottom w:val="0"/>
          <w:divBdr>
            <w:top w:val="none" w:sz="0" w:space="0" w:color="auto"/>
            <w:left w:val="none" w:sz="0" w:space="0" w:color="auto"/>
            <w:bottom w:val="none" w:sz="0" w:space="0" w:color="auto"/>
            <w:right w:val="none" w:sz="0" w:space="0" w:color="auto"/>
          </w:divBdr>
        </w:div>
        <w:div w:id="999696601">
          <w:marLeft w:val="640"/>
          <w:marRight w:val="0"/>
          <w:marTop w:val="0"/>
          <w:marBottom w:val="0"/>
          <w:divBdr>
            <w:top w:val="none" w:sz="0" w:space="0" w:color="auto"/>
            <w:left w:val="none" w:sz="0" w:space="0" w:color="auto"/>
            <w:bottom w:val="none" w:sz="0" w:space="0" w:color="auto"/>
            <w:right w:val="none" w:sz="0" w:space="0" w:color="auto"/>
          </w:divBdr>
        </w:div>
        <w:div w:id="940257025">
          <w:marLeft w:val="640"/>
          <w:marRight w:val="0"/>
          <w:marTop w:val="0"/>
          <w:marBottom w:val="0"/>
          <w:divBdr>
            <w:top w:val="none" w:sz="0" w:space="0" w:color="auto"/>
            <w:left w:val="none" w:sz="0" w:space="0" w:color="auto"/>
            <w:bottom w:val="none" w:sz="0" w:space="0" w:color="auto"/>
            <w:right w:val="none" w:sz="0" w:space="0" w:color="auto"/>
          </w:divBdr>
        </w:div>
        <w:div w:id="1643189144">
          <w:marLeft w:val="640"/>
          <w:marRight w:val="0"/>
          <w:marTop w:val="0"/>
          <w:marBottom w:val="0"/>
          <w:divBdr>
            <w:top w:val="none" w:sz="0" w:space="0" w:color="auto"/>
            <w:left w:val="none" w:sz="0" w:space="0" w:color="auto"/>
            <w:bottom w:val="none" w:sz="0" w:space="0" w:color="auto"/>
            <w:right w:val="none" w:sz="0" w:space="0" w:color="auto"/>
          </w:divBdr>
        </w:div>
        <w:div w:id="2146769861">
          <w:marLeft w:val="640"/>
          <w:marRight w:val="0"/>
          <w:marTop w:val="0"/>
          <w:marBottom w:val="0"/>
          <w:divBdr>
            <w:top w:val="none" w:sz="0" w:space="0" w:color="auto"/>
            <w:left w:val="none" w:sz="0" w:space="0" w:color="auto"/>
            <w:bottom w:val="none" w:sz="0" w:space="0" w:color="auto"/>
            <w:right w:val="none" w:sz="0" w:space="0" w:color="auto"/>
          </w:divBdr>
        </w:div>
        <w:div w:id="1751729410">
          <w:marLeft w:val="640"/>
          <w:marRight w:val="0"/>
          <w:marTop w:val="0"/>
          <w:marBottom w:val="0"/>
          <w:divBdr>
            <w:top w:val="none" w:sz="0" w:space="0" w:color="auto"/>
            <w:left w:val="none" w:sz="0" w:space="0" w:color="auto"/>
            <w:bottom w:val="none" w:sz="0" w:space="0" w:color="auto"/>
            <w:right w:val="none" w:sz="0" w:space="0" w:color="auto"/>
          </w:divBdr>
        </w:div>
        <w:div w:id="977950681">
          <w:marLeft w:val="640"/>
          <w:marRight w:val="0"/>
          <w:marTop w:val="0"/>
          <w:marBottom w:val="0"/>
          <w:divBdr>
            <w:top w:val="none" w:sz="0" w:space="0" w:color="auto"/>
            <w:left w:val="none" w:sz="0" w:space="0" w:color="auto"/>
            <w:bottom w:val="none" w:sz="0" w:space="0" w:color="auto"/>
            <w:right w:val="none" w:sz="0" w:space="0" w:color="auto"/>
          </w:divBdr>
        </w:div>
        <w:div w:id="1627347735">
          <w:marLeft w:val="640"/>
          <w:marRight w:val="0"/>
          <w:marTop w:val="0"/>
          <w:marBottom w:val="0"/>
          <w:divBdr>
            <w:top w:val="none" w:sz="0" w:space="0" w:color="auto"/>
            <w:left w:val="none" w:sz="0" w:space="0" w:color="auto"/>
            <w:bottom w:val="none" w:sz="0" w:space="0" w:color="auto"/>
            <w:right w:val="none" w:sz="0" w:space="0" w:color="auto"/>
          </w:divBdr>
        </w:div>
        <w:div w:id="1641574577">
          <w:marLeft w:val="640"/>
          <w:marRight w:val="0"/>
          <w:marTop w:val="0"/>
          <w:marBottom w:val="0"/>
          <w:divBdr>
            <w:top w:val="none" w:sz="0" w:space="0" w:color="auto"/>
            <w:left w:val="none" w:sz="0" w:space="0" w:color="auto"/>
            <w:bottom w:val="none" w:sz="0" w:space="0" w:color="auto"/>
            <w:right w:val="none" w:sz="0" w:space="0" w:color="auto"/>
          </w:divBdr>
        </w:div>
        <w:div w:id="2130850740">
          <w:marLeft w:val="640"/>
          <w:marRight w:val="0"/>
          <w:marTop w:val="0"/>
          <w:marBottom w:val="0"/>
          <w:divBdr>
            <w:top w:val="none" w:sz="0" w:space="0" w:color="auto"/>
            <w:left w:val="none" w:sz="0" w:space="0" w:color="auto"/>
            <w:bottom w:val="none" w:sz="0" w:space="0" w:color="auto"/>
            <w:right w:val="none" w:sz="0" w:space="0" w:color="auto"/>
          </w:divBdr>
        </w:div>
        <w:div w:id="1975671362">
          <w:marLeft w:val="640"/>
          <w:marRight w:val="0"/>
          <w:marTop w:val="0"/>
          <w:marBottom w:val="0"/>
          <w:divBdr>
            <w:top w:val="none" w:sz="0" w:space="0" w:color="auto"/>
            <w:left w:val="none" w:sz="0" w:space="0" w:color="auto"/>
            <w:bottom w:val="none" w:sz="0" w:space="0" w:color="auto"/>
            <w:right w:val="none" w:sz="0" w:space="0" w:color="auto"/>
          </w:divBdr>
        </w:div>
        <w:div w:id="312295670">
          <w:marLeft w:val="640"/>
          <w:marRight w:val="0"/>
          <w:marTop w:val="0"/>
          <w:marBottom w:val="0"/>
          <w:divBdr>
            <w:top w:val="none" w:sz="0" w:space="0" w:color="auto"/>
            <w:left w:val="none" w:sz="0" w:space="0" w:color="auto"/>
            <w:bottom w:val="none" w:sz="0" w:space="0" w:color="auto"/>
            <w:right w:val="none" w:sz="0" w:space="0" w:color="auto"/>
          </w:divBdr>
        </w:div>
        <w:div w:id="759181181">
          <w:marLeft w:val="640"/>
          <w:marRight w:val="0"/>
          <w:marTop w:val="0"/>
          <w:marBottom w:val="0"/>
          <w:divBdr>
            <w:top w:val="none" w:sz="0" w:space="0" w:color="auto"/>
            <w:left w:val="none" w:sz="0" w:space="0" w:color="auto"/>
            <w:bottom w:val="none" w:sz="0" w:space="0" w:color="auto"/>
            <w:right w:val="none" w:sz="0" w:space="0" w:color="auto"/>
          </w:divBdr>
        </w:div>
        <w:div w:id="888031036">
          <w:marLeft w:val="640"/>
          <w:marRight w:val="0"/>
          <w:marTop w:val="0"/>
          <w:marBottom w:val="0"/>
          <w:divBdr>
            <w:top w:val="none" w:sz="0" w:space="0" w:color="auto"/>
            <w:left w:val="none" w:sz="0" w:space="0" w:color="auto"/>
            <w:bottom w:val="none" w:sz="0" w:space="0" w:color="auto"/>
            <w:right w:val="none" w:sz="0" w:space="0" w:color="auto"/>
          </w:divBdr>
        </w:div>
        <w:div w:id="1655798101">
          <w:marLeft w:val="640"/>
          <w:marRight w:val="0"/>
          <w:marTop w:val="0"/>
          <w:marBottom w:val="0"/>
          <w:divBdr>
            <w:top w:val="none" w:sz="0" w:space="0" w:color="auto"/>
            <w:left w:val="none" w:sz="0" w:space="0" w:color="auto"/>
            <w:bottom w:val="none" w:sz="0" w:space="0" w:color="auto"/>
            <w:right w:val="none" w:sz="0" w:space="0" w:color="auto"/>
          </w:divBdr>
        </w:div>
        <w:div w:id="811288692">
          <w:marLeft w:val="640"/>
          <w:marRight w:val="0"/>
          <w:marTop w:val="0"/>
          <w:marBottom w:val="0"/>
          <w:divBdr>
            <w:top w:val="none" w:sz="0" w:space="0" w:color="auto"/>
            <w:left w:val="none" w:sz="0" w:space="0" w:color="auto"/>
            <w:bottom w:val="none" w:sz="0" w:space="0" w:color="auto"/>
            <w:right w:val="none" w:sz="0" w:space="0" w:color="auto"/>
          </w:divBdr>
        </w:div>
        <w:div w:id="1120227538">
          <w:marLeft w:val="640"/>
          <w:marRight w:val="0"/>
          <w:marTop w:val="0"/>
          <w:marBottom w:val="0"/>
          <w:divBdr>
            <w:top w:val="none" w:sz="0" w:space="0" w:color="auto"/>
            <w:left w:val="none" w:sz="0" w:space="0" w:color="auto"/>
            <w:bottom w:val="none" w:sz="0" w:space="0" w:color="auto"/>
            <w:right w:val="none" w:sz="0" w:space="0" w:color="auto"/>
          </w:divBdr>
        </w:div>
        <w:div w:id="191652261">
          <w:marLeft w:val="640"/>
          <w:marRight w:val="0"/>
          <w:marTop w:val="0"/>
          <w:marBottom w:val="0"/>
          <w:divBdr>
            <w:top w:val="none" w:sz="0" w:space="0" w:color="auto"/>
            <w:left w:val="none" w:sz="0" w:space="0" w:color="auto"/>
            <w:bottom w:val="none" w:sz="0" w:space="0" w:color="auto"/>
            <w:right w:val="none" w:sz="0" w:space="0" w:color="auto"/>
          </w:divBdr>
        </w:div>
        <w:div w:id="1409497359">
          <w:marLeft w:val="640"/>
          <w:marRight w:val="0"/>
          <w:marTop w:val="0"/>
          <w:marBottom w:val="0"/>
          <w:divBdr>
            <w:top w:val="none" w:sz="0" w:space="0" w:color="auto"/>
            <w:left w:val="none" w:sz="0" w:space="0" w:color="auto"/>
            <w:bottom w:val="none" w:sz="0" w:space="0" w:color="auto"/>
            <w:right w:val="none" w:sz="0" w:space="0" w:color="auto"/>
          </w:divBdr>
        </w:div>
        <w:div w:id="107816943">
          <w:marLeft w:val="640"/>
          <w:marRight w:val="0"/>
          <w:marTop w:val="0"/>
          <w:marBottom w:val="0"/>
          <w:divBdr>
            <w:top w:val="none" w:sz="0" w:space="0" w:color="auto"/>
            <w:left w:val="none" w:sz="0" w:space="0" w:color="auto"/>
            <w:bottom w:val="none" w:sz="0" w:space="0" w:color="auto"/>
            <w:right w:val="none" w:sz="0" w:space="0" w:color="auto"/>
          </w:divBdr>
        </w:div>
        <w:div w:id="1218203953">
          <w:marLeft w:val="640"/>
          <w:marRight w:val="0"/>
          <w:marTop w:val="0"/>
          <w:marBottom w:val="0"/>
          <w:divBdr>
            <w:top w:val="none" w:sz="0" w:space="0" w:color="auto"/>
            <w:left w:val="none" w:sz="0" w:space="0" w:color="auto"/>
            <w:bottom w:val="none" w:sz="0" w:space="0" w:color="auto"/>
            <w:right w:val="none" w:sz="0" w:space="0" w:color="auto"/>
          </w:divBdr>
        </w:div>
        <w:div w:id="831222003">
          <w:marLeft w:val="640"/>
          <w:marRight w:val="0"/>
          <w:marTop w:val="0"/>
          <w:marBottom w:val="0"/>
          <w:divBdr>
            <w:top w:val="none" w:sz="0" w:space="0" w:color="auto"/>
            <w:left w:val="none" w:sz="0" w:space="0" w:color="auto"/>
            <w:bottom w:val="none" w:sz="0" w:space="0" w:color="auto"/>
            <w:right w:val="none" w:sz="0" w:space="0" w:color="auto"/>
          </w:divBdr>
        </w:div>
        <w:div w:id="582954960">
          <w:marLeft w:val="640"/>
          <w:marRight w:val="0"/>
          <w:marTop w:val="0"/>
          <w:marBottom w:val="0"/>
          <w:divBdr>
            <w:top w:val="none" w:sz="0" w:space="0" w:color="auto"/>
            <w:left w:val="none" w:sz="0" w:space="0" w:color="auto"/>
            <w:bottom w:val="none" w:sz="0" w:space="0" w:color="auto"/>
            <w:right w:val="none" w:sz="0" w:space="0" w:color="auto"/>
          </w:divBdr>
        </w:div>
        <w:div w:id="206836676">
          <w:marLeft w:val="640"/>
          <w:marRight w:val="0"/>
          <w:marTop w:val="0"/>
          <w:marBottom w:val="0"/>
          <w:divBdr>
            <w:top w:val="none" w:sz="0" w:space="0" w:color="auto"/>
            <w:left w:val="none" w:sz="0" w:space="0" w:color="auto"/>
            <w:bottom w:val="none" w:sz="0" w:space="0" w:color="auto"/>
            <w:right w:val="none" w:sz="0" w:space="0" w:color="auto"/>
          </w:divBdr>
        </w:div>
        <w:div w:id="823593154">
          <w:marLeft w:val="640"/>
          <w:marRight w:val="0"/>
          <w:marTop w:val="0"/>
          <w:marBottom w:val="0"/>
          <w:divBdr>
            <w:top w:val="none" w:sz="0" w:space="0" w:color="auto"/>
            <w:left w:val="none" w:sz="0" w:space="0" w:color="auto"/>
            <w:bottom w:val="none" w:sz="0" w:space="0" w:color="auto"/>
            <w:right w:val="none" w:sz="0" w:space="0" w:color="auto"/>
          </w:divBdr>
        </w:div>
        <w:div w:id="1234896074">
          <w:marLeft w:val="640"/>
          <w:marRight w:val="0"/>
          <w:marTop w:val="0"/>
          <w:marBottom w:val="0"/>
          <w:divBdr>
            <w:top w:val="none" w:sz="0" w:space="0" w:color="auto"/>
            <w:left w:val="none" w:sz="0" w:space="0" w:color="auto"/>
            <w:bottom w:val="none" w:sz="0" w:space="0" w:color="auto"/>
            <w:right w:val="none" w:sz="0" w:space="0" w:color="auto"/>
          </w:divBdr>
        </w:div>
        <w:div w:id="44066456">
          <w:marLeft w:val="640"/>
          <w:marRight w:val="0"/>
          <w:marTop w:val="0"/>
          <w:marBottom w:val="0"/>
          <w:divBdr>
            <w:top w:val="none" w:sz="0" w:space="0" w:color="auto"/>
            <w:left w:val="none" w:sz="0" w:space="0" w:color="auto"/>
            <w:bottom w:val="none" w:sz="0" w:space="0" w:color="auto"/>
            <w:right w:val="none" w:sz="0" w:space="0" w:color="auto"/>
          </w:divBdr>
        </w:div>
        <w:div w:id="154227540">
          <w:marLeft w:val="640"/>
          <w:marRight w:val="0"/>
          <w:marTop w:val="0"/>
          <w:marBottom w:val="0"/>
          <w:divBdr>
            <w:top w:val="none" w:sz="0" w:space="0" w:color="auto"/>
            <w:left w:val="none" w:sz="0" w:space="0" w:color="auto"/>
            <w:bottom w:val="none" w:sz="0" w:space="0" w:color="auto"/>
            <w:right w:val="none" w:sz="0" w:space="0" w:color="auto"/>
          </w:divBdr>
        </w:div>
        <w:div w:id="2092659975">
          <w:marLeft w:val="640"/>
          <w:marRight w:val="0"/>
          <w:marTop w:val="0"/>
          <w:marBottom w:val="0"/>
          <w:divBdr>
            <w:top w:val="none" w:sz="0" w:space="0" w:color="auto"/>
            <w:left w:val="none" w:sz="0" w:space="0" w:color="auto"/>
            <w:bottom w:val="none" w:sz="0" w:space="0" w:color="auto"/>
            <w:right w:val="none" w:sz="0" w:space="0" w:color="auto"/>
          </w:divBdr>
        </w:div>
        <w:div w:id="1238201783">
          <w:marLeft w:val="640"/>
          <w:marRight w:val="0"/>
          <w:marTop w:val="0"/>
          <w:marBottom w:val="0"/>
          <w:divBdr>
            <w:top w:val="none" w:sz="0" w:space="0" w:color="auto"/>
            <w:left w:val="none" w:sz="0" w:space="0" w:color="auto"/>
            <w:bottom w:val="none" w:sz="0" w:space="0" w:color="auto"/>
            <w:right w:val="none" w:sz="0" w:space="0" w:color="auto"/>
          </w:divBdr>
        </w:div>
        <w:div w:id="1585332973">
          <w:marLeft w:val="640"/>
          <w:marRight w:val="0"/>
          <w:marTop w:val="0"/>
          <w:marBottom w:val="0"/>
          <w:divBdr>
            <w:top w:val="none" w:sz="0" w:space="0" w:color="auto"/>
            <w:left w:val="none" w:sz="0" w:space="0" w:color="auto"/>
            <w:bottom w:val="none" w:sz="0" w:space="0" w:color="auto"/>
            <w:right w:val="none" w:sz="0" w:space="0" w:color="auto"/>
          </w:divBdr>
        </w:div>
        <w:div w:id="893077599">
          <w:marLeft w:val="640"/>
          <w:marRight w:val="0"/>
          <w:marTop w:val="0"/>
          <w:marBottom w:val="0"/>
          <w:divBdr>
            <w:top w:val="none" w:sz="0" w:space="0" w:color="auto"/>
            <w:left w:val="none" w:sz="0" w:space="0" w:color="auto"/>
            <w:bottom w:val="none" w:sz="0" w:space="0" w:color="auto"/>
            <w:right w:val="none" w:sz="0" w:space="0" w:color="auto"/>
          </w:divBdr>
        </w:div>
        <w:div w:id="561450911">
          <w:marLeft w:val="640"/>
          <w:marRight w:val="0"/>
          <w:marTop w:val="0"/>
          <w:marBottom w:val="0"/>
          <w:divBdr>
            <w:top w:val="none" w:sz="0" w:space="0" w:color="auto"/>
            <w:left w:val="none" w:sz="0" w:space="0" w:color="auto"/>
            <w:bottom w:val="none" w:sz="0" w:space="0" w:color="auto"/>
            <w:right w:val="none" w:sz="0" w:space="0" w:color="auto"/>
          </w:divBdr>
        </w:div>
        <w:div w:id="789780238">
          <w:marLeft w:val="640"/>
          <w:marRight w:val="0"/>
          <w:marTop w:val="0"/>
          <w:marBottom w:val="0"/>
          <w:divBdr>
            <w:top w:val="none" w:sz="0" w:space="0" w:color="auto"/>
            <w:left w:val="none" w:sz="0" w:space="0" w:color="auto"/>
            <w:bottom w:val="none" w:sz="0" w:space="0" w:color="auto"/>
            <w:right w:val="none" w:sz="0" w:space="0" w:color="auto"/>
          </w:divBdr>
        </w:div>
        <w:div w:id="518128216">
          <w:marLeft w:val="640"/>
          <w:marRight w:val="0"/>
          <w:marTop w:val="0"/>
          <w:marBottom w:val="0"/>
          <w:divBdr>
            <w:top w:val="none" w:sz="0" w:space="0" w:color="auto"/>
            <w:left w:val="none" w:sz="0" w:space="0" w:color="auto"/>
            <w:bottom w:val="none" w:sz="0" w:space="0" w:color="auto"/>
            <w:right w:val="none" w:sz="0" w:space="0" w:color="auto"/>
          </w:divBdr>
        </w:div>
        <w:div w:id="342635460">
          <w:marLeft w:val="640"/>
          <w:marRight w:val="0"/>
          <w:marTop w:val="0"/>
          <w:marBottom w:val="0"/>
          <w:divBdr>
            <w:top w:val="none" w:sz="0" w:space="0" w:color="auto"/>
            <w:left w:val="none" w:sz="0" w:space="0" w:color="auto"/>
            <w:bottom w:val="none" w:sz="0" w:space="0" w:color="auto"/>
            <w:right w:val="none" w:sz="0" w:space="0" w:color="auto"/>
          </w:divBdr>
        </w:div>
        <w:div w:id="2107186158">
          <w:marLeft w:val="640"/>
          <w:marRight w:val="0"/>
          <w:marTop w:val="0"/>
          <w:marBottom w:val="0"/>
          <w:divBdr>
            <w:top w:val="none" w:sz="0" w:space="0" w:color="auto"/>
            <w:left w:val="none" w:sz="0" w:space="0" w:color="auto"/>
            <w:bottom w:val="none" w:sz="0" w:space="0" w:color="auto"/>
            <w:right w:val="none" w:sz="0" w:space="0" w:color="auto"/>
          </w:divBdr>
        </w:div>
        <w:div w:id="867983350">
          <w:marLeft w:val="640"/>
          <w:marRight w:val="0"/>
          <w:marTop w:val="0"/>
          <w:marBottom w:val="0"/>
          <w:divBdr>
            <w:top w:val="none" w:sz="0" w:space="0" w:color="auto"/>
            <w:left w:val="none" w:sz="0" w:space="0" w:color="auto"/>
            <w:bottom w:val="none" w:sz="0" w:space="0" w:color="auto"/>
            <w:right w:val="none" w:sz="0" w:space="0" w:color="auto"/>
          </w:divBdr>
        </w:div>
        <w:div w:id="1850489035">
          <w:marLeft w:val="640"/>
          <w:marRight w:val="0"/>
          <w:marTop w:val="0"/>
          <w:marBottom w:val="0"/>
          <w:divBdr>
            <w:top w:val="none" w:sz="0" w:space="0" w:color="auto"/>
            <w:left w:val="none" w:sz="0" w:space="0" w:color="auto"/>
            <w:bottom w:val="none" w:sz="0" w:space="0" w:color="auto"/>
            <w:right w:val="none" w:sz="0" w:space="0" w:color="auto"/>
          </w:divBdr>
        </w:div>
        <w:div w:id="2107463303">
          <w:marLeft w:val="640"/>
          <w:marRight w:val="0"/>
          <w:marTop w:val="0"/>
          <w:marBottom w:val="0"/>
          <w:divBdr>
            <w:top w:val="none" w:sz="0" w:space="0" w:color="auto"/>
            <w:left w:val="none" w:sz="0" w:space="0" w:color="auto"/>
            <w:bottom w:val="none" w:sz="0" w:space="0" w:color="auto"/>
            <w:right w:val="none" w:sz="0" w:space="0" w:color="auto"/>
          </w:divBdr>
        </w:div>
        <w:div w:id="2031682649">
          <w:marLeft w:val="640"/>
          <w:marRight w:val="0"/>
          <w:marTop w:val="0"/>
          <w:marBottom w:val="0"/>
          <w:divBdr>
            <w:top w:val="none" w:sz="0" w:space="0" w:color="auto"/>
            <w:left w:val="none" w:sz="0" w:space="0" w:color="auto"/>
            <w:bottom w:val="none" w:sz="0" w:space="0" w:color="auto"/>
            <w:right w:val="none" w:sz="0" w:space="0" w:color="auto"/>
          </w:divBdr>
        </w:div>
        <w:div w:id="818545175">
          <w:marLeft w:val="640"/>
          <w:marRight w:val="0"/>
          <w:marTop w:val="0"/>
          <w:marBottom w:val="0"/>
          <w:divBdr>
            <w:top w:val="none" w:sz="0" w:space="0" w:color="auto"/>
            <w:left w:val="none" w:sz="0" w:space="0" w:color="auto"/>
            <w:bottom w:val="none" w:sz="0" w:space="0" w:color="auto"/>
            <w:right w:val="none" w:sz="0" w:space="0" w:color="auto"/>
          </w:divBdr>
        </w:div>
      </w:divsChild>
    </w:div>
    <w:div w:id="1801075553">
      <w:bodyDiv w:val="1"/>
      <w:marLeft w:val="0"/>
      <w:marRight w:val="0"/>
      <w:marTop w:val="0"/>
      <w:marBottom w:val="0"/>
      <w:divBdr>
        <w:top w:val="none" w:sz="0" w:space="0" w:color="auto"/>
        <w:left w:val="none" w:sz="0" w:space="0" w:color="auto"/>
        <w:bottom w:val="none" w:sz="0" w:space="0" w:color="auto"/>
        <w:right w:val="none" w:sz="0" w:space="0" w:color="auto"/>
      </w:divBdr>
    </w:div>
    <w:div w:id="1821075062">
      <w:bodyDiv w:val="1"/>
      <w:marLeft w:val="0"/>
      <w:marRight w:val="0"/>
      <w:marTop w:val="0"/>
      <w:marBottom w:val="0"/>
      <w:divBdr>
        <w:top w:val="none" w:sz="0" w:space="0" w:color="auto"/>
        <w:left w:val="none" w:sz="0" w:space="0" w:color="auto"/>
        <w:bottom w:val="none" w:sz="0" w:space="0" w:color="auto"/>
        <w:right w:val="none" w:sz="0" w:space="0" w:color="auto"/>
      </w:divBdr>
      <w:divsChild>
        <w:div w:id="1950699847">
          <w:marLeft w:val="640"/>
          <w:marRight w:val="0"/>
          <w:marTop w:val="0"/>
          <w:marBottom w:val="0"/>
          <w:divBdr>
            <w:top w:val="none" w:sz="0" w:space="0" w:color="auto"/>
            <w:left w:val="none" w:sz="0" w:space="0" w:color="auto"/>
            <w:bottom w:val="none" w:sz="0" w:space="0" w:color="auto"/>
            <w:right w:val="none" w:sz="0" w:space="0" w:color="auto"/>
          </w:divBdr>
        </w:div>
        <w:div w:id="1292856599">
          <w:marLeft w:val="640"/>
          <w:marRight w:val="0"/>
          <w:marTop w:val="0"/>
          <w:marBottom w:val="0"/>
          <w:divBdr>
            <w:top w:val="none" w:sz="0" w:space="0" w:color="auto"/>
            <w:left w:val="none" w:sz="0" w:space="0" w:color="auto"/>
            <w:bottom w:val="none" w:sz="0" w:space="0" w:color="auto"/>
            <w:right w:val="none" w:sz="0" w:space="0" w:color="auto"/>
          </w:divBdr>
        </w:div>
        <w:div w:id="601374436">
          <w:marLeft w:val="640"/>
          <w:marRight w:val="0"/>
          <w:marTop w:val="0"/>
          <w:marBottom w:val="0"/>
          <w:divBdr>
            <w:top w:val="none" w:sz="0" w:space="0" w:color="auto"/>
            <w:left w:val="none" w:sz="0" w:space="0" w:color="auto"/>
            <w:bottom w:val="none" w:sz="0" w:space="0" w:color="auto"/>
            <w:right w:val="none" w:sz="0" w:space="0" w:color="auto"/>
          </w:divBdr>
        </w:div>
        <w:div w:id="1785347553">
          <w:marLeft w:val="640"/>
          <w:marRight w:val="0"/>
          <w:marTop w:val="0"/>
          <w:marBottom w:val="0"/>
          <w:divBdr>
            <w:top w:val="none" w:sz="0" w:space="0" w:color="auto"/>
            <w:left w:val="none" w:sz="0" w:space="0" w:color="auto"/>
            <w:bottom w:val="none" w:sz="0" w:space="0" w:color="auto"/>
            <w:right w:val="none" w:sz="0" w:space="0" w:color="auto"/>
          </w:divBdr>
        </w:div>
        <w:div w:id="600383375">
          <w:marLeft w:val="640"/>
          <w:marRight w:val="0"/>
          <w:marTop w:val="0"/>
          <w:marBottom w:val="0"/>
          <w:divBdr>
            <w:top w:val="none" w:sz="0" w:space="0" w:color="auto"/>
            <w:left w:val="none" w:sz="0" w:space="0" w:color="auto"/>
            <w:bottom w:val="none" w:sz="0" w:space="0" w:color="auto"/>
            <w:right w:val="none" w:sz="0" w:space="0" w:color="auto"/>
          </w:divBdr>
        </w:div>
        <w:div w:id="73086457">
          <w:marLeft w:val="640"/>
          <w:marRight w:val="0"/>
          <w:marTop w:val="0"/>
          <w:marBottom w:val="0"/>
          <w:divBdr>
            <w:top w:val="none" w:sz="0" w:space="0" w:color="auto"/>
            <w:left w:val="none" w:sz="0" w:space="0" w:color="auto"/>
            <w:bottom w:val="none" w:sz="0" w:space="0" w:color="auto"/>
            <w:right w:val="none" w:sz="0" w:space="0" w:color="auto"/>
          </w:divBdr>
        </w:div>
        <w:div w:id="1618486198">
          <w:marLeft w:val="640"/>
          <w:marRight w:val="0"/>
          <w:marTop w:val="0"/>
          <w:marBottom w:val="0"/>
          <w:divBdr>
            <w:top w:val="none" w:sz="0" w:space="0" w:color="auto"/>
            <w:left w:val="none" w:sz="0" w:space="0" w:color="auto"/>
            <w:bottom w:val="none" w:sz="0" w:space="0" w:color="auto"/>
            <w:right w:val="none" w:sz="0" w:space="0" w:color="auto"/>
          </w:divBdr>
        </w:div>
        <w:div w:id="1283614708">
          <w:marLeft w:val="640"/>
          <w:marRight w:val="0"/>
          <w:marTop w:val="0"/>
          <w:marBottom w:val="0"/>
          <w:divBdr>
            <w:top w:val="none" w:sz="0" w:space="0" w:color="auto"/>
            <w:left w:val="none" w:sz="0" w:space="0" w:color="auto"/>
            <w:bottom w:val="none" w:sz="0" w:space="0" w:color="auto"/>
            <w:right w:val="none" w:sz="0" w:space="0" w:color="auto"/>
          </w:divBdr>
        </w:div>
        <w:div w:id="1679038497">
          <w:marLeft w:val="640"/>
          <w:marRight w:val="0"/>
          <w:marTop w:val="0"/>
          <w:marBottom w:val="0"/>
          <w:divBdr>
            <w:top w:val="none" w:sz="0" w:space="0" w:color="auto"/>
            <w:left w:val="none" w:sz="0" w:space="0" w:color="auto"/>
            <w:bottom w:val="none" w:sz="0" w:space="0" w:color="auto"/>
            <w:right w:val="none" w:sz="0" w:space="0" w:color="auto"/>
          </w:divBdr>
        </w:div>
        <w:div w:id="1527209297">
          <w:marLeft w:val="640"/>
          <w:marRight w:val="0"/>
          <w:marTop w:val="0"/>
          <w:marBottom w:val="0"/>
          <w:divBdr>
            <w:top w:val="none" w:sz="0" w:space="0" w:color="auto"/>
            <w:left w:val="none" w:sz="0" w:space="0" w:color="auto"/>
            <w:bottom w:val="none" w:sz="0" w:space="0" w:color="auto"/>
            <w:right w:val="none" w:sz="0" w:space="0" w:color="auto"/>
          </w:divBdr>
        </w:div>
        <w:div w:id="901067194">
          <w:marLeft w:val="640"/>
          <w:marRight w:val="0"/>
          <w:marTop w:val="0"/>
          <w:marBottom w:val="0"/>
          <w:divBdr>
            <w:top w:val="none" w:sz="0" w:space="0" w:color="auto"/>
            <w:left w:val="none" w:sz="0" w:space="0" w:color="auto"/>
            <w:bottom w:val="none" w:sz="0" w:space="0" w:color="auto"/>
            <w:right w:val="none" w:sz="0" w:space="0" w:color="auto"/>
          </w:divBdr>
        </w:div>
        <w:div w:id="968705664">
          <w:marLeft w:val="640"/>
          <w:marRight w:val="0"/>
          <w:marTop w:val="0"/>
          <w:marBottom w:val="0"/>
          <w:divBdr>
            <w:top w:val="none" w:sz="0" w:space="0" w:color="auto"/>
            <w:left w:val="none" w:sz="0" w:space="0" w:color="auto"/>
            <w:bottom w:val="none" w:sz="0" w:space="0" w:color="auto"/>
            <w:right w:val="none" w:sz="0" w:space="0" w:color="auto"/>
          </w:divBdr>
        </w:div>
        <w:div w:id="722607220">
          <w:marLeft w:val="640"/>
          <w:marRight w:val="0"/>
          <w:marTop w:val="0"/>
          <w:marBottom w:val="0"/>
          <w:divBdr>
            <w:top w:val="none" w:sz="0" w:space="0" w:color="auto"/>
            <w:left w:val="none" w:sz="0" w:space="0" w:color="auto"/>
            <w:bottom w:val="none" w:sz="0" w:space="0" w:color="auto"/>
            <w:right w:val="none" w:sz="0" w:space="0" w:color="auto"/>
          </w:divBdr>
        </w:div>
        <w:div w:id="1885406290">
          <w:marLeft w:val="640"/>
          <w:marRight w:val="0"/>
          <w:marTop w:val="0"/>
          <w:marBottom w:val="0"/>
          <w:divBdr>
            <w:top w:val="none" w:sz="0" w:space="0" w:color="auto"/>
            <w:left w:val="none" w:sz="0" w:space="0" w:color="auto"/>
            <w:bottom w:val="none" w:sz="0" w:space="0" w:color="auto"/>
            <w:right w:val="none" w:sz="0" w:space="0" w:color="auto"/>
          </w:divBdr>
        </w:div>
        <w:div w:id="1631476369">
          <w:marLeft w:val="640"/>
          <w:marRight w:val="0"/>
          <w:marTop w:val="0"/>
          <w:marBottom w:val="0"/>
          <w:divBdr>
            <w:top w:val="none" w:sz="0" w:space="0" w:color="auto"/>
            <w:left w:val="none" w:sz="0" w:space="0" w:color="auto"/>
            <w:bottom w:val="none" w:sz="0" w:space="0" w:color="auto"/>
            <w:right w:val="none" w:sz="0" w:space="0" w:color="auto"/>
          </w:divBdr>
        </w:div>
        <w:div w:id="388311764">
          <w:marLeft w:val="640"/>
          <w:marRight w:val="0"/>
          <w:marTop w:val="0"/>
          <w:marBottom w:val="0"/>
          <w:divBdr>
            <w:top w:val="none" w:sz="0" w:space="0" w:color="auto"/>
            <w:left w:val="none" w:sz="0" w:space="0" w:color="auto"/>
            <w:bottom w:val="none" w:sz="0" w:space="0" w:color="auto"/>
            <w:right w:val="none" w:sz="0" w:space="0" w:color="auto"/>
          </w:divBdr>
        </w:div>
        <w:div w:id="480465808">
          <w:marLeft w:val="640"/>
          <w:marRight w:val="0"/>
          <w:marTop w:val="0"/>
          <w:marBottom w:val="0"/>
          <w:divBdr>
            <w:top w:val="none" w:sz="0" w:space="0" w:color="auto"/>
            <w:left w:val="none" w:sz="0" w:space="0" w:color="auto"/>
            <w:bottom w:val="none" w:sz="0" w:space="0" w:color="auto"/>
            <w:right w:val="none" w:sz="0" w:space="0" w:color="auto"/>
          </w:divBdr>
        </w:div>
        <w:div w:id="952974659">
          <w:marLeft w:val="640"/>
          <w:marRight w:val="0"/>
          <w:marTop w:val="0"/>
          <w:marBottom w:val="0"/>
          <w:divBdr>
            <w:top w:val="none" w:sz="0" w:space="0" w:color="auto"/>
            <w:left w:val="none" w:sz="0" w:space="0" w:color="auto"/>
            <w:bottom w:val="none" w:sz="0" w:space="0" w:color="auto"/>
            <w:right w:val="none" w:sz="0" w:space="0" w:color="auto"/>
          </w:divBdr>
        </w:div>
        <w:div w:id="1061172364">
          <w:marLeft w:val="640"/>
          <w:marRight w:val="0"/>
          <w:marTop w:val="0"/>
          <w:marBottom w:val="0"/>
          <w:divBdr>
            <w:top w:val="none" w:sz="0" w:space="0" w:color="auto"/>
            <w:left w:val="none" w:sz="0" w:space="0" w:color="auto"/>
            <w:bottom w:val="none" w:sz="0" w:space="0" w:color="auto"/>
            <w:right w:val="none" w:sz="0" w:space="0" w:color="auto"/>
          </w:divBdr>
        </w:div>
        <w:div w:id="1399401703">
          <w:marLeft w:val="640"/>
          <w:marRight w:val="0"/>
          <w:marTop w:val="0"/>
          <w:marBottom w:val="0"/>
          <w:divBdr>
            <w:top w:val="none" w:sz="0" w:space="0" w:color="auto"/>
            <w:left w:val="none" w:sz="0" w:space="0" w:color="auto"/>
            <w:bottom w:val="none" w:sz="0" w:space="0" w:color="auto"/>
            <w:right w:val="none" w:sz="0" w:space="0" w:color="auto"/>
          </w:divBdr>
        </w:div>
        <w:div w:id="61298051">
          <w:marLeft w:val="640"/>
          <w:marRight w:val="0"/>
          <w:marTop w:val="0"/>
          <w:marBottom w:val="0"/>
          <w:divBdr>
            <w:top w:val="none" w:sz="0" w:space="0" w:color="auto"/>
            <w:left w:val="none" w:sz="0" w:space="0" w:color="auto"/>
            <w:bottom w:val="none" w:sz="0" w:space="0" w:color="auto"/>
            <w:right w:val="none" w:sz="0" w:space="0" w:color="auto"/>
          </w:divBdr>
        </w:div>
        <w:div w:id="2123837868">
          <w:marLeft w:val="640"/>
          <w:marRight w:val="0"/>
          <w:marTop w:val="0"/>
          <w:marBottom w:val="0"/>
          <w:divBdr>
            <w:top w:val="none" w:sz="0" w:space="0" w:color="auto"/>
            <w:left w:val="none" w:sz="0" w:space="0" w:color="auto"/>
            <w:bottom w:val="none" w:sz="0" w:space="0" w:color="auto"/>
            <w:right w:val="none" w:sz="0" w:space="0" w:color="auto"/>
          </w:divBdr>
        </w:div>
        <w:div w:id="49311037">
          <w:marLeft w:val="640"/>
          <w:marRight w:val="0"/>
          <w:marTop w:val="0"/>
          <w:marBottom w:val="0"/>
          <w:divBdr>
            <w:top w:val="none" w:sz="0" w:space="0" w:color="auto"/>
            <w:left w:val="none" w:sz="0" w:space="0" w:color="auto"/>
            <w:bottom w:val="none" w:sz="0" w:space="0" w:color="auto"/>
            <w:right w:val="none" w:sz="0" w:space="0" w:color="auto"/>
          </w:divBdr>
        </w:div>
        <w:div w:id="2013870373">
          <w:marLeft w:val="640"/>
          <w:marRight w:val="0"/>
          <w:marTop w:val="0"/>
          <w:marBottom w:val="0"/>
          <w:divBdr>
            <w:top w:val="none" w:sz="0" w:space="0" w:color="auto"/>
            <w:left w:val="none" w:sz="0" w:space="0" w:color="auto"/>
            <w:bottom w:val="none" w:sz="0" w:space="0" w:color="auto"/>
            <w:right w:val="none" w:sz="0" w:space="0" w:color="auto"/>
          </w:divBdr>
        </w:div>
        <w:div w:id="1143428205">
          <w:marLeft w:val="640"/>
          <w:marRight w:val="0"/>
          <w:marTop w:val="0"/>
          <w:marBottom w:val="0"/>
          <w:divBdr>
            <w:top w:val="none" w:sz="0" w:space="0" w:color="auto"/>
            <w:left w:val="none" w:sz="0" w:space="0" w:color="auto"/>
            <w:bottom w:val="none" w:sz="0" w:space="0" w:color="auto"/>
            <w:right w:val="none" w:sz="0" w:space="0" w:color="auto"/>
          </w:divBdr>
        </w:div>
        <w:div w:id="676036437">
          <w:marLeft w:val="640"/>
          <w:marRight w:val="0"/>
          <w:marTop w:val="0"/>
          <w:marBottom w:val="0"/>
          <w:divBdr>
            <w:top w:val="none" w:sz="0" w:space="0" w:color="auto"/>
            <w:left w:val="none" w:sz="0" w:space="0" w:color="auto"/>
            <w:bottom w:val="none" w:sz="0" w:space="0" w:color="auto"/>
            <w:right w:val="none" w:sz="0" w:space="0" w:color="auto"/>
          </w:divBdr>
        </w:div>
        <w:div w:id="1735273672">
          <w:marLeft w:val="640"/>
          <w:marRight w:val="0"/>
          <w:marTop w:val="0"/>
          <w:marBottom w:val="0"/>
          <w:divBdr>
            <w:top w:val="none" w:sz="0" w:space="0" w:color="auto"/>
            <w:left w:val="none" w:sz="0" w:space="0" w:color="auto"/>
            <w:bottom w:val="none" w:sz="0" w:space="0" w:color="auto"/>
            <w:right w:val="none" w:sz="0" w:space="0" w:color="auto"/>
          </w:divBdr>
        </w:div>
        <w:div w:id="918247850">
          <w:marLeft w:val="640"/>
          <w:marRight w:val="0"/>
          <w:marTop w:val="0"/>
          <w:marBottom w:val="0"/>
          <w:divBdr>
            <w:top w:val="none" w:sz="0" w:space="0" w:color="auto"/>
            <w:left w:val="none" w:sz="0" w:space="0" w:color="auto"/>
            <w:bottom w:val="none" w:sz="0" w:space="0" w:color="auto"/>
            <w:right w:val="none" w:sz="0" w:space="0" w:color="auto"/>
          </w:divBdr>
        </w:div>
        <w:div w:id="1056320889">
          <w:marLeft w:val="640"/>
          <w:marRight w:val="0"/>
          <w:marTop w:val="0"/>
          <w:marBottom w:val="0"/>
          <w:divBdr>
            <w:top w:val="none" w:sz="0" w:space="0" w:color="auto"/>
            <w:left w:val="none" w:sz="0" w:space="0" w:color="auto"/>
            <w:bottom w:val="none" w:sz="0" w:space="0" w:color="auto"/>
            <w:right w:val="none" w:sz="0" w:space="0" w:color="auto"/>
          </w:divBdr>
        </w:div>
        <w:div w:id="168065631">
          <w:marLeft w:val="640"/>
          <w:marRight w:val="0"/>
          <w:marTop w:val="0"/>
          <w:marBottom w:val="0"/>
          <w:divBdr>
            <w:top w:val="none" w:sz="0" w:space="0" w:color="auto"/>
            <w:left w:val="none" w:sz="0" w:space="0" w:color="auto"/>
            <w:bottom w:val="none" w:sz="0" w:space="0" w:color="auto"/>
            <w:right w:val="none" w:sz="0" w:space="0" w:color="auto"/>
          </w:divBdr>
        </w:div>
        <w:div w:id="2087067904">
          <w:marLeft w:val="640"/>
          <w:marRight w:val="0"/>
          <w:marTop w:val="0"/>
          <w:marBottom w:val="0"/>
          <w:divBdr>
            <w:top w:val="none" w:sz="0" w:space="0" w:color="auto"/>
            <w:left w:val="none" w:sz="0" w:space="0" w:color="auto"/>
            <w:bottom w:val="none" w:sz="0" w:space="0" w:color="auto"/>
            <w:right w:val="none" w:sz="0" w:space="0" w:color="auto"/>
          </w:divBdr>
        </w:div>
        <w:div w:id="950160569">
          <w:marLeft w:val="640"/>
          <w:marRight w:val="0"/>
          <w:marTop w:val="0"/>
          <w:marBottom w:val="0"/>
          <w:divBdr>
            <w:top w:val="none" w:sz="0" w:space="0" w:color="auto"/>
            <w:left w:val="none" w:sz="0" w:space="0" w:color="auto"/>
            <w:bottom w:val="none" w:sz="0" w:space="0" w:color="auto"/>
            <w:right w:val="none" w:sz="0" w:space="0" w:color="auto"/>
          </w:divBdr>
        </w:div>
        <w:div w:id="160394457">
          <w:marLeft w:val="640"/>
          <w:marRight w:val="0"/>
          <w:marTop w:val="0"/>
          <w:marBottom w:val="0"/>
          <w:divBdr>
            <w:top w:val="none" w:sz="0" w:space="0" w:color="auto"/>
            <w:left w:val="none" w:sz="0" w:space="0" w:color="auto"/>
            <w:bottom w:val="none" w:sz="0" w:space="0" w:color="auto"/>
            <w:right w:val="none" w:sz="0" w:space="0" w:color="auto"/>
          </w:divBdr>
        </w:div>
        <w:div w:id="1025909332">
          <w:marLeft w:val="640"/>
          <w:marRight w:val="0"/>
          <w:marTop w:val="0"/>
          <w:marBottom w:val="0"/>
          <w:divBdr>
            <w:top w:val="none" w:sz="0" w:space="0" w:color="auto"/>
            <w:left w:val="none" w:sz="0" w:space="0" w:color="auto"/>
            <w:bottom w:val="none" w:sz="0" w:space="0" w:color="auto"/>
            <w:right w:val="none" w:sz="0" w:space="0" w:color="auto"/>
          </w:divBdr>
        </w:div>
        <w:div w:id="1839346982">
          <w:marLeft w:val="640"/>
          <w:marRight w:val="0"/>
          <w:marTop w:val="0"/>
          <w:marBottom w:val="0"/>
          <w:divBdr>
            <w:top w:val="none" w:sz="0" w:space="0" w:color="auto"/>
            <w:left w:val="none" w:sz="0" w:space="0" w:color="auto"/>
            <w:bottom w:val="none" w:sz="0" w:space="0" w:color="auto"/>
            <w:right w:val="none" w:sz="0" w:space="0" w:color="auto"/>
          </w:divBdr>
        </w:div>
        <w:div w:id="1692797452">
          <w:marLeft w:val="640"/>
          <w:marRight w:val="0"/>
          <w:marTop w:val="0"/>
          <w:marBottom w:val="0"/>
          <w:divBdr>
            <w:top w:val="none" w:sz="0" w:space="0" w:color="auto"/>
            <w:left w:val="none" w:sz="0" w:space="0" w:color="auto"/>
            <w:bottom w:val="none" w:sz="0" w:space="0" w:color="auto"/>
            <w:right w:val="none" w:sz="0" w:space="0" w:color="auto"/>
          </w:divBdr>
        </w:div>
        <w:div w:id="352927626">
          <w:marLeft w:val="640"/>
          <w:marRight w:val="0"/>
          <w:marTop w:val="0"/>
          <w:marBottom w:val="0"/>
          <w:divBdr>
            <w:top w:val="none" w:sz="0" w:space="0" w:color="auto"/>
            <w:left w:val="none" w:sz="0" w:space="0" w:color="auto"/>
            <w:bottom w:val="none" w:sz="0" w:space="0" w:color="auto"/>
            <w:right w:val="none" w:sz="0" w:space="0" w:color="auto"/>
          </w:divBdr>
        </w:div>
        <w:div w:id="1968315060">
          <w:marLeft w:val="640"/>
          <w:marRight w:val="0"/>
          <w:marTop w:val="0"/>
          <w:marBottom w:val="0"/>
          <w:divBdr>
            <w:top w:val="none" w:sz="0" w:space="0" w:color="auto"/>
            <w:left w:val="none" w:sz="0" w:space="0" w:color="auto"/>
            <w:bottom w:val="none" w:sz="0" w:space="0" w:color="auto"/>
            <w:right w:val="none" w:sz="0" w:space="0" w:color="auto"/>
          </w:divBdr>
        </w:div>
        <w:div w:id="599070267">
          <w:marLeft w:val="640"/>
          <w:marRight w:val="0"/>
          <w:marTop w:val="0"/>
          <w:marBottom w:val="0"/>
          <w:divBdr>
            <w:top w:val="none" w:sz="0" w:space="0" w:color="auto"/>
            <w:left w:val="none" w:sz="0" w:space="0" w:color="auto"/>
            <w:bottom w:val="none" w:sz="0" w:space="0" w:color="auto"/>
            <w:right w:val="none" w:sz="0" w:space="0" w:color="auto"/>
          </w:divBdr>
        </w:div>
        <w:div w:id="1162163252">
          <w:marLeft w:val="640"/>
          <w:marRight w:val="0"/>
          <w:marTop w:val="0"/>
          <w:marBottom w:val="0"/>
          <w:divBdr>
            <w:top w:val="none" w:sz="0" w:space="0" w:color="auto"/>
            <w:left w:val="none" w:sz="0" w:space="0" w:color="auto"/>
            <w:bottom w:val="none" w:sz="0" w:space="0" w:color="auto"/>
            <w:right w:val="none" w:sz="0" w:space="0" w:color="auto"/>
          </w:divBdr>
        </w:div>
        <w:div w:id="1488134501">
          <w:marLeft w:val="640"/>
          <w:marRight w:val="0"/>
          <w:marTop w:val="0"/>
          <w:marBottom w:val="0"/>
          <w:divBdr>
            <w:top w:val="none" w:sz="0" w:space="0" w:color="auto"/>
            <w:left w:val="none" w:sz="0" w:space="0" w:color="auto"/>
            <w:bottom w:val="none" w:sz="0" w:space="0" w:color="auto"/>
            <w:right w:val="none" w:sz="0" w:space="0" w:color="auto"/>
          </w:divBdr>
        </w:div>
        <w:div w:id="1194536013">
          <w:marLeft w:val="640"/>
          <w:marRight w:val="0"/>
          <w:marTop w:val="0"/>
          <w:marBottom w:val="0"/>
          <w:divBdr>
            <w:top w:val="none" w:sz="0" w:space="0" w:color="auto"/>
            <w:left w:val="none" w:sz="0" w:space="0" w:color="auto"/>
            <w:bottom w:val="none" w:sz="0" w:space="0" w:color="auto"/>
            <w:right w:val="none" w:sz="0" w:space="0" w:color="auto"/>
          </w:divBdr>
        </w:div>
        <w:div w:id="548497689">
          <w:marLeft w:val="640"/>
          <w:marRight w:val="0"/>
          <w:marTop w:val="0"/>
          <w:marBottom w:val="0"/>
          <w:divBdr>
            <w:top w:val="none" w:sz="0" w:space="0" w:color="auto"/>
            <w:left w:val="none" w:sz="0" w:space="0" w:color="auto"/>
            <w:bottom w:val="none" w:sz="0" w:space="0" w:color="auto"/>
            <w:right w:val="none" w:sz="0" w:space="0" w:color="auto"/>
          </w:divBdr>
        </w:div>
        <w:div w:id="1453478473">
          <w:marLeft w:val="640"/>
          <w:marRight w:val="0"/>
          <w:marTop w:val="0"/>
          <w:marBottom w:val="0"/>
          <w:divBdr>
            <w:top w:val="none" w:sz="0" w:space="0" w:color="auto"/>
            <w:left w:val="none" w:sz="0" w:space="0" w:color="auto"/>
            <w:bottom w:val="none" w:sz="0" w:space="0" w:color="auto"/>
            <w:right w:val="none" w:sz="0" w:space="0" w:color="auto"/>
          </w:divBdr>
        </w:div>
        <w:div w:id="403919658">
          <w:marLeft w:val="640"/>
          <w:marRight w:val="0"/>
          <w:marTop w:val="0"/>
          <w:marBottom w:val="0"/>
          <w:divBdr>
            <w:top w:val="none" w:sz="0" w:space="0" w:color="auto"/>
            <w:left w:val="none" w:sz="0" w:space="0" w:color="auto"/>
            <w:bottom w:val="none" w:sz="0" w:space="0" w:color="auto"/>
            <w:right w:val="none" w:sz="0" w:space="0" w:color="auto"/>
          </w:divBdr>
        </w:div>
        <w:div w:id="1818181650">
          <w:marLeft w:val="640"/>
          <w:marRight w:val="0"/>
          <w:marTop w:val="0"/>
          <w:marBottom w:val="0"/>
          <w:divBdr>
            <w:top w:val="none" w:sz="0" w:space="0" w:color="auto"/>
            <w:left w:val="none" w:sz="0" w:space="0" w:color="auto"/>
            <w:bottom w:val="none" w:sz="0" w:space="0" w:color="auto"/>
            <w:right w:val="none" w:sz="0" w:space="0" w:color="auto"/>
          </w:divBdr>
        </w:div>
        <w:div w:id="1805006234">
          <w:marLeft w:val="640"/>
          <w:marRight w:val="0"/>
          <w:marTop w:val="0"/>
          <w:marBottom w:val="0"/>
          <w:divBdr>
            <w:top w:val="none" w:sz="0" w:space="0" w:color="auto"/>
            <w:left w:val="none" w:sz="0" w:space="0" w:color="auto"/>
            <w:bottom w:val="none" w:sz="0" w:space="0" w:color="auto"/>
            <w:right w:val="none" w:sz="0" w:space="0" w:color="auto"/>
          </w:divBdr>
        </w:div>
        <w:div w:id="280772803">
          <w:marLeft w:val="640"/>
          <w:marRight w:val="0"/>
          <w:marTop w:val="0"/>
          <w:marBottom w:val="0"/>
          <w:divBdr>
            <w:top w:val="none" w:sz="0" w:space="0" w:color="auto"/>
            <w:left w:val="none" w:sz="0" w:space="0" w:color="auto"/>
            <w:bottom w:val="none" w:sz="0" w:space="0" w:color="auto"/>
            <w:right w:val="none" w:sz="0" w:space="0" w:color="auto"/>
          </w:divBdr>
        </w:div>
        <w:div w:id="1801653970">
          <w:marLeft w:val="640"/>
          <w:marRight w:val="0"/>
          <w:marTop w:val="0"/>
          <w:marBottom w:val="0"/>
          <w:divBdr>
            <w:top w:val="none" w:sz="0" w:space="0" w:color="auto"/>
            <w:left w:val="none" w:sz="0" w:space="0" w:color="auto"/>
            <w:bottom w:val="none" w:sz="0" w:space="0" w:color="auto"/>
            <w:right w:val="none" w:sz="0" w:space="0" w:color="auto"/>
          </w:divBdr>
        </w:div>
        <w:div w:id="1782148525">
          <w:marLeft w:val="640"/>
          <w:marRight w:val="0"/>
          <w:marTop w:val="0"/>
          <w:marBottom w:val="0"/>
          <w:divBdr>
            <w:top w:val="none" w:sz="0" w:space="0" w:color="auto"/>
            <w:left w:val="none" w:sz="0" w:space="0" w:color="auto"/>
            <w:bottom w:val="none" w:sz="0" w:space="0" w:color="auto"/>
            <w:right w:val="none" w:sz="0" w:space="0" w:color="auto"/>
          </w:divBdr>
        </w:div>
        <w:div w:id="2114351948">
          <w:marLeft w:val="640"/>
          <w:marRight w:val="0"/>
          <w:marTop w:val="0"/>
          <w:marBottom w:val="0"/>
          <w:divBdr>
            <w:top w:val="none" w:sz="0" w:space="0" w:color="auto"/>
            <w:left w:val="none" w:sz="0" w:space="0" w:color="auto"/>
            <w:bottom w:val="none" w:sz="0" w:space="0" w:color="auto"/>
            <w:right w:val="none" w:sz="0" w:space="0" w:color="auto"/>
          </w:divBdr>
        </w:div>
        <w:div w:id="998464506">
          <w:marLeft w:val="640"/>
          <w:marRight w:val="0"/>
          <w:marTop w:val="0"/>
          <w:marBottom w:val="0"/>
          <w:divBdr>
            <w:top w:val="none" w:sz="0" w:space="0" w:color="auto"/>
            <w:left w:val="none" w:sz="0" w:space="0" w:color="auto"/>
            <w:bottom w:val="none" w:sz="0" w:space="0" w:color="auto"/>
            <w:right w:val="none" w:sz="0" w:space="0" w:color="auto"/>
          </w:divBdr>
        </w:div>
        <w:div w:id="2121877256">
          <w:marLeft w:val="640"/>
          <w:marRight w:val="0"/>
          <w:marTop w:val="0"/>
          <w:marBottom w:val="0"/>
          <w:divBdr>
            <w:top w:val="none" w:sz="0" w:space="0" w:color="auto"/>
            <w:left w:val="none" w:sz="0" w:space="0" w:color="auto"/>
            <w:bottom w:val="none" w:sz="0" w:space="0" w:color="auto"/>
            <w:right w:val="none" w:sz="0" w:space="0" w:color="auto"/>
          </w:divBdr>
        </w:div>
        <w:div w:id="2123449775">
          <w:marLeft w:val="640"/>
          <w:marRight w:val="0"/>
          <w:marTop w:val="0"/>
          <w:marBottom w:val="0"/>
          <w:divBdr>
            <w:top w:val="none" w:sz="0" w:space="0" w:color="auto"/>
            <w:left w:val="none" w:sz="0" w:space="0" w:color="auto"/>
            <w:bottom w:val="none" w:sz="0" w:space="0" w:color="auto"/>
            <w:right w:val="none" w:sz="0" w:space="0" w:color="auto"/>
          </w:divBdr>
        </w:div>
        <w:div w:id="1674870514">
          <w:marLeft w:val="640"/>
          <w:marRight w:val="0"/>
          <w:marTop w:val="0"/>
          <w:marBottom w:val="0"/>
          <w:divBdr>
            <w:top w:val="none" w:sz="0" w:space="0" w:color="auto"/>
            <w:left w:val="none" w:sz="0" w:space="0" w:color="auto"/>
            <w:bottom w:val="none" w:sz="0" w:space="0" w:color="auto"/>
            <w:right w:val="none" w:sz="0" w:space="0" w:color="auto"/>
          </w:divBdr>
        </w:div>
        <w:div w:id="283536251">
          <w:marLeft w:val="640"/>
          <w:marRight w:val="0"/>
          <w:marTop w:val="0"/>
          <w:marBottom w:val="0"/>
          <w:divBdr>
            <w:top w:val="none" w:sz="0" w:space="0" w:color="auto"/>
            <w:left w:val="none" w:sz="0" w:space="0" w:color="auto"/>
            <w:bottom w:val="none" w:sz="0" w:space="0" w:color="auto"/>
            <w:right w:val="none" w:sz="0" w:space="0" w:color="auto"/>
          </w:divBdr>
        </w:div>
        <w:div w:id="1688016914">
          <w:marLeft w:val="640"/>
          <w:marRight w:val="0"/>
          <w:marTop w:val="0"/>
          <w:marBottom w:val="0"/>
          <w:divBdr>
            <w:top w:val="none" w:sz="0" w:space="0" w:color="auto"/>
            <w:left w:val="none" w:sz="0" w:space="0" w:color="auto"/>
            <w:bottom w:val="none" w:sz="0" w:space="0" w:color="auto"/>
            <w:right w:val="none" w:sz="0" w:space="0" w:color="auto"/>
          </w:divBdr>
        </w:div>
        <w:div w:id="912859166">
          <w:marLeft w:val="640"/>
          <w:marRight w:val="0"/>
          <w:marTop w:val="0"/>
          <w:marBottom w:val="0"/>
          <w:divBdr>
            <w:top w:val="none" w:sz="0" w:space="0" w:color="auto"/>
            <w:left w:val="none" w:sz="0" w:space="0" w:color="auto"/>
            <w:bottom w:val="none" w:sz="0" w:space="0" w:color="auto"/>
            <w:right w:val="none" w:sz="0" w:space="0" w:color="auto"/>
          </w:divBdr>
        </w:div>
        <w:div w:id="575627049">
          <w:marLeft w:val="640"/>
          <w:marRight w:val="0"/>
          <w:marTop w:val="0"/>
          <w:marBottom w:val="0"/>
          <w:divBdr>
            <w:top w:val="none" w:sz="0" w:space="0" w:color="auto"/>
            <w:left w:val="none" w:sz="0" w:space="0" w:color="auto"/>
            <w:bottom w:val="none" w:sz="0" w:space="0" w:color="auto"/>
            <w:right w:val="none" w:sz="0" w:space="0" w:color="auto"/>
          </w:divBdr>
        </w:div>
        <w:div w:id="1369452314">
          <w:marLeft w:val="640"/>
          <w:marRight w:val="0"/>
          <w:marTop w:val="0"/>
          <w:marBottom w:val="0"/>
          <w:divBdr>
            <w:top w:val="none" w:sz="0" w:space="0" w:color="auto"/>
            <w:left w:val="none" w:sz="0" w:space="0" w:color="auto"/>
            <w:bottom w:val="none" w:sz="0" w:space="0" w:color="auto"/>
            <w:right w:val="none" w:sz="0" w:space="0" w:color="auto"/>
          </w:divBdr>
        </w:div>
        <w:div w:id="1310407222">
          <w:marLeft w:val="640"/>
          <w:marRight w:val="0"/>
          <w:marTop w:val="0"/>
          <w:marBottom w:val="0"/>
          <w:divBdr>
            <w:top w:val="none" w:sz="0" w:space="0" w:color="auto"/>
            <w:left w:val="none" w:sz="0" w:space="0" w:color="auto"/>
            <w:bottom w:val="none" w:sz="0" w:space="0" w:color="auto"/>
            <w:right w:val="none" w:sz="0" w:space="0" w:color="auto"/>
          </w:divBdr>
        </w:div>
        <w:div w:id="1196847454">
          <w:marLeft w:val="640"/>
          <w:marRight w:val="0"/>
          <w:marTop w:val="0"/>
          <w:marBottom w:val="0"/>
          <w:divBdr>
            <w:top w:val="none" w:sz="0" w:space="0" w:color="auto"/>
            <w:left w:val="none" w:sz="0" w:space="0" w:color="auto"/>
            <w:bottom w:val="none" w:sz="0" w:space="0" w:color="auto"/>
            <w:right w:val="none" w:sz="0" w:space="0" w:color="auto"/>
          </w:divBdr>
        </w:div>
        <w:div w:id="709378279">
          <w:marLeft w:val="640"/>
          <w:marRight w:val="0"/>
          <w:marTop w:val="0"/>
          <w:marBottom w:val="0"/>
          <w:divBdr>
            <w:top w:val="none" w:sz="0" w:space="0" w:color="auto"/>
            <w:left w:val="none" w:sz="0" w:space="0" w:color="auto"/>
            <w:bottom w:val="none" w:sz="0" w:space="0" w:color="auto"/>
            <w:right w:val="none" w:sz="0" w:space="0" w:color="auto"/>
          </w:divBdr>
        </w:div>
        <w:div w:id="2070423057">
          <w:marLeft w:val="640"/>
          <w:marRight w:val="0"/>
          <w:marTop w:val="0"/>
          <w:marBottom w:val="0"/>
          <w:divBdr>
            <w:top w:val="none" w:sz="0" w:space="0" w:color="auto"/>
            <w:left w:val="none" w:sz="0" w:space="0" w:color="auto"/>
            <w:bottom w:val="none" w:sz="0" w:space="0" w:color="auto"/>
            <w:right w:val="none" w:sz="0" w:space="0" w:color="auto"/>
          </w:divBdr>
        </w:div>
        <w:div w:id="726681383">
          <w:marLeft w:val="640"/>
          <w:marRight w:val="0"/>
          <w:marTop w:val="0"/>
          <w:marBottom w:val="0"/>
          <w:divBdr>
            <w:top w:val="none" w:sz="0" w:space="0" w:color="auto"/>
            <w:left w:val="none" w:sz="0" w:space="0" w:color="auto"/>
            <w:bottom w:val="none" w:sz="0" w:space="0" w:color="auto"/>
            <w:right w:val="none" w:sz="0" w:space="0" w:color="auto"/>
          </w:divBdr>
        </w:div>
        <w:div w:id="1292790084">
          <w:marLeft w:val="640"/>
          <w:marRight w:val="0"/>
          <w:marTop w:val="0"/>
          <w:marBottom w:val="0"/>
          <w:divBdr>
            <w:top w:val="none" w:sz="0" w:space="0" w:color="auto"/>
            <w:left w:val="none" w:sz="0" w:space="0" w:color="auto"/>
            <w:bottom w:val="none" w:sz="0" w:space="0" w:color="auto"/>
            <w:right w:val="none" w:sz="0" w:space="0" w:color="auto"/>
          </w:divBdr>
        </w:div>
        <w:div w:id="84420733">
          <w:marLeft w:val="640"/>
          <w:marRight w:val="0"/>
          <w:marTop w:val="0"/>
          <w:marBottom w:val="0"/>
          <w:divBdr>
            <w:top w:val="none" w:sz="0" w:space="0" w:color="auto"/>
            <w:left w:val="none" w:sz="0" w:space="0" w:color="auto"/>
            <w:bottom w:val="none" w:sz="0" w:space="0" w:color="auto"/>
            <w:right w:val="none" w:sz="0" w:space="0" w:color="auto"/>
          </w:divBdr>
        </w:div>
        <w:div w:id="892740610">
          <w:marLeft w:val="640"/>
          <w:marRight w:val="0"/>
          <w:marTop w:val="0"/>
          <w:marBottom w:val="0"/>
          <w:divBdr>
            <w:top w:val="none" w:sz="0" w:space="0" w:color="auto"/>
            <w:left w:val="none" w:sz="0" w:space="0" w:color="auto"/>
            <w:bottom w:val="none" w:sz="0" w:space="0" w:color="auto"/>
            <w:right w:val="none" w:sz="0" w:space="0" w:color="auto"/>
          </w:divBdr>
        </w:div>
        <w:div w:id="81294154">
          <w:marLeft w:val="640"/>
          <w:marRight w:val="0"/>
          <w:marTop w:val="0"/>
          <w:marBottom w:val="0"/>
          <w:divBdr>
            <w:top w:val="none" w:sz="0" w:space="0" w:color="auto"/>
            <w:left w:val="none" w:sz="0" w:space="0" w:color="auto"/>
            <w:bottom w:val="none" w:sz="0" w:space="0" w:color="auto"/>
            <w:right w:val="none" w:sz="0" w:space="0" w:color="auto"/>
          </w:divBdr>
        </w:div>
        <w:div w:id="989942201">
          <w:marLeft w:val="640"/>
          <w:marRight w:val="0"/>
          <w:marTop w:val="0"/>
          <w:marBottom w:val="0"/>
          <w:divBdr>
            <w:top w:val="none" w:sz="0" w:space="0" w:color="auto"/>
            <w:left w:val="none" w:sz="0" w:space="0" w:color="auto"/>
            <w:bottom w:val="none" w:sz="0" w:space="0" w:color="auto"/>
            <w:right w:val="none" w:sz="0" w:space="0" w:color="auto"/>
          </w:divBdr>
        </w:div>
        <w:div w:id="1380780794">
          <w:marLeft w:val="640"/>
          <w:marRight w:val="0"/>
          <w:marTop w:val="0"/>
          <w:marBottom w:val="0"/>
          <w:divBdr>
            <w:top w:val="none" w:sz="0" w:space="0" w:color="auto"/>
            <w:left w:val="none" w:sz="0" w:space="0" w:color="auto"/>
            <w:bottom w:val="none" w:sz="0" w:space="0" w:color="auto"/>
            <w:right w:val="none" w:sz="0" w:space="0" w:color="auto"/>
          </w:divBdr>
        </w:div>
      </w:divsChild>
    </w:div>
    <w:div w:id="1892571964">
      <w:bodyDiv w:val="1"/>
      <w:marLeft w:val="0"/>
      <w:marRight w:val="0"/>
      <w:marTop w:val="0"/>
      <w:marBottom w:val="0"/>
      <w:divBdr>
        <w:top w:val="none" w:sz="0" w:space="0" w:color="auto"/>
        <w:left w:val="none" w:sz="0" w:space="0" w:color="auto"/>
        <w:bottom w:val="none" w:sz="0" w:space="0" w:color="auto"/>
        <w:right w:val="none" w:sz="0" w:space="0" w:color="auto"/>
      </w:divBdr>
      <w:divsChild>
        <w:div w:id="655569546">
          <w:marLeft w:val="640"/>
          <w:marRight w:val="0"/>
          <w:marTop w:val="0"/>
          <w:marBottom w:val="0"/>
          <w:divBdr>
            <w:top w:val="none" w:sz="0" w:space="0" w:color="auto"/>
            <w:left w:val="none" w:sz="0" w:space="0" w:color="auto"/>
            <w:bottom w:val="none" w:sz="0" w:space="0" w:color="auto"/>
            <w:right w:val="none" w:sz="0" w:space="0" w:color="auto"/>
          </w:divBdr>
        </w:div>
        <w:div w:id="1719628475">
          <w:marLeft w:val="640"/>
          <w:marRight w:val="0"/>
          <w:marTop w:val="0"/>
          <w:marBottom w:val="0"/>
          <w:divBdr>
            <w:top w:val="none" w:sz="0" w:space="0" w:color="auto"/>
            <w:left w:val="none" w:sz="0" w:space="0" w:color="auto"/>
            <w:bottom w:val="none" w:sz="0" w:space="0" w:color="auto"/>
            <w:right w:val="none" w:sz="0" w:space="0" w:color="auto"/>
          </w:divBdr>
        </w:div>
        <w:div w:id="698893262">
          <w:marLeft w:val="640"/>
          <w:marRight w:val="0"/>
          <w:marTop w:val="0"/>
          <w:marBottom w:val="0"/>
          <w:divBdr>
            <w:top w:val="none" w:sz="0" w:space="0" w:color="auto"/>
            <w:left w:val="none" w:sz="0" w:space="0" w:color="auto"/>
            <w:bottom w:val="none" w:sz="0" w:space="0" w:color="auto"/>
            <w:right w:val="none" w:sz="0" w:space="0" w:color="auto"/>
          </w:divBdr>
        </w:div>
        <w:div w:id="1230459997">
          <w:marLeft w:val="640"/>
          <w:marRight w:val="0"/>
          <w:marTop w:val="0"/>
          <w:marBottom w:val="0"/>
          <w:divBdr>
            <w:top w:val="none" w:sz="0" w:space="0" w:color="auto"/>
            <w:left w:val="none" w:sz="0" w:space="0" w:color="auto"/>
            <w:bottom w:val="none" w:sz="0" w:space="0" w:color="auto"/>
            <w:right w:val="none" w:sz="0" w:space="0" w:color="auto"/>
          </w:divBdr>
        </w:div>
        <w:div w:id="1641106853">
          <w:marLeft w:val="640"/>
          <w:marRight w:val="0"/>
          <w:marTop w:val="0"/>
          <w:marBottom w:val="0"/>
          <w:divBdr>
            <w:top w:val="none" w:sz="0" w:space="0" w:color="auto"/>
            <w:left w:val="none" w:sz="0" w:space="0" w:color="auto"/>
            <w:bottom w:val="none" w:sz="0" w:space="0" w:color="auto"/>
            <w:right w:val="none" w:sz="0" w:space="0" w:color="auto"/>
          </w:divBdr>
        </w:div>
        <w:div w:id="1183979086">
          <w:marLeft w:val="640"/>
          <w:marRight w:val="0"/>
          <w:marTop w:val="0"/>
          <w:marBottom w:val="0"/>
          <w:divBdr>
            <w:top w:val="none" w:sz="0" w:space="0" w:color="auto"/>
            <w:left w:val="none" w:sz="0" w:space="0" w:color="auto"/>
            <w:bottom w:val="none" w:sz="0" w:space="0" w:color="auto"/>
            <w:right w:val="none" w:sz="0" w:space="0" w:color="auto"/>
          </w:divBdr>
        </w:div>
        <w:div w:id="1587810816">
          <w:marLeft w:val="640"/>
          <w:marRight w:val="0"/>
          <w:marTop w:val="0"/>
          <w:marBottom w:val="0"/>
          <w:divBdr>
            <w:top w:val="none" w:sz="0" w:space="0" w:color="auto"/>
            <w:left w:val="none" w:sz="0" w:space="0" w:color="auto"/>
            <w:bottom w:val="none" w:sz="0" w:space="0" w:color="auto"/>
            <w:right w:val="none" w:sz="0" w:space="0" w:color="auto"/>
          </w:divBdr>
        </w:div>
        <w:div w:id="1477382929">
          <w:marLeft w:val="640"/>
          <w:marRight w:val="0"/>
          <w:marTop w:val="0"/>
          <w:marBottom w:val="0"/>
          <w:divBdr>
            <w:top w:val="none" w:sz="0" w:space="0" w:color="auto"/>
            <w:left w:val="none" w:sz="0" w:space="0" w:color="auto"/>
            <w:bottom w:val="none" w:sz="0" w:space="0" w:color="auto"/>
            <w:right w:val="none" w:sz="0" w:space="0" w:color="auto"/>
          </w:divBdr>
        </w:div>
        <w:div w:id="454299130">
          <w:marLeft w:val="640"/>
          <w:marRight w:val="0"/>
          <w:marTop w:val="0"/>
          <w:marBottom w:val="0"/>
          <w:divBdr>
            <w:top w:val="none" w:sz="0" w:space="0" w:color="auto"/>
            <w:left w:val="none" w:sz="0" w:space="0" w:color="auto"/>
            <w:bottom w:val="none" w:sz="0" w:space="0" w:color="auto"/>
            <w:right w:val="none" w:sz="0" w:space="0" w:color="auto"/>
          </w:divBdr>
        </w:div>
        <w:div w:id="601491639">
          <w:marLeft w:val="640"/>
          <w:marRight w:val="0"/>
          <w:marTop w:val="0"/>
          <w:marBottom w:val="0"/>
          <w:divBdr>
            <w:top w:val="none" w:sz="0" w:space="0" w:color="auto"/>
            <w:left w:val="none" w:sz="0" w:space="0" w:color="auto"/>
            <w:bottom w:val="none" w:sz="0" w:space="0" w:color="auto"/>
            <w:right w:val="none" w:sz="0" w:space="0" w:color="auto"/>
          </w:divBdr>
        </w:div>
        <w:div w:id="1725254923">
          <w:marLeft w:val="640"/>
          <w:marRight w:val="0"/>
          <w:marTop w:val="0"/>
          <w:marBottom w:val="0"/>
          <w:divBdr>
            <w:top w:val="none" w:sz="0" w:space="0" w:color="auto"/>
            <w:left w:val="none" w:sz="0" w:space="0" w:color="auto"/>
            <w:bottom w:val="none" w:sz="0" w:space="0" w:color="auto"/>
            <w:right w:val="none" w:sz="0" w:space="0" w:color="auto"/>
          </w:divBdr>
        </w:div>
        <w:div w:id="446585878">
          <w:marLeft w:val="640"/>
          <w:marRight w:val="0"/>
          <w:marTop w:val="0"/>
          <w:marBottom w:val="0"/>
          <w:divBdr>
            <w:top w:val="none" w:sz="0" w:space="0" w:color="auto"/>
            <w:left w:val="none" w:sz="0" w:space="0" w:color="auto"/>
            <w:bottom w:val="none" w:sz="0" w:space="0" w:color="auto"/>
            <w:right w:val="none" w:sz="0" w:space="0" w:color="auto"/>
          </w:divBdr>
        </w:div>
        <w:div w:id="1410690843">
          <w:marLeft w:val="640"/>
          <w:marRight w:val="0"/>
          <w:marTop w:val="0"/>
          <w:marBottom w:val="0"/>
          <w:divBdr>
            <w:top w:val="none" w:sz="0" w:space="0" w:color="auto"/>
            <w:left w:val="none" w:sz="0" w:space="0" w:color="auto"/>
            <w:bottom w:val="none" w:sz="0" w:space="0" w:color="auto"/>
            <w:right w:val="none" w:sz="0" w:space="0" w:color="auto"/>
          </w:divBdr>
        </w:div>
        <w:div w:id="1376583842">
          <w:marLeft w:val="640"/>
          <w:marRight w:val="0"/>
          <w:marTop w:val="0"/>
          <w:marBottom w:val="0"/>
          <w:divBdr>
            <w:top w:val="none" w:sz="0" w:space="0" w:color="auto"/>
            <w:left w:val="none" w:sz="0" w:space="0" w:color="auto"/>
            <w:bottom w:val="none" w:sz="0" w:space="0" w:color="auto"/>
            <w:right w:val="none" w:sz="0" w:space="0" w:color="auto"/>
          </w:divBdr>
        </w:div>
        <w:div w:id="665136954">
          <w:marLeft w:val="640"/>
          <w:marRight w:val="0"/>
          <w:marTop w:val="0"/>
          <w:marBottom w:val="0"/>
          <w:divBdr>
            <w:top w:val="none" w:sz="0" w:space="0" w:color="auto"/>
            <w:left w:val="none" w:sz="0" w:space="0" w:color="auto"/>
            <w:bottom w:val="none" w:sz="0" w:space="0" w:color="auto"/>
            <w:right w:val="none" w:sz="0" w:space="0" w:color="auto"/>
          </w:divBdr>
        </w:div>
        <w:div w:id="412896413">
          <w:marLeft w:val="640"/>
          <w:marRight w:val="0"/>
          <w:marTop w:val="0"/>
          <w:marBottom w:val="0"/>
          <w:divBdr>
            <w:top w:val="none" w:sz="0" w:space="0" w:color="auto"/>
            <w:left w:val="none" w:sz="0" w:space="0" w:color="auto"/>
            <w:bottom w:val="none" w:sz="0" w:space="0" w:color="auto"/>
            <w:right w:val="none" w:sz="0" w:space="0" w:color="auto"/>
          </w:divBdr>
        </w:div>
        <w:div w:id="792555162">
          <w:marLeft w:val="640"/>
          <w:marRight w:val="0"/>
          <w:marTop w:val="0"/>
          <w:marBottom w:val="0"/>
          <w:divBdr>
            <w:top w:val="none" w:sz="0" w:space="0" w:color="auto"/>
            <w:left w:val="none" w:sz="0" w:space="0" w:color="auto"/>
            <w:bottom w:val="none" w:sz="0" w:space="0" w:color="auto"/>
            <w:right w:val="none" w:sz="0" w:space="0" w:color="auto"/>
          </w:divBdr>
        </w:div>
        <w:div w:id="299044918">
          <w:marLeft w:val="640"/>
          <w:marRight w:val="0"/>
          <w:marTop w:val="0"/>
          <w:marBottom w:val="0"/>
          <w:divBdr>
            <w:top w:val="none" w:sz="0" w:space="0" w:color="auto"/>
            <w:left w:val="none" w:sz="0" w:space="0" w:color="auto"/>
            <w:bottom w:val="none" w:sz="0" w:space="0" w:color="auto"/>
            <w:right w:val="none" w:sz="0" w:space="0" w:color="auto"/>
          </w:divBdr>
        </w:div>
        <w:div w:id="1594781928">
          <w:marLeft w:val="640"/>
          <w:marRight w:val="0"/>
          <w:marTop w:val="0"/>
          <w:marBottom w:val="0"/>
          <w:divBdr>
            <w:top w:val="none" w:sz="0" w:space="0" w:color="auto"/>
            <w:left w:val="none" w:sz="0" w:space="0" w:color="auto"/>
            <w:bottom w:val="none" w:sz="0" w:space="0" w:color="auto"/>
            <w:right w:val="none" w:sz="0" w:space="0" w:color="auto"/>
          </w:divBdr>
        </w:div>
        <w:div w:id="1820420134">
          <w:marLeft w:val="640"/>
          <w:marRight w:val="0"/>
          <w:marTop w:val="0"/>
          <w:marBottom w:val="0"/>
          <w:divBdr>
            <w:top w:val="none" w:sz="0" w:space="0" w:color="auto"/>
            <w:left w:val="none" w:sz="0" w:space="0" w:color="auto"/>
            <w:bottom w:val="none" w:sz="0" w:space="0" w:color="auto"/>
            <w:right w:val="none" w:sz="0" w:space="0" w:color="auto"/>
          </w:divBdr>
        </w:div>
        <w:div w:id="899293458">
          <w:marLeft w:val="640"/>
          <w:marRight w:val="0"/>
          <w:marTop w:val="0"/>
          <w:marBottom w:val="0"/>
          <w:divBdr>
            <w:top w:val="none" w:sz="0" w:space="0" w:color="auto"/>
            <w:left w:val="none" w:sz="0" w:space="0" w:color="auto"/>
            <w:bottom w:val="none" w:sz="0" w:space="0" w:color="auto"/>
            <w:right w:val="none" w:sz="0" w:space="0" w:color="auto"/>
          </w:divBdr>
        </w:div>
        <w:div w:id="1891115638">
          <w:marLeft w:val="640"/>
          <w:marRight w:val="0"/>
          <w:marTop w:val="0"/>
          <w:marBottom w:val="0"/>
          <w:divBdr>
            <w:top w:val="none" w:sz="0" w:space="0" w:color="auto"/>
            <w:left w:val="none" w:sz="0" w:space="0" w:color="auto"/>
            <w:bottom w:val="none" w:sz="0" w:space="0" w:color="auto"/>
            <w:right w:val="none" w:sz="0" w:space="0" w:color="auto"/>
          </w:divBdr>
        </w:div>
        <w:div w:id="1078677256">
          <w:marLeft w:val="640"/>
          <w:marRight w:val="0"/>
          <w:marTop w:val="0"/>
          <w:marBottom w:val="0"/>
          <w:divBdr>
            <w:top w:val="none" w:sz="0" w:space="0" w:color="auto"/>
            <w:left w:val="none" w:sz="0" w:space="0" w:color="auto"/>
            <w:bottom w:val="none" w:sz="0" w:space="0" w:color="auto"/>
            <w:right w:val="none" w:sz="0" w:space="0" w:color="auto"/>
          </w:divBdr>
        </w:div>
        <w:div w:id="1402290149">
          <w:marLeft w:val="640"/>
          <w:marRight w:val="0"/>
          <w:marTop w:val="0"/>
          <w:marBottom w:val="0"/>
          <w:divBdr>
            <w:top w:val="none" w:sz="0" w:space="0" w:color="auto"/>
            <w:left w:val="none" w:sz="0" w:space="0" w:color="auto"/>
            <w:bottom w:val="none" w:sz="0" w:space="0" w:color="auto"/>
            <w:right w:val="none" w:sz="0" w:space="0" w:color="auto"/>
          </w:divBdr>
        </w:div>
        <w:div w:id="891312287">
          <w:marLeft w:val="640"/>
          <w:marRight w:val="0"/>
          <w:marTop w:val="0"/>
          <w:marBottom w:val="0"/>
          <w:divBdr>
            <w:top w:val="none" w:sz="0" w:space="0" w:color="auto"/>
            <w:left w:val="none" w:sz="0" w:space="0" w:color="auto"/>
            <w:bottom w:val="none" w:sz="0" w:space="0" w:color="auto"/>
            <w:right w:val="none" w:sz="0" w:space="0" w:color="auto"/>
          </w:divBdr>
        </w:div>
        <w:div w:id="925959051">
          <w:marLeft w:val="640"/>
          <w:marRight w:val="0"/>
          <w:marTop w:val="0"/>
          <w:marBottom w:val="0"/>
          <w:divBdr>
            <w:top w:val="none" w:sz="0" w:space="0" w:color="auto"/>
            <w:left w:val="none" w:sz="0" w:space="0" w:color="auto"/>
            <w:bottom w:val="none" w:sz="0" w:space="0" w:color="auto"/>
            <w:right w:val="none" w:sz="0" w:space="0" w:color="auto"/>
          </w:divBdr>
        </w:div>
        <w:div w:id="1467313616">
          <w:marLeft w:val="640"/>
          <w:marRight w:val="0"/>
          <w:marTop w:val="0"/>
          <w:marBottom w:val="0"/>
          <w:divBdr>
            <w:top w:val="none" w:sz="0" w:space="0" w:color="auto"/>
            <w:left w:val="none" w:sz="0" w:space="0" w:color="auto"/>
            <w:bottom w:val="none" w:sz="0" w:space="0" w:color="auto"/>
            <w:right w:val="none" w:sz="0" w:space="0" w:color="auto"/>
          </w:divBdr>
        </w:div>
        <w:div w:id="1877230201">
          <w:marLeft w:val="640"/>
          <w:marRight w:val="0"/>
          <w:marTop w:val="0"/>
          <w:marBottom w:val="0"/>
          <w:divBdr>
            <w:top w:val="none" w:sz="0" w:space="0" w:color="auto"/>
            <w:left w:val="none" w:sz="0" w:space="0" w:color="auto"/>
            <w:bottom w:val="none" w:sz="0" w:space="0" w:color="auto"/>
            <w:right w:val="none" w:sz="0" w:space="0" w:color="auto"/>
          </w:divBdr>
        </w:div>
        <w:div w:id="710687748">
          <w:marLeft w:val="640"/>
          <w:marRight w:val="0"/>
          <w:marTop w:val="0"/>
          <w:marBottom w:val="0"/>
          <w:divBdr>
            <w:top w:val="none" w:sz="0" w:space="0" w:color="auto"/>
            <w:left w:val="none" w:sz="0" w:space="0" w:color="auto"/>
            <w:bottom w:val="none" w:sz="0" w:space="0" w:color="auto"/>
            <w:right w:val="none" w:sz="0" w:space="0" w:color="auto"/>
          </w:divBdr>
        </w:div>
        <w:div w:id="295064200">
          <w:marLeft w:val="640"/>
          <w:marRight w:val="0"/>
          <w:marTop w:val="0"/>
          <w:marBottom w:val="0"/>
          <w:divBdr>
            <w:top w:val="none" w:sz="0" w:space="0" w:color="auto"/>
            <w:left w:val="none" w:sz="0" w:space="0" w:color="auto"/>
            <w:bottom w:val="none" w:sz="0" w:space="0" w:color="auto"/>
            <w:right w:val="none" w:sz="0" w:space="0" w:color="auto"/>
          </w:divBdr>
        </w:div>
        <w:div w:id="1625847994">
          <w:marLeft w:val="640"/>
          <w:marRight w:val="0"/>
          <w:marTop w:val="0"/>
          <w:marBottom w:val="0"/>
          <w:divBdr>
            <w:top w:val="none" w:sz="0" w:space="0" w:color="auto"/>
            <w:left w:val="none" w:sz="0" w:space="0" w:color="auto"/>
            <w:bottom w:val="none" w:sz="0" w:space="0" w:color="auto"/>
            <w:right w:val="none" w:sz="0" w:space="0" w:color="auto"/>
          </w:divBdr>
        </w:div>
        <w:div w:id="1078937693">
          <w:marLeft w:val="640"/>
          <w:marRight w:val="0"/>
          <w:marTop w:val="0"/>
          <w:marBottom w:val="0"/>
          <w:divBdr>
            <w:top w:val="none" w:sz="0" w:space="0" w:color="auto"/>
            <w:left w:val="none" w:sz="0" w:space="0" w:color="auto"/>
            <w:bottom w:val="none" w:sz="0" w:space="0" w:color="auto"/>
            <w:right w:val="none" w:sz="0" w:space="0" w:color="auto"/>
          </w:divBdr>
        </w:div>
        <w:div w:id="1613784198">
          <w:marLeft w:val="640"/>
          <w:marRight w:val="0"/>
          <w:marTop w:val="0"/>
          <w:marBottom w:val="0"/>
          <w:divBdr>
            <w:top w:val="none" w:sz="0" w:space="0" w:color="auto"/>
            <w:left w:val="none" w:sz="0" w:space="0" w:color="auto"/>
            <w:bottom w:val="none" w:sz="0" w:space="0" w:color="auto"/>
            <w:right w:val="none" w:sz="0" w:space="0" w:color="auto"/>
          </w:divBdr>
        </w:div>
        <w:div w:id="210775010">
          <w:marLeft w:val="640"/>
          <w:marRight w:val="0"/>
          <w:marTop w:val="0"/>
          <w:marBottom w:val="0"/>
          <w:divBdr>
            <w:top w:val="none" w:sz="0" w:space="0" w:color="auto"/>
            <w:left w:val="none" w:sz="0" w:space="0" w:color="auto"/>
            <w:bottom w:val="none" w:sz="0" w:space="0" w:color="auto"/>
            <w:right w:val="none" w:sz="0" w:space="0" w:color="auto"/>
          </w:divBdr>
        </w:div>
        <w:div w:id="631062340">
          <w:marLeft w:val="640"/>
          <w:marRight w:val="0"/>
          <w:marTop w:val="0"/>
          <w:marBottom w:val="0"/>
          <w:divBdr>
            <w:top w:val="none" w:sz="0" w:space="0" w:color="auto"/>
            <w:left w:val="none" w:sz="0" w:space="0" w:color="auto"/>
            <w:bottom w:val="none" w:sz="0" w:space="0" w:color="auto"/>
            <w:right w:val="none" w:sz="0" w:space="0" w:color="auto"/>
          </w:divBdr>
        </w:div>
        <w:div w:id="864103319">
          <w:marLeft w:val="640"/>
          <w:marRight w:val="0"/>
          <w:marTop w:val="0"/>
          <w:marBottom w:val="0"/>
          <w:divBdr>
            <w:top w:val="none" w:sz="0" w:space="0" w:color="auto"/>
            <w:left w:val="none" w:sz="0" w:space="0" w:color="auto"/>
            <w:bottom w:val="none" w:sz="0" w:space="0" w:color="auto"/>
            <w:right w:val="none" w:sz="0" w:space="0" w:color="auto"/>
          </w:divBdr>
        </w:div>
        <w:div w:id="199051209">
          <w:marLeft w:val="640"/>
          <w:marRight w:val="0"/>
          <w:marTop w:val="0"/>
          <w:marBottom w:val="0"/>
          <w:divBdr>
            <w:top w:val="none" w:sz="0" w:space="0" w:color="auto"/>
            <w:left w:val="none" w:sz="0" w:space="0" w:color="auto"/>
            <w:bottom w:val="none" w:sz="0" w:space="0" w:color="auto"/>
            <w:right w:val="none" w:sz="0" w:space="0" w:color="auto"/>
          </w:divBdr>
        </w:div>
        <w:div w:id="400911902">
          <w:marLeft w:val="640"/>
          <w:marRight w:val="0"/>
          <w:marTop w:val="0"/>
          <w:marBottom w:val="0"/>
          <w:divBdr>
            <w:top w:val="none" w:sz="0" w:space="0" w:color="auto"/>
            <w:left w:val="none" w:sz="0" w:space="0" w:color="auto"/>
            <w:bottom w:val="none" w:sz="0" w:space="0" w:color="auto"/>
            <w:right w:val="none" w:sz="0" w:space="0" w:color="auto"/>
          </w:divBdr>
        </w:div>
        <w:div w:id="1184903278">
          <w:marLeft w:val="640"/>
          <w:marRight w:val="0"/>
          <w:marTop w:val="0"/>
          <w:marBottom w:val="0"/>
          <w:divBdr>
            <w:top w:val="none" w:sz="0" w:space="0" w:color="auto"/>
            <w:left w:val="none" w:sz="0" w:space="0" w:color="auto"/>
            <w:bottom w:val="none" w:sz="0" w:space="0" w:color="auto"/>
            <w:right w:val="none" w:sz="0" w:space="0" w:color="auto"/>
          </w:divBdr>
        </w:div>
        <w:div w:id="2019966982">
          <w:marLeft w:val="640"/>
          <w:marRight w:val="0"/>
          <w:marTop w:val="0"/>
          <w:marBottom w:val="0"/>
          <w:divBdr>
            <w:top w:val="none" w:sz="0" w:space="0" w:color="auto"/>
            <w:left w:val="none" w:sz="0" w:space="0" w:color="auto"/>
            <w:bottom w:val="none" w:sz="0" w:space="0" w:color="auto"/>
            <w:right w:val="none" w:sz="0" w:space="0" w:color="auto"/>
          </w:divBdr>
        </w:div>
        <w:div w:id="714818091">
          <w:marLeft w:val="640"/>
          <w:marRight w:val="0"/>
          <w:marTop w:val="0"/>
          <w:marBottom w:val="0"/>
          <w:divBdr>
            <w:top w:val="none" w:sz="0" w:space="0" w:color="auto"/>
            <w:left w:val="none" w:sz="0" w:space="0" w:color="auto"/>
            <w:bottom w:val="none" w:sz="0" w:space="0" w:color="auto"/>
            <w:right w:val="none" w:sz="0" w:space="0" w:color="auto"/>
          </w:divBdr>
        </w:div>
        <w:div w:id="754329253">
          <w:marLeft w:val="640"/>
          <w:marRight w:val="0"/>
          <w:marTop w:val="0"/>
          <w:marBottom w:val="0"/>
          <w:divBdr>
            <w:top w:val="none" w:sz="0" w:space="0" w:color="auto"/>
            <w:left w:val="none" w:sz="0" w:space="0" w:color="auto"/>
            <w:bottom w:val="none" w:sz="0" w:space="0" w:color="auto"/>
            <w:right w:val="none" w:sz="0" w:space="0" w:color="auto"/>
          </w:divBdr>
        </w:div>
        <w:div w:id="744767751">
          <w:marLeft w:val="640"/>
          <w:marRight w:val="0"/>
          <w:marTop w:val="0"/>
          <w:marBottom w:val="0"/>
          <w:divBdr>
            <w:top w:val="none" w:sz="0" w:space="0" w:color="auto"/>
            <w:left w:val="none" w:sz="0" w:space="0" w:color="auto"/>
            <w:bottom w:val="none" w:sz="0" w:space="0" w:color="auto"/>
            <w:right w:val="none" w:sz="0" w:space="0" w:color="auto"/>
          </w:divBdr>
        </w:div>
        <w:div w:id="1650280740">
          <w:marLeft w:val="640"/>
          <w:marRight w:val="0"/>
          <w:marTop w:val="0"/>
          <w:marBottom w:val="0"/>
          <w:divBdr>
            <w:top w:val="none" w:sz="0" w:space="0" w:color="auto"/>
            <w:left w:val="none" w:sz="0" w:space="0" w:color="auto"/>
            <w:bottom w:val="none" w:sz="0" w:space="0" w:color="auto"/>
            <w:right w:val="none" w:sz="0" w:space="0" w:color="auto"/>
          </w:divBdr>
        </w:div>
        <w:div w:id="700276610">
          <w:marLeft w:val="640"/>
          <w:marRight w:val="0"/>
          <w:marTop w:val="0"/>
          <w:marBottom w:val="0"/>
          <w:divBdr>
            <w:top w:val="none" w:sz="0" w:space="0" w:color="auto"/>
            <w:left w:val="none" w:sz="0" w:space="0" w:color="auto"/>
            <w:bottom w:val="none" w:sz="0" w:space="0" w:color="auto"/>
            <w:right w:val="none" w:sz="0" w:space="0" w:color="auto"/>
          </w:divBdr>
        </w:div>
        <w:div w:id="1609389070">
          <w:marLeft w:val="640"/>
          <w:marRight w:val="0"/>
          <w:marTop w:val="0"/>
          <w:marBottom w:val="0"/>
          <w:divBdr>
            <w:top w:val="none" w:sz="0" w:space="0" w:color="auto"/>
            <w:left w:val="none" w:sz="0" w:space="0" w:color="auto"/>
            <w:bottom w:val="none" w:sz="0" w:space="0" w:color="auto"/>
            <w:right w:val="none" w:sz="0" w:space="0" w:color="auto"/>
          </w:divBdr>
        </w:div>
        <w:div w:id="77486146">
          <w:marLeft w:val="640"/>
          <w:marRight w:val="0"/>
          <w:marTop w:val="0"/>
          <w:marBottom w:val="0"/>
          <w:divBdr>
            <w:top w:val="none" w:sz="0" w:space="0" w:color="auto"/>
            <w:left w:val="none" w:sz="0" w:space="0" w:color="auto"/>
            <w:bottom w:val="none" w:sz="0" w:space="0" w:color="auto"/>
            <w:right w:val="none" w:sz="0" w:space="0" w:color="auto"/>
          </w:divBdr>
        </w:div>
        <w:div w:id="945121043">
          <w:marLeft w:val="640"/>
          <w:marRight w:val="0"/>
          <w:marTop w:val="0"/>
          <w:marBottom w:val="0"/>
          <w:divBdr>
            <w:top w:val="none" w:sz="0" w:space="0" w:color="auto"/>
            <w:left w:val="none" w:sz="0" w:space="0" w:color="auto"/>
            <w:bottom w:val="none" w:sz="0" w:space="0" w:color="auto"/>
            <w:right w:val="none" w:sz="0" w:space="0" w:color="auto"/>
          </w:divBdr>
        </w:div>
        <w:div w:id="99109905">
          <w:marLeft w:val="640"/>
          <w:marRight w:val="0"/>
          <w:marTop w:val="0"/>
          <w:marBottom w:val="0"/>
          <w:divBdr>
            <w:top w:val="none" w:sz="0" w:space="0" w:color="auto"/>
            <w:left w:val="none" w:sz="0" w:space="0" w:color="auto"/>
            <w:bottom w:val="none" w:sz="0" w:space="0" w:color="auto"/>
            <w:right w:val="none" w:sz="0" w:space="0" w:color="auto"/>
          </w:divBdr>
        </w:div>
        <w:div w:id="430662260">
          <w:marLeft w:val="640"/>
          <w:marRight w:val="0"/>
          <w:marTop w:val="0"/>
          <w:marBottom w:val="0"/>
          <w:divBdr>
            <w:top w:val="none" w:sz="0" w:space="0" w:color="auto"/>
            <w:left w:val="none" w:sz="0" w:space="0" w:color="auto"/>
            <w:bottom w:val="none" w:sz="0" w:space="0" w:color="auto"/>
            <w:right w:val="none" w:sz="0" w:space="0" w:color="auto"/>
          </w:divBdr>
        </w:div>
        <w:div w:id="1360353086">
          <w:marLeft w:val="640"/>
          <w:marRight w:val="0"/>
          <w:marTop w:val="0"/>
          <w:marBottom w:val="0"/>
          <w:divBdr>
            <w:top w:val="none" w:sz="0" w:space="0" w:color="auto"/>
            <w:left w:val="none" w:sz="0" w:space="0" w:color="auto"/>
            <w:bottom w:val="none" w:sz="0" w:space="0" w:color="auto"/>
            <w:right w:val="none" w:sz="0" w:space="0" w:color="auto"/>
          </w:divBdr>
        </w:div>
        <w:div w:id="1572304429">
          <w:marLeft w:val="640"/>
          <w:marRight w:val="0"/>
          <w:marTop w:val="0"/>
          <w:marBottom w:val="0"/>
          <w:divBdr>
            <w:top w:val="none" w:sz="0" w:space="0" w:color="auto"/>
            <w:left w:val="none" w:sz="0" w:space="0" w:color="auto"/>
            <w:bottom w:val="none" w:sz="0" w:space="0" w:color="auto"/>
            <w:right w:val="none" w:sz="0" w:space="0" w:color="auto"/>
          </w:divBdr>
        </w:div>
        <w:div w:id="550071955">
          <w:marLeft w:val="640"/>
          <w:marRight w:val="0"/>
          <w:marTop w:val="0"/>
          <w:marBottom w:val="0"/>
          <w:divBdr>
            <w:top w:val="none" w:sz="0" w:space="0" w:color="auto"/>
            <w:left w:val="none" w:sz="0" w:space="0" w:color="auto"/>
            <w:bottom w:val="none" w:sz="0" w:space="0" w:color="auto"/>
            <w:right w:val="none" w:sz="0" w:space="0" w:color="auto"/>
          </w:divBdr>
        </w:div>
        <w:div w:id="1890802794">
          <w:marLeft w:val="640"/>
          <w:marRight w:val="0"/>
          <w:marTop w:val="0"/>
          <w:marBottom w:val="0"/>
          <w:divBdr>
            <w:top w:val="none" w:sz="0" w:space="0" w:color="auto"/>
            <w:left w:val="none" w:sz="0" w:space="0" w:color="auto"/>
            <w:bottom w:val="none" w:sz="0" w:space="0" w:color="auto"/>
            <w:right w:val="none" w:sz="0" w:space="0" w:color="auto"/>
          </w:divBdr>
        </w:div>
        <w:div w:id="1176071597">
          <w:marLeft w:val="640"/>
          <w:marRight w:val="0"/>
          <w:marTop w:val="0"/>
          <w:marBottom w:val="0"/>
          <w:divBdr>
            <w:top w:val="none" w:sz="0" w:space="0" w:color="auto"/>
            <w:left w:val="none" w:sz="0" w:space="0" w:color="auto"/>
            <w:bottom w:val="none" w:sz="0" w:space="0" w:color="auto"/>
            <w:right w:val="none" w:sz="0" w:space="0" w:color="auto"/>
          </w:divBdr>
        </w:div>
        <w:div w:id="767122573">
          <w:marLeft w:val="640"/>
          <w:marRight w:val="0"/>
          <w:marTop w:val="0"/>
          <w:marBottom w:val="0"/>
          <w:divBdr>
            <w:top w:val="none" w:sz="0" w:space="0" w:color="auto"/>
            <w:left w:val="none" w:sz="0" w:space="0" w:color="auto"/>
            <w:bottom w:val="none" w:sz="0" w:space="0" w:color="auto"/>
            <w:right w:val="none" w:sz="0" w:space="0" w:color="auto"/>
          </w:divBdr>
        </w:div>
        <w:div w:id="950622187">
          <w:marLeft w:val="640"/>
          <w:marRight w:val="0"/>
          <w:marTop w:val="0"/>
          <w:marBottom w:val="0"/>
          <w:divBdr>
            <w:top w:val="none" w:sz="0" w:space="0" w:color="auto"/>
            <w:left w:val="none" w:sz="0" w:space="0" w:color="auto"/>
            <w:bottom w:val="none" w:sz="0" w:space="0" w:color="auto"/>
            <w:right w:val="none" w:sz="0" w:space="0" w:color="auto"/>
          </w:divBdr>
        </w:div>
        <w:div w:id="485126488">
          <w:marLeft w:val="640"/>
          <w:marRight w:val="0"/>
          <w:marTop w:val="0"/>
          <w:marBottom w:val="0"/>
          <w:divBdr>
            <w:top w:val="none" w:sz="0" w:space="0" w:color="auto"/>
            <w:left w:val="none" w:sz="0" w:space="0" w:color="auto"/>
            <w:bottom w:val="none" w:sz="0" w:space="0" w:color="auto"/>
            <w:right w:val="none" w:sz="0" w:space="0" w:color="auto"/>
          </w:divBdr>
        </w:div>
        <w:div w:id="1753890023">
          <w:marLeft w:val="640"/>
          <w:marRight w:val="0"/>
          <w:marTop w:val="0"/>
          <w:marBottom w:val="0"/>
          <w:divBdr>
            <w:top w:val="none" w:sz="0" w:space="0" w:color="auto"/>
            <w:left w:val="none" w:sz="0" w:space="0" w:color="auto"/>
            <w:bottom w:val="none" w:sz="0" w:space="0" w:color="auto"/>
            <w:right w:val="none" w:sz="0" w:space="0" w:color="auto"/>
          </w:divBdr>
        </w:div>
        <w:div w:id="1821536211">
          <w:marLeft w:val="640"/>
          <w:marRight w:val="0"/>
          <w:marTop w:val="0"/>
          <w:marBottom w:val="0"/>
          <w:divBdr>
            <w:top w:val="none" w:sz="0" w:space="0" w:color="auto"/>
            <w:left w:val="none" w:sz="0" w:space="0" w:color="auto"/>
            <w:bottom w:val="none" w:sz="0" w:space="0" w:color="auto"/>
            <w:right w:val="none" w:sz="0" w:space="0" w:color="auto"/>
          </w:divBdr>
        </w:div>
        <w:div w:id="194006362">
          <w:marLeft w:val="640"/>
          <w:marRight w:val="0"/>
          <w:marTop w:val="0"/>
          <w:marBottom w:val="0"/>
          <w:divBdr>
            <w:top w:val="none" w:sz="0" w:space="0" w:color="auto"/>
            <w:left w:val="none" w:sz="0" w:space="0" w:color="auto"/>
            <w:bottom w:val="none" w:sz="0" w:space="0" w:color="auto"/>
            <w:right w:val="none" w:sz="0" w:space="0" w:color="auto"/>
          </w:divBdr>
        </w:div>
        <w:div w:id="2077823151">
          <w:marLeft w:val="640"/>
          <w:marRight w:val="0"/>
          <w:marTop w:val="0"/>
          <w:marBottom w:val="0"/>
          <w:divBdr>
            <w:top w:val="none" w:sz="0" w:space="0" w:color="auto"/>
            <w:left w:val="none" w:sz="0" w:space="0" w:color="auto"/>
            <w:bottom w:val="none" w:sz="0" w:space="0" w:color="auto"/>
            <w:right w:val="none" w:sz="0" w:space="0" w:color="auto"/>
          </w:divBdr>
        </w:div>
        <w:div w:id="216160746">
          <w:marLeft w:val="640"/>
          <w:marRight w:val="0"/>
          <w:marTop w:val="0"/>
          <w:marBottom w:val="0"/>
          <w:divBdr>
            <w:top w:val="none" w:sz="0" w:space="0" w:color="auto"/>
            <w:left w:val="none" w:sz="0" w:space="0" w:color="auto"/>
            <w:bottom w:val="none" w:sz="0" w:space="0" w:color="auto"/>
            <w:right w:val="none" w:sz="0" w:space="0" w:color="auto"/>
          </w:divBdr>
        </w:div>
        <w:div w:id="559095958">
          <w:marLeft w:val="640"/>
          <w:marRight w:val="0"/>
          <w:marTop w:val="0"/>
          <w:marBottom w:val="0"/>
          <w:divBdr>
            <w:top w:val="none" w:sz="0" w:space="0" w:color="auto"/>
            <w:left w:val="none" w:sz="0" w:space="0" w:color="auto"/>
            <w:bottom w:val="none" w:sz="0" w:space="0" w:color="auto"/>
            <w:right w:val="none" w:sz="0" w:space="0" w:color="auto"/>
          </w:divBdr>
        </w:div>
        <w:div w:id="2102531915">
          <w:marLeft w:val="640"/>
          <w:marRight w:val="0"/>
          <w:marTop w:val="0"/>
          <w:marBottom w:val="0"/>
          <w:divBdr>
            <w:top w:val="none" w:sz="0" w:space="0" w:color="auto"/>
            <w:left w:val="none" w:sz="0" w:space="0" w:color="auto"/>
            <w:bottom w:val="none" w:sz="0" w:space="0" w:color="auto"/>
            <w:right w:val="none" w:sz="0" w:space="0" w:color="auto"/>
          </w:divBdr>
        </w:div>
        <w:div w:id="2056005440">
          <w:marLeft w:val="640"/>
          <w:marRight w:val="0"/>
          <w:marTop w:val="0"/>
          <w:marBottom w:val="0"/>
          <w:divBdr>
            <w:top w:val="none" w:sz="0" w:space="0" w:color="auto"/>
            <w:left w:val="none" w:sz="0" w:space="0" w:color="auto"/>
            <w:bottom w:val="none" w:sz="0" w:space="0" w:color="auto"/>
            <w:right w:val="none" w:sz="0" w:space="0" w:color="auto"/>
          </w:divBdr>
        </w:div>
        <w:div w:id="1131249136">
          <w:marLeft w:val="640"/>
          <w:marRight w:val="0"/>
          <w:marTop w:val="0"/>
          <w:marBottom w:val="0"/>
          <w:divBdr>
            <w:top w:val="none" w:sz="0" w:space="0" w:color="auto"/>
            <w:left w:val="none" w:sz="0" w:space="0" w:color="auto"/>
            <w:bottom w:val="none" w:sz="0" w:space="0" w:color="auto"/>
            <w:right w:val="none" w:sz="0" w:space="0" w:color="auto"/>
          </w:divBdr>
        </w:div>
        <w:div w:id="225117421">
          <w:marLeft w:val="640"/>
          <w:marRight w:val="0"/>
          <w:marTop w:val="0"/>
          <w:marBottom w:val="0"/>
          <w:divBdr>
            <w:top w:val="none" w:sz="0" w:space="0" w:color="auto"/>
            <w:left w:val="none" w:sz="0" w:space="0" w:color="auto"/>
            <w:bottom w:val="none" w:sz="0" w:space="0" w:color="auto"/>
            <w:right w:val="none" w:sz="0" w:space="0" w:color="auto"/>
          </w:divBdr>
        </w:div>
        <w:div w:id="210196668">
          <w:marLeft w:val="640"/>
          <w:marRight w:val="0"/>
          <w:marTop w:val="0"/>
          <w:marBottom w:val="0"/>
          <w:divBdr>
            <w:top w:val="none" w:sz="0" w:space="0" w:color="auto"/>
            <w:left w:val="none" w:sz="0" w:space="0" w:color="auto"/>
            <w:bottom w:val="none" w:sz="0" w:space="0" w:color="auto"/>
            <w:right w:val="none" w:sz="0" w:space="0" w:color="auto"/>
          </w:divBdr>
        </w:div>
        <w:div w:id="1976906101">
          <w:marLeft w:val="640"/>
          <w:marRight w:val="0"/>
          <w:marTop w:val="0"/>
          <w:marBottom w:val="0"/>
          <w:divBdr>
            <w:top w:val="none" w:sz="0" w:space="0" w:color="auto"/>
            <w:left w:val="none" w:sz="0" w:space="0" w:color="auto"/>
            <w:bottom w:val="none" w:sz="0" w:space="0" w:color="auto"/>
            <w:right w:val="none" w:sz="0" w:space="0" w:color="auto"/>
          </w:divBdr>
        </w:div>
        <w:div w:id="417290608">
          <w:marLeft w:val="640"/>
          <w:marRight w:val="0"/>
          <w:marTop w:val="0"/>
          <w:marBottom w:val="0"/>
          <w:divBdr>
            <w:top w:val="none" w:sz="0" w:space="0" w:color="auto"/>
            <w:left w:val="none" w:sz="0" w:space="0" w:color="auto"/>
            <w:bottom w:val="none" w:sz="0" w:space="0" w:color="auto"/>
            <w:right w:val="none" w:sz="0" w:space="0" w:color="auto"/>
          </w:divBdr>
        </w:div>
        <w:div w:id="1210603481">
          <w:marLeft w:val="640"/>
          <w:marRight w:val="0"/>
          <w:marTop w:val="0"/>
          <w:marBottom w:val="0"/>
          <w:divBdr>
            <w:top w:val="none" w:sz="0" w:space="0" w:color="auto"/>
            <w:left w:val="none" w:sz="0" w:space="0" w:color="auto"/>
            <w:bottom w:val="none" w:sz="0" w:space="0" w:color="auto"/>
            <w:right w:val="none" w:sz="0" w:space="0" w:color="auto"/>
          </w:divBdr>
        </w:div>
        <w:div w:id="892741361">
          <w:marLeft w:val="640"/>
          <w:marRight w:val="0"/>
          <w:marTop w:val="0"/>
          <w:marBottom w:val="0"/>
          <w:divBdr>
            <w:top w:val="none" w:sz="0" w:space="0" w:color="auto"/>
            <w:left w:val="none" w:sz="0" w:space="0" w:color="auto"/>
            <w:bottom w:val="none" w:sz="0" w:space="0" w:color="auto"/>
            <w:right w:val="none" w:sz="0" w:space="0" w:color="auto"/>
          </w:divBdr>
        </w:div>
      </w:divsChild>
    </w:div>
    <w:div w:id="1895772029">
      <w:bodyDiv w:val="1"/>
      <w:marLeft w:val="0"/>
      <w:marRight w:val="0"/>
      <w:marTop w:val="0"/>
      <w:marBottom w:val="0"/>
      <w:divBdr>
        <w:top w:val="none" w:sz="0" w:space="0" w:color="auto"/>
        <w:left w:val="none" w:sz="0" w:space="0" w:color="auto"/>
        <w:bottom w:val="none" w:sz="0" w:space="0" w:color="auto"/>
        <w:right w:val="none" w:sz="0" w:space="0" w:color="auto"/>
      </w:divBdr>
      <w:divsChild>
        <w:div w:id="799612473">
          <w:marLeft w:val="640"/>
          <w:marRight w:val="0"/>
          <w:marTop w:val="0"/>
          <w:marBottom w:val="0"/>
          <w:divBdr>
            <w:top w:val="none" w:sz="0" w:space="0" w:color="auto"/>
            <w:left w:val="none" w:sz="0" w:space="0" w:color="auto"/>
            <w:bottom w:val="none" w:sz="0" w:space="0" w:color="auto"/>
            <w:right w:val="none" w:sz="0" w:space="0" w:color="auto"/>
          </w:divBdr>
        </w:div>
        <w:div w:id="1683822037">
          <w:marLeft w:val="640"/>
          <w:marRight w:val="0"/>
          <w:marTop w:val="0"/>
          <w:marBottom w:val="0"/>
          <w:divBdr>
            <w:top w:val="none" w:sz="0" w:space="0" w:color="auto"/>
            <w:left w:val="none" w:sz="0" w:space="0" w:color="auto"/>
            <w:bottom w:val="none" w:sz="0" w:space="0" w:color="auto"/>
            <w:right w:val="none" w:sz="0" w:space="0" w:color="auto"/>
          </w:divBdr>
        </w:div>
        <w:div w:id="929893141">
          <w:marLeft w:val="640"/>
          <w:marRight w:val="0"/>
          <w:marTop w:val="0"/>
          <w:marBottom w:val="0"/>
          <w:divBdr>
            <w:top w:val="none" w:sz="0" w:space="0" w:color="auto"/>
            <w:left w:val="none" w:sz="0" w:space="0" w:color="auto"/>
            <w:bottom w:val="none" w:sz="0" w:space="0" w:color="auto"/>
            <w:right w:val="none" w:sz="0" w:space="0" w:color="auto"/>
          </w:divBdr>
        </w:div>
        <w:div w:id="1644307664">
          <w:marLeft w:val="640"/>
          <w:marRight w:val="0"/>
          <w:marTop w:val="0"/>
          <w:marBottom w:val="0"/>
          <w:divBdr>
            <w:top w:val="none" w:sz="0" w:space="0" w:color="auto"/>
            <w:left w:val="none" w:sz="0" w:space="0" w:color="auto"/>
            <w:bottom w:val="none" w:sz="0" w:space="0" w:color="auto"/>
            <w:right w:val="none" w:sz="0" w:space="0" w:color="auto"/>
          </w:divBdr>
        </w:div>
        <w:div w:id="236524711">
          <w:marLeft w:val="640"/>
          <w:marRight w:val="0"/>
          <w:marTop w:val="0"/>
          <w:marBottom w:val="0"/>
          <w:divBdr>
            <w:top w:val="none" w:sz="0" w:space="0" w:color="auto"/>
            <w:left w:val="none" w:sz="0" w:space="0" w:color="auto"/>
            <w:bottom w:val="none" w:sz="0" w:space="0" w:color="auto"/>
            <w:right w:val="none" w:sz="0" w:space="0" w:color="auto"/>
          </w:divBdr>
        </w:div>
        <w:div w:id="2068336843">
          <w:marLeft w:val="640"/>
          <w:marRight w:val="0"/>
          <w:marTop w:val="0"/>
          <w:marBottom w:val="0"/>
          <w:divBdr>
            <w:top w:val="none" w:sz="0" w:space="0" w:color="auto"/>
            <w:left w:val="none" w:sz="0" w:space="0" w:color="auto"/>
            <w:bottom w:val="none" w:sz="0" w:space="0" w:color="auto"/>
            <w:right w:val="none" w:sz="0" w:space="0" w:color="auto"/>
          </w:divBdr>
        </w:div>
        <w:div w:id="1922643953">
          <w:marLeft w:val="640"/>
          <w:marRight w:val="0"/>
          <w:marTop w:val="0"/>
          <w:marBottom w:val="0"/>
          <w:divBdr>
            <w:top w:val="none" w:sz="0" w:space="0" w:color="auto"/>
            <w:left w:val="none" w:sz="0" w:space="0" w:color="auto"/>
            <w:bottom w:val="none" w:sz="0" w:space="0" w:color="auto"/>
            <w:right w:val="none" w:sz="0" w:space="0" w:color="auto"/>
          </w:divBdr>
        </w:div>
        <w:div w:id="2110466693">
          <w:marLeft w:val="640"/>
          <w:marRight w:val="0"/>
          <w:marTop w:val="0"/>
          <w:marBottom w:val="0"/>
          <w:divBdr>
            <w:top w:val="none" w:sz="0" w:space="0" w:color="auto"/>
            <w:left w:val="none" w:sz="0" w:space="0" w:color="auto"/>
            <w:bottom w:val="none" w:sz="0" w:space="0" w:color="auto"/>
            <w:right w:val="none" w:sz="0" w:space="0" w:color="auto"/>
          </w:divBdr>
        </w:div>
        <w:div w:id="1756438263">
          <w:marLeft w:val="640"/>
          <w:marRight w:val="0"/>
          <w:marTop w:val="0"/>
          <w:marBottom w:val="0"/>
          <w:divBdr>
            <w:top w:val="none" w:sz="0" w:space="0" w:color="auto"/>
            <w:left w:val="none" w:sz="0" w:space="0" w:color="auto"/>
            <w:bottom w:val="none" w:sz="0" w:space="0" w:color="auto"/>
            <w:right w:val="none" w:sz="0" w:space="0" w:color="auto"/>
          </w:divBdr>
        </w:div>
        <w:div w:id="663167923">
          <w:marLeft w:val="640"/>
          <w:marRight w:val="0"/>
          <w:marTop w:val="0"/>
          <w:marBottom w:val="0"/>
          <w:divBdr>
            <w:top w:val="none" w:sz="0" w:space="0" w:color="auto"/>
            <w:left w:val="none" w:sz="0" w:space="0" w:color="auto"/>
            <w:bottom w:val="none" w:sz="0" w:space="0" w:color="auto"/>
            <w:right w:val="none" w:sz="0" w:space="0" w:color="auto"/>
          </w:divBdr>
        </w:div>
        <w:div w:id="2127235200">
          <w:marLeft w:val="640"/>
          <w:marRight w:val="0"/>
          <w:marTop w:val="0"/>
          <w:marBottom w:val="0"/>
          <w:divBdr>
            <w:top w:val="none" w:sz="0" w:space="0" w:color="auto"/>
            <w:left w:val="none" w:sz="0" w:space="0" w:color="auto"/>
            <w:bottom w:val="none" w:sz="0" w:space="0" w:color="auto"/>
            <w:right w:val="none" w:sz="0" w:space="0" w:color="auto"/>
          </w:divBdr>
        </w:div>
        <w:div w:id="2012291898">
          <w:marLeft w:val="640"/>
          <w:marRight w:val="0"/>
          <w:marTop w:val="0"/>
          <w:marBottom w:val="0"/>
          <w:divBdr>
            <w:top w:val="none" w:sz="0" w:space="0" w:color="auto"/>
            <w:left w:val="none" w:sz="0" w:space="0" w:color="auto"/>
            <w:bottom w:val="none" w:sz="0" w:space="0" w:color="auto"/>
            <w:right w:val="none" w:sz="0" w:space="0" w:color="auto"/>
          </w:divBdr>
        </w:div>
        <w:div w:id="820315047">
          <w:marLeft w:val="640"/>
          <w:marRight w:val="0"/>
          <w:marTop w:val="0"/>
          <w:marBottom w:val="0"/>
          <w:divBdr>
            <w:top w:val="none" w:sz="0" w:space="0" w:color="auto"/>
            <w:left w:val="none" w:sz="0" w:space="0" w:color="auto"/>
            <w:bottom w:val="none" w:sz="0" w:space="0" w:color="auto"/>
            <w:right w:val="none" w:sz="0" w:space="0" w:color="auto"/>
          </w:divBdr>
        </w:div>
        <w:div w:id="914246816">
          <w:marLeft w:val="640"/>
          <w:marRight w:val="0"/>
          <w:marTop w:val="0"/>
          <w:marBottom w:val="0"/>
          <w:divBdr>
            <w:top w:val="none" w:sz="0" w:space="0" w:color="auto"/>
            <w:left w:val="none" w:sz="0" w:space="0" w:color="auto"/>
            <w:bottom w:val="none" w:sz="0" w:space="0" w:color="auto"/>
            <w:right w:val="none" w:sz="0" w:space="0" w:color="auto"/>
          </w:divBdr>
        </w:div>
        <w:div w:id="1534877248">
          <w:marLeft w:val="640"/>
          <w:marRight w:val="0"/>
          <w:marTop w:val="0"/>
          <w:marBottom w:val="0"/>
          <w:divBdr>
            <w:top w:val="none" w:sz="0" w:space="0" w:color="auto"/>
            <w:left w:val="none" w:sz="0" w:space="0" w:color="auto"/>
            <w:bottom w:val="none" w:sz="0" w:space="0" w:color="auto"/>
            <w:right w:val="none" w:sz="0" w:space="0" w:color="auto"/>
          </w:divBdr>
        </w:div>
        <w:div w:id="1796218301">
          <w:marLeft w:val="640"/>
          <w:marRight w:val="0"/>
          <w:marTop w:val="0"/>
          <w:marBottom w:val="0"/>
          <w:divBdr>
            <w:top w:val="none" w:sz="0" w:space="0" w:color="auto"/>
            <w:left w:val="none" w:sz="0" w:space="0" w:color="auto"/>
            <w:bottom w:val="none" w:sz="0" w:space="0" w:color="auto"/>
            <w:right w:val="none" w:sz="0" w:space="0" w:color="auto"/>
          </w:divBdr>
        </w:div>
        <w:div w:id="456684308">
          <w:marLeft w:val="640"/>
          <w:marRight w:val="0"/>
          <w:marTop w:val="0"/>
          <w:marBottom w:val="0"/>
          <w:divBdr>
            <w:top w:val="none" w:sz="0" w:space="0" w:color="auto"/>
            <w:left w:val="none" w:sz="0" w:space="0" w:color="auto"/>
            <w:bottom w:val="none" w:sz="0" w:space="0" w:color="auto"/>
            <w:right w:val="none" w:sz="0" w:space="0" w:color="auto"/>
          </w:divBdr>
        </w:div>
        <w:div w:id="1687638711">
          <w:marLeft w:val="640"/>
          <w:marRight w:val="0"/>
          <w:marTop w:val="0"/>
          <w:marBottom w:val="0"/>
          <w:divBdr>
            <w:top w:val="none" w:sz="0" w:space="0" w:color="auto"/>
            <w:left w:val="none" w:sz="0" w:space="0" w:color="auto"/>
            <w:bottom w:val="none" w:sz="0" w:space="0" w:color="auto"/>
            <w:right w:val="none" w:sz="0" w:space="0" w:color="auto"/>
          </w:divBdr>
        </w:div>
        <w:div w:id="2029791977">
          <w:marLeft w:val="640"/>
          <w:marRight w:val="0"/>
          <w:marTop w:val="0"/>
          <w:marBottom w:val="0"/>
          <w:divBdr>
            <w:top w:val="none" w:sz="0" w:space="0" w:color="auto"/>
            <w:left w:val="none" w:sz="0" w:space="0" w:color="auto"/>
            <w:bottom w:val="none" w:sz="0" w:space="0" w:color="auto"/>
            <w:right w:val="none" w:sz="0" w:space="0" w:color="auto"/>
          </w:divBdr>
        </w:div>
        <w:div w:id="1223366597">
          <w:marLeft w:val="640"/>
          <w:marRight w:val="0"/>
          <w:marTop w:val="0"/>
          <w:marBottom w:val="0"/>
          <w:divBdr>
            <w:top w:val="none" w:sz="0" w:space="0" w:color="auto"/>
            <w:left w:val="none" w:sz="0" w:space="0" w:color="auto"/>
            <w:bottom w:val="none" w:sz="0" w:space="0" w:color="auto"/>
            <w:right w:val="none" w:sz="0" w:space="0" w:color="auto"/>
          </w:divBdr>
        </w:div>
        <w:div w:id="1324239710">
          <w:marLeft w:val="640"/>
          <w:marRight w:val="0"/>
          <w:marTop w:val="0"/>
          <w:marBottom w:val="0"/>
          <w:divBdr>
            <w:top w:val="none" w:sz="0" w:space="0" w:color="auto"/>
            <w:left w:val="none" w:sz="0" w:space="0" w:color="auto"/>
            <w:bottom w:val="none" w:sz="0" w:space="0" w:color="auto"/>
            <w:right w:val="none" w:sz="0" w:space="0" w:color="auto"/>
          </w:divBdr>
        </w:div>
        <w:div w:id="1721976597">
          <w:marLeft w:val="640"/>
          <w:marRight w:val="0"/>
          <w:marTop w:val="0"/>
          <w:marBottom w:val="0"/>
          <w:divBdr>
            <w:top w:val="none" w:sz="0" w:space="0" w:color="auto"/>
            <w:left w:val="none" w:sz="0" w:space="0" w:color="auto"/>
            <w:bottom w:val="none" w:sz="0" w:space="0" w:color="auto"/>
            <w:right w:val="none" w:sz="0" w:space="0" w:color="auto"/>
          </w:divBdr>
        </w:div>
        <w:div w:id="835461303">
          <w:marLeft w:val="640"/>
          <w:marRight w:val="0"/>
          <w:marTop w:val="0"/>
          <w:marBottom w:val="0"/>
          <w:divBdr>
            <w:top w:val="none" w:sz="0" w:space="0" w:color="auto"/>
            <w:left w:val="none" w:sz="0" w:space="0" w:color="auto"/>
            <w:bottom w:val="none" w:sz="0" w:space="0" w:color="auto"/>
            <w:right w:val="none" w:sz="0" w:space="0" w:color="auto"/>
          </w:divBdr>
        </w:div>
        <w:div w:id="1379932193">
          <w:marLeft w:val="640"/>
          <w:marRight w:val="0"/>
          <w:marTop w:val="0"/>
          <w:marBottom w:val="0"/>
          <w:divBdr>
            <w:top w:val="none" w:sz="0" w:space="0" w:color="auto"/>
            <w:left w:val="none" w:sz="0" w:space="0" w:color="auto"/>
            <w:bottom w:val="none" w:sz="0" w:space="0" w:color="auto"/>
            <w:right w:val="none" w:sz="0" w:space="0" w:color="auto"/>
          </w:divBdr>
        </w:div>
        <w:div w:id="1659377936">
          <w:marLeft w:val="640"/>
          <w:marRight w:val="0"/>
          <w:marTop w:val="0"/>
          <w:marBottom w:val="0"/>
          <w:divBdr>
            <w:top w:val="none" w:sz="0" w:space="0" w:color="auto"/>
            <w:left w:val="none" w:sz="0" w:space="0" w:color="auto"/>
            <w:bottom w:val="none" w:sz="0" w:space="0" w:color="auto"/>
            <w:right w:val="none" w:sz="0" w:space="0" w:color="auto"/>
          </w:divBdr>
        </w:div>
        <w:div w:id="1428454518">
          <w:marLeft w:val="640"/>
          <w:marRight w:val="0"/>
          <w:marTop w:val="0"/>
          <w:marBottom w:val="0"/>
          <w:divBdr>
            <w:top w:val="none" w:sz="0" w:space="0" w:color="auto"/>
            <w:left w:val="none" w:sz="0" w:space="0" w:color="auto"/>
            <w:bottom w:val="none" w:sz="0" w:space="0" w:color="auto"/>
            <w:right w:val="none" w:sz="0" w:space="0" w:color="auto"/>
          </w:divBdr>
        </w:div>
        <w:div w:id="704716809">
          <w:marLeft w:val="640"/>
          <w:marRight w:val="0"/>
          <w:marTop w:val="0"/>
          <w:marBottom w:val="0"/>
          <w:divBdr>
            <w:top w:val="none" w:sz="0" w:space="0" w:color="auto"/>
            <w:left w:val="none" w:sz="0" w:space="0" w:color="auto"/>
            <w:bottom w:val="none" w:sz="0" w:space="0" w:color="auto"/>
            <w:right w:val="none" w:sz="0" w:space="0" w:color="auto"/>
          </w:divBdr>
        </w:div>
        <w:div w:id="508640544">
          <w:marLeft w:val="640"/>
          <w:marRight w:val="0"/>
          <w:marTop w:val="0"/>
          <w:marBottom w:val="0"/>
          <w:divBdr>
            <w:top w:val="none" w:sz="0" w:space="0" w:color="auto"/>
            <w:left w:val="none" w:sz="0" w:space="0" w:color="auto"/>
            <w:bottom w:val="none" w:sz="0" w:space="0" w:color="auto"/>
            <w:right w:val="none" w:sz="0" w:space="0" w:color="auto"/>
          </w:divBdr>
        </w:div>
        <w:div w:id="483664208">
          <w:marLeft w:val="640"/>
          <w:marRight w:val="0"/>
          <w:marTop w:val="0"/>
          <w:marBottom w:val="0"/>
          <w:divBdr>
            <w:top w:val="none" w:sz="0" w:space="0" w:color="auto"/>
            <w:left w:val="none" w:sz="0" w:space="0" w:color="auto"/>
            <w:bottom w:val="none" w:sz="0" w:space="0" w:color="auto"/>
            <w:right w:val="none" w:sz="0" w:space="0" w:color="auto"/>
          </w:divBdr>
        </w:div>
        <w:div w:id="1838380204">
          <w:marLeft w:val="640"/>
          <w:marRight w:val="0"/>
          <w:marTop w:val="0"/>
          <w:marBottom w:val="0"/>
          <w:divBdr>
            <w:top w:val="none" w:sz="0" w:space="0" w:color="auto"/>
            <w:left w:val="none" w:sz="0" w:space="0" w:color="auto"/>
            <w:bottom w:val="none" w:sz="0" w:space="0" w:color="auto"/>
            <w:right w:val="none" w:sz="0" w:space="0" w:color="auto"/>
          </w:divBdr>
        </w:div>
        <w:div w:id="486364862">
          <w:marLeft w:val="640"/>
          <w:marRight w:val="0"/>
          <w:marTop w:val="0"/>
          <w:marBottom w:val="0"/>
          <w:divBdr>
            <w:top w:val="none" w:sz="0" w:space="0" w:color="auto"/>
            <w:left w:val="none" w:sz="0" w:space="0" w:color="auto"/>
            <w:bottom w:val="none" w:sz="0" w:space="0" w:color="auto"/>
            <w:right w:val="none" w:sz="0" w:space="0" w:color="auto"/>
          </w:divBdr>
        </w:div>
        <w:div w:id="974408162">
          <w:marLeft w:val="640"/>
          <w:marRight w:val="0"/>
          <w:marTop w:val="0"/>
          <w:marBottom w:val="0"/>
          <w:divBdr>
            <w:top w:val="none" w:sz="0" w:space="0" w:color="auto"/>
            <w:left w:val="none" w:sz="0" w:space="0" w:color="auto"/>
            <w:bottom w:val="none" w:sz="0" w:space="0" w:color="auto"/>
            <w:right w:val="none" w:sz="0" w:space="0" w:color="auto"/>
          </w:divBdr>
        </w:div>
        <w:div w:id="543905494">
          <w:marLeft w:val="640"/>
          <w:marRight w:val="0"/>
          <w:marTop w:val="0"/>
          <w:marBottom w:val="0"/>
          <w:divBdr>
            <w:top w:val="none" w:sz="0" w:space="0" w:color="auto"/>
            <w:left w:val="none" w:sz="0" w:space="0" w:color="auto"/>
            <w:bottom w:val="none" w:sz="0" w:space="0" w:color="auto"/>
            <w:right w:val="none" w:sz="0" w:space="0" w:color="auto"/>
          </w:divBdr>
        </w:div>
        <w:div w:id="147089282">
          <w:marLeft w:val="640"/>
          <w:marRight w:val="0"/>
          <w:marTop w:val="0"/>
          <w:marBottom w:val="0"/>
          <w:divBdr>
            <w:top w:val="none" w:sz="0" w:space="0" w:color="auto"/>
            <w:left w:val="none" w:sz="0" w:space="0" w:color="auto"/>
            <w:bottom w:val="none" w:sz="0" w:space="0" w:color="auto"/>
            <w:right w:val="none" w:sz="0" w:space="0" w:color="auto"/>
          </w:divBdr>
        </w:div>
        <w:div w:id="99107428">
          <w:marLeft w:val="640"/>
          <w:marRight w:val="0"/>
          <w:marTop w:val="0"/>
          <w:marBottom w:val="0"/>
          <w:divBdr>
            <w:top w:val="none" w:sz="0" w:space="0" w:color="auto"/>
            <w:left w:val="none" w:sz="0" w:space="0" w:color="auto"/>
            <w:bottom w:val="none" w:sz="0" w:space="0" w:color="auto"/>
            <w:right w:val="none" w:sz="0" w:space="0" w:color="auto"/>
          </w:divBdr>
        </w:div>
        <w:div w:id="394204126">
          <w:marLeft w:val="640"/>
          <w:marRight w:val="0"/>
          <w:marTop w:val="0"/>
          <w:marBottom w:val="0"/>
          <w:divBdr>
            <w:top w:val="none" w:sz="0" w:space="0" w:color="auto"/>
            <w:left w:val="none" w:sz="0" w:space="0" w:color="auto"/>
            <w:bottom w:val="none" w:sz="0" w:space="0" w:color="auto"/>
            <w:right w:val="none" w:sz="0" w:space="0" w:color="auto"/>
          </w:divBdr>
        </w:div>
        <w:div w:id="1347974207">
          <w:marLeft w:val="640"/>
          <w:marRight w:val="0"/>
          <w:marTop w:val="0"/>
          <w:marBottom w:val="0"/>
          <w:divBdr>
            <w:top w:val="none" w:sz="0" w:space="0" w:color="auto"/>
            <w:left w:val="none" w:sz="0" w:space="0" w:color="auto"/>
            <w:bottom w:val="none" w:sz="0" w:space="0" w:color="auto"/>
            <w:right w:val="none" w:sz="0" w:space="0" w:color="auto"/>
          </w:divBdr>
        </w:div>
        <w:div w:id="502746223">
          <w:marLeft w:val="640"/>
          <w:marRight w:val="0"/>
          <w:marTop w:val="0"/>
          <w:marBottom w:val="0"/>
          <w:divBdr>
            <w:top w:val="none" w:sz="0" w:space="0" w:color="auto"/>
            <w:left w:val="none" w:sz="0" w:space="0" w:color="auto"/>
            <w:bottom w:val="none" w:sz="0" w:space="0" w:color="auto"/>
            <w:right w:val="none" w:sz="0" w:space="0" w:color="auto"/>
          </w:divBdr>
        </w:div>
        <w:div w:id="603459620">
          <w:marLeft w:val="640"/>
          <w:marRight w:val="0"/>
          <w:marTop w:val="0"/>
          <w:marBottom w:val="0"/>
          <w:divBdr>
            <w:top w:val="none" w:sz="0" w:space="0" w:color="auto"/>
            <w:left w:val="none" w:sz="0" w:space="0" w:color="auto"/>
            <w:bottom w:val="none" w:sz="0" w:space="0" w:color="auto"/>
            <w:right w:val="none" w:sz="0" w:space="0" w:color="auto"/>
          </w:divBdr>
        </w:div>
        <w:div w:id="1471174118">
          <w:marLeft w:val="640"/>
          <w:marRight w:val="0"/>
          <w:marTop w:val="0"/>
          <w:marBottom w:val="0"/>
          <w:divBdr>
            <w:top w:val="none" w:sz="0" w:space="0" w:color="auto"/>
            <w:left w:val="none" w:sz="0" w:space="0" w:color="auto"/>
            <w:bottom w:val="none" w:sz="0" w:space="0" w:color="auto"/>
            <w:right w:val="none" w:sz="0" w:space="0" w:color="auto"/>
          </w:divBdr>
        </w:div>
        <w:div w:id="1289894409">
          <w:marLeft w:val="640"/>
          <w:marRight w:val="0"/>
          <w:marTop w:val="0"/>
          <w:marBottom w:val="0"/>
          <w:divBdr>
            <w:top w:val="none" w:sz="0" w:space="0" w:color="auto"/>
            <w:left w:val="none" w:sz="0" w:space="0" w:color="auto"/>
            <w:bottom w:val="none" w:sz="0" w:space="0" w:color="auto"/>
            <w:right w:val="none" w:sz="0" w:space="0" w:color="auto"/>
          </w:divBdr>
        </w:div>
        <w:div w:id="1564440131">
          <w:marLeft w:val="640"/>
          <w:marRight w:val="0"/>
          <w:marTop w:val="0"/>
          <w:marBottom w:val="0"/>
          <w:divBdr>
            <w:top w:val="none" w:sz="0" w:space="0" w:color="auto"/>
            <w:left w:val="none" w:sz="0" w:space="0" w:color="auto"/>
            <w:bottom w:val="none" w:sz="0" w:space="0" w:color="auto"/>
            <w:right w:val="none" w:sz="0" w:space="0" w:color="auto"/>
          </w:divBdr>
        </w:div>
        <w:div w:id="590895222">
          <w:marLeft w:val="640"/>
          <w:marRight w:val="0"/>
          <w:marTop w:val="0"/>
          <w:marBottom w:val="0"/>
          <w:divBdr>
            <w:top w:val="none" w:sz="0" w:space="0" w:color="auto"/>
            <w:left w:val="none" w:sz="0" w:space="0" w:color="auto"/>
            <w:bottom w:val="none" w:sz="0" w:space="0" w:color="auto"/>
            <w:right w:val="none" w:sz="0" w:space="0" w:color="auto"/>
          </w:divBdr>
        </w:div>
        <w:div w:id="1279332138">
          <w:marLeft w:val="640"/>
          <w:marRight w:val="0"/>
          <w:marTop w:val="0"/>
          <w:marBottom w:val="0"/>
          <w:divBdr>
            <w:top w:val="none" w:sz="0" w:space="0" w:color="auto"/>
            <w:left w:val="none" w:sz="0" w:space="0" w:color="auto"/>
            <w:bottom w:val="none" w:sz="0" w:space="0" w:color="auto"/>
            <w:right w:val="none" w:sz="0" w:space="0" w:color="auto"/>
          </w:divBdr>
        </w:div>
        <w:div w:id="1114713377">
          <w:marLeft w:val="640"/>
          <w:marRight w:val="0"/>
          <w:marTop w:val="0"/>
          <w:marBottom w:val="0"/>
          <w:divBdr>
            <w:top w:val="none" w:sz="0" w:space="0" w:color="auto"/>
            <w:left w:val="none" w:sz="0" w:space="0" w:color="auto"/>
            <w:bottom w:val="none" w:sz="0" w:space="0" w:color="auto"/>
            <w:right w:val="none" w:sz="0" w:space="0" w:color="auto"/>
          </w:divBdr>
        </w:div>
        <w:div w:id="447286604">
          <w:marLeft w:val="640"/>
          <w:marRight w:val="0"/>
          <w:marTop w:val="0"/>
          <w:marBottom w:val="0"/>
          <w:divBdr>
            <w:top w:val="none" w:sz="0" w:space="0" w:color="auto"/>
            <w:left w:val="none" w:sz="0" w:space="0" w:color="auto"/>
            <w:bottom w:val="none" w:sz="0" w:space="0" w:color="auto"/>
            <w:right w:val="none" w:sz="0" w:space="0" w:color="auto"/>
          </w:divBdr>
        </w:div>
        <w:div w:id="1214735598">
          <w:marLeft w:val="640"/>
          <w:marRight w:val="0"/>
          <w:marTop w:val="0"/>
          <w:marBottom w:val="0"/>
          <w:divBdr>
            <w:top w:val="none" w:sz="0" w:space="0" w:color="auto"/>
            <w:left w:val="none" w:sz="0" w:space="0" w:color="auto"/>
            <w:bottom w:val="none" w:sz="0" w:space="0" w:color="auto"/>
            <w:right w:val="none" w:sz="0" w:space="0" w:color="auto"/>
          </w:divBdr>
        </w:div>
        <w:div w:id="404375788">
          <w:marLeft w:val="640"/>
          <w:marRight w:val="0"/>
          <w:marTop w:val="0"/>
          <w:marBottom w:val="0"/>
          <w:divBdr>
            <w:top w:val="none" w:sz="0" w:space="0" w:color="auto"/>
            <w:left w:val="none" w:sz="0" w:space="0" w:color="auto"/>
            <w:bottom w:val="none" w:sz="0" w:space="0" w:color="auto"/>
            <w:right w:val="none" w:sz="0" w:space="0" w:color="auto"/>
          </w:divBdr>
        </w:div>
        <w:div w:id="599411596">
          <w:marLeft w:val="640"/>
          <w:marRight w:val="0"/>
          <w:marTop w:val="0"/>
          <w:marBottom w:val="0"/>
          <w:divBdr>
            <w:top w:val="none" w:sz="0" w:space="0" w:color="auto"/>
            <w:left w:val="none" w:sz="0" w:space="0" w:color="auto"/>
            <w:bottom w:val="none" w:sz="0" w:space="0" w:color="auto"/>
            <w:right w:val="none" w:sz="0" w:space="0" w:color="auto"/>
          </w:divBdr>
        </w:div>
        <w:div w:id="804352368">
          <w:marLeft w:val="640"/>
          <w:marRight w:val="0"/>
          <w:marTop w:val="0"/>
          <w:marBottom w:val="0"/>
          <w:divBdr>
            <w:top w:val="none" w:sz="0" w:space="0" w:color="auto"/>
            <w:left w:val="none" w:sz="0" w:space="0" w:color="auto"/>
            <w:bottom w:val="none" w:sz="0" w:space="0" w:color="auto"/>
            <w:right w:val="none" w:sz="0" w:space="0" w:color="auto"/>
          </w:divBdr>
        </w:div>
        <w:div w:id="987782097">
          <w:marLeft w:val="640"/>
          <w:marRight w:val="0"/>
          <w:marTop w:val="0"/>
          <w:marBottom w:val="0"/>
          <w:divBdr>
            <w:top w:val="none" w:sz="0" w:space="0" w:color="auto"/>
            <w:left w:val="none" w:sz="0" w:space="0" w:color="auto"/>
            <w:bottom w:val="none" w:sz="0" w:space="0" w:color="auto"/>
            <w:right w:val="none" w:sz="0" w:space="0" w:color="auto"/>
          </w:divBdr>
        </w:div>
        <w:div w:id="2113818177">
          <w:marLeft w:val="640"/>
          <w:marRight w:val="0"/>
          <w:marTop w:val="0"/>
          <w:marBottom w:val="0"/>
          <w:divBdr>
            <w:top w:val="none" w:sz="0" w:space="0" w:color="auto"/>
            <w:left w:val="none" w:sz="0" w:space="0" w:color="auto"/>
            <w:bottom w:val="none" w:sz="0" w:space="0" w:color="auto"/>
            <w:right w:val="none" w:sz="0" w:space="0" w:color="auto"/>
          </w:divBdr>
        </w:div>
        <w:div w:id="1872261340">
          <w:marLeft w:val="640"/>
          <w:marRight w:val="0"/>
          <w:marTop w:val="0"/>
          <w:marBottom w:val="0"/>
          <w:divBdr>
            <w:top w:val="none" w:sz="0" w:space="0" w:color="auto"/>
            <w:left w:val="none" w:sz="0" w:space="0" w:color="auto"/>
            <w:bottom w:val="none" w:sz="0" w:space="0" w:color="auto"/>
            <w:right w:val="none" w:sz="0" w:space="0" w:color="auto"/>
          </w:divBdr>
        </w:div>
        <w:div w:id="38290318">
          <w:marLeft w:val="640"/>
          <w:marRight w:val="0"/>
          <w:marTop w:val="0"/>
          <w:marBottom w:val="0"/>
          <w:divBdr>
            <w:top w:val="none" w:sz="0" w:space="0" w:color="auto"/>
            <w:left w:val="none" w:sz="0" w:space="0" w:color="auto"/>
            <w:bottom w:val="none" w:sz="0" w:space="0" w:color="auto"/>
            <w:right w:val="none" w:sz="0" w:space="0" w:color="auto"/>
          </w:divBdr>
        </w:div>
        <w:div w:id="621497715">
          <w:marLeft w:val="640"/>
          <w:marRight w:val="0"/>
          <w:marTop w:val="0"/>
          <w:marBottom w:val="0"/>
          <w:divBdr>
            <w:top w:val="none" w:sz="0" w:space="0" w:color="auto"/>
            <w:left w:val="none" w:sz="0" w:space="0" w:color="auto"/>
            <w:bottom w:val="none" w:sz="0" w:space="0" w:color="auto"/>
            <w:right w:val="none" w:sz="0" w:space="0" w:color="auto"/>
          </w:divBdr>
        </w:div>
        <w:div w:id="605314410">
          <w:marLeft w:val="640"/>
          <w:marRight w:val="0"/>
          <w:marTop w:val="0"/>
          <w:marBottom w:val="0"/>
          <w:divBdr>
            <w:top w:val="none" w:sz="0" w:space="0" w:color="auto"/>
            <w:left w:val="none" w:sz="0" w:space="0" w:color="auto"/>
            <w:bottom w:val="none" w:sz="0" w:space="0" w:color="auto"/>
            <w:right w:val="none" w:sz="0" w:space="0" w:color="auto"/>
          </w:divBdr>
        </w:div>
      </w:divsChild>
    </w:div>
    <w:div w:id="1957443648">
      <w:bodyDiv w:val="1"/>
      <w:marLeft w:val="0"/>
      <w:marRight w:val="0"/>
      <w:marTop w:val="0"/>
      <w:marBottom w:val="0"/>
      <w:divBdr>
        <w:top w:val="none" w:sz="0" w:space="0" w:color="auto"/>
        <w:left w:val="none" w:sz="0" w:space="0" w:color="auto"/>
        <w:bottom w:val="none" w:sz="0" w:space="0" w:color="auto"/>
        <w:right w:val="none" w:sz="0" w:space="0" w:color="auto"/>
      </w:divBdr>
      <w:divsChild>
        <w:div w:id="225843611">
          <w:marLeft w:val="640"/>
          <w:marRight w:val="0"/>
          <w:marTop w:val="0"/>
          <w:marBottom w:val="0"/>
          <w:divBdr>
            <w:top w:val="none" w:sz="0" w:space="0" w:color="auto"/>
            <w:left w:val="none" w:sz="0" w:space="0" w:color="auto"/>
            <w:bottom w:val="none" w:sz="0" w:space="0" w:color="auto"/>
            <w:right w:val="none" w:sz="0" w:space="0" w:color="auto"/>
          </w:divBdr>
        </w:div>
        <w:div w:id="72051501">
          <w:marLeft w:val="640"/>
          <w:marRight w:val="0"/>
          <w:marTop w:val="0"/>
          <w:marBottom w:val="0"/>
          <w:divBdr>
            <w:top w:val="none" w:sz="0" w:space="0" w:color="auto"/>
            <w:left w:val="none" w:sz="0" w:space="0" w:color="auto"/>
            <w:bottom w:val="none" w:sz="0" w:space="0" w:color="auto"/>
            <w:right w:val="none" w:sz="0" w:space="0" w:color="auto"/>
          </w:divBdr>
        </w:div>
        <w:div w:id="394666975">
          <w:marLeft w:val="640"/>
          <w:marRight w:val="0"/>
          <w:marTop w:val="0"/>
          <w:marBottom w:val="0"/>
          <w:divBdr>
            <w:top w:val="none" w:sz="0" w:space="0" w:color="auto"/>
            <w:left w:val="none" w:sz="0" w:space="0" w:color="auto"/>
            <w:bottom w:val="none" w:sz="0" w:space="0" w:color="auto"/>
            <w:right w:val="none" w:sz="0" w:space="0" w:color="auto"/>
          </w:divBdr>
        </w:div>
        <w:div w:id="471557147">
          <w:marLeft w:val="640"/>
          <w:marRight w:val="0"/>
          <w:marTop w:val="0"/>
          <w:marBottom w:val="0"/>
          <w:divBdr>
            <w:top w:val="none" w:sz="0" w:space="0" w:color="auto"/>
            <w:left w:val="none" w:sz="0" w:space="0" w:color="auto"/>
            <w:bottom w:val="none" w:sz="0" w:space="0" w:color="auto"/>
            <w:right w:val="none" w:sz="0" w:space="0" w:color="auto"/>
          </w:divBdr>
        </w:div>
        <w:div w:id="1985768339">
          <w:marLeft w:val="640"/>
          <w:marRight w:val="0"/>
          <w:marTop w:val="0"/>
          <w:marBottom w:val="0"/>
          <w:divBdr>
            <w:top w:val="none" w:sz="0" w:space="0" w:color="auto"/>
            <w:left w:val="none" w:sz="0" w:space="0" w:color="auto"/>
            <w:bottom w:val="none" w:sz="0" w:space="0" w:color="auto"/>
            <w:right w:val="none" w:sz="0" w:space="0" w:color="auto"/>
          </w:divBdr>
        </w:div>
        <w:div w:id="2078436739">
          <w:marLeft w:val="640"/>
          <w:marRight w:val="0"/>
          <w:marTop w:val="0"/>
          <w:marBottom w:val="0"/>
          <w:divBdr>
            <w:top w:val="none" w:sz="0" w:space="0" w:color="auto"/>
            <w:left w:val="none" w:sz="0" w:space="0" w:color="auto"/>
            <w:bottom w:val="none" w:sz="0" w:space="0" w:color="auto"/>
            <w:right w:val="none" w:sz="0" w:space="0" w:color="auto"/>
          </w:divBdr>
        </w:div>
        <w:div w:id="385884032">
          <w:marLeft w:val="640"/>
          <w:marRight w:val="0"/>
          <w:marTop w:val="0"/>
          <w:marBottom w:val="0"/>
          <w:divBdr>
            <w:top w:val="none" w:sz="0" w:space="0" w:color="auto"/>
            <w:left w:val="none" w:sz="0" w:space="0" w:color="auto"/>
            <w:bottom w:val="none" w:sz="0" w:space="0" w:color="auto"/>
            <w:right w:val="none" w:sz="0" w:space="0" w:color="auto"/>
          </w:divBdr>
        </w:div>
        <w:div w:id="754210768">
          <w:marLeft w:val="640"/>
          <w:marRight w:val="0"/>
          <w:marTop w:val="0"/>
          <w:marBottom w:val="0"/>
          <w:divBdr>
            <w:top w:val="none" w:sz="0" w:space="0" w:color="auto"/>
            <w:left w:val="none" w:sz="0" w:space="0" w:color="auto"/>
            <w:bottom w:val="none" w:sz="0" w:space="0" w:color="auto"/>
            <w:right w:val="none" w:sz="0" w:space="0" w:color="auto"/>
          </w:divBdr>
        </w:div>
        <w:div w:id="1082289608">
          <w:marLeft w:val="640"/>
          <w:marRight w:val="0"/>
          <w:marTop w:val="0"/>
          <w:marBottom w:val="0"/>
          <w:divBdr>
            <w:top w:val="none" w:sz="0" w:space="0" w:color="auto"/>
            <w:left w:val="none" w:sz="0" w:space="0" w:color="auto"/>
            <w:bottom w:val="none" w:sz="0" w:space="0" w:color="auto"/>
            <w:right w:val="none" w:sz="0" w:space="0" w:color="auto"/>
          </w:divBdr>
        </w:div>
        <w:div w:id="922764689">
          <w:marLeft w:val="640"/>
          <w:marRight w:val="0"/>
          <w:marTop w:val="0"/>
          <w:marBottom w:val="0"/>
          <w:divBdr>
            <w:top w:val="none" w:sz="0" w:space="0" w:color="auto"/>
            <w:left w:val="none" w:sz="0" w:space="0" w:color="auto"/>
            <w:bottom w:val="none" w:sz="0" w:space="0" w:color="auto"/>
            <w:right w:val="none" w:sz="0" w:space="0" w:color="auto"/>
          </w:divBdr>
        </w:div>
        <w:div w:id="408770735">
          <w:marLeft w:val="640"/>
          <w:marRight w:val="0"/>
          <w:marTop w:val="0"/>
          <w:marBottom w:val="0"/>
          <w:divBdr>
            <w:top w:val="none" w:sz="0" w:space="0" w:color="auto"/>
            <w:left w:val="none" w:sz="0" w:space="0" w:color="auto"/>
            <w:bottom w:val="none" w:sz="0" w:space="0" w:color="auto"/>
            <w:right w:val="none" w:sz="0" w:space="0" w:color="auto"/>
          </w:divBdr>
        </w:div>
        <w:div w:id="589389768">
          <w:marLeft w:val="640"/>
          <w:marRight w:val="0"/>
          <w:marTop w:val="0"/>
          <w:marBottom w:val="0"/>
          <w:divBdr>
            <w:top w:val="none" w:sz="0" w:space="0" w:color="auto"/>
            <w:left w:val="none" w:sz="0" w:space="0" w:color="auto"/>
            <w:bottom w:val="none" w:sz="0" w:space="0" w:color="auto"/>
            <w:right w:val="none" w:sz="0" w:space="0" w:color="auto"/>
          </w:divBdr>
        </w:div>
        <w:div w:id="942227086">
          <w:marLeft w:val="640"/>
          <w:marRight w:val="0"/>
          <w:marTop w:val="0"/>
          <w:marBottom w:val="0"/>
          <w:divBdr>
            <w:top w:val="none" w:sz="0" w:space="0" w:color="auto"/>
            <w:left w:val="none" w:sz="0" w:space="0" w:color="auto"/>
            <w:bottom w:val="none" w:sz="0" w:space="0" w:color="auto"/>
            <w:right w:val="none" w:sz="0" w:space="0" w:color="auto"/>
          </w:divBdr>
        </w:div>
        <w:div w:id="896629717">
          <w:marLeft w:val="640"/>
          <w:marRight w:val="0"/>
          <w:marTop w:val="0"/>
          <w:marBottom w:val="0"/>
          <w:divBdr>
            <w:top w:val="none" w:sz="0" w:space="0" w:color="auto"/>
            <w:left w:val="none" w:sz="0" w:space="0" w:color="auto"/>
            <w:bottom w:val="none" w:sz="0" w:space="0" w:color="auto"/>
            <w:right w:val="none" w:sz="0" w:space="0" w:color="auto"/>
          </w:divBdr>
        </w:div>
        <w:div w:id="1133477460">
          <w:marLeft w:val="640"/>
          <w:marRight w:val="0"/>
          <w:marTop w:val="0"/>
          <w:marBottom w:val="0"/>
          <w:divBdr>
            <w:top w:val="none" w:sz="0" w:space="0" w:color="auto"/>
            <w:left w:val="none" w:sz="0" w:space="0" w:color="auto"/>
            <w:bottom w:val="none" w:sz="0" w:space="0" w:color="auto"/>
            <w:right w:val="none" w:sz="0" w:space="0" w:color="auto"/>
          </w:divBdr>
        </w:div>
        <w:div w:id="213930415">
          <w:marLeft w:val="640"/>
          <w:marRight w:val="0"/>
          <w:marTop w:val="0"/>
          <w:marBottom w:val="0"/>
          <w:divBdr>
            <w:top w:val="none" w:sz="0" w:space="0" w:color="auto"/>
            <w:left w:val="none" w:sz="0" w:space="0" w:color="auto"/>
            <w:bottom w:val="none" w:sz="0" w:space="0" w:color="auto"/>
            <w:right w:val="none" w:sz="0" w:space="0" w:color="auto"/>
          </w:divBdr>
        </w:div>
        <w:div w:id="1452095902">
          <w:marLeft w:val="640"/>
          <w:marRight w:val="0"/>
          <w:marTop w:val="0"/>
          <w:marBottom w:val="0"/>
          <w:divBdr>
            <w:top w:val="none" w:sz="0" w:space="0" w:color="auto"/>
            <w:left w:val="none" w:sz="0" w:space="0" w:color="auto"/>
            <w:bottom w:val="none" w:sz="0" w:space="0" w:color="auto"/>
            <w:right w:val="none" w:sz="0" w:space="0" w:color="auto"/>
          </w:divBdr>
        </w:div>
        <w:div w:id="31345091">
          <w:marLeft w:val="640"/>
          <w:marRight w:val="0"/>
          <w:marTop w:val="0"/>
          <w:marBottom w:val="0"/>
          <w:divBdr>
            <w:top w:val="none" w:sz="0" w:space="0" w:color="auto"/>
            <w:left w:val="none" w:sz="0" w:space="0" w:color="auto"/>
            <w:bottom w:val="none" w:sz="0" w:space="0" w:color="auto"/>
            <w:right w:val="none" w:sz="0" w:space="0" w:color="auto"/>
          </w:divBdr>
        </w:div>
        <w:div w:id="1057782912">
          <w:marLeft w:val="640"/>
          <w:marRight w:val="0"/>
          <w:marTop w:val="0"/>
          <w:marBottom w:val="0"/>
          <w:divBdr>
            <w:top w:val="none" w:sz="0" w:space="0" w:color="auto"/>
            <w:left w:val="none" w:sz="0" w:space="0" w:color="auto"/>
            <w:bottom w:val="none" w:sz="0" w:space="0" w:color="auto"/>
            <w:right w:val="none" w:sz="0" w:space="0" w:color="auto"/>
          </w:divBdr>
        </w:div>
        <w:div w:id="129057934">
          <w:marLeft w:val="640"/>
          <w:marRight w:val="0"/>
          <w:marTop w:val="0"/>
          <w:marBottom w:val="0"/>
          <w:divBdr>
            <w:top w:val="none" w:sz="0" w:space="0" w:color="auto"/>
            <w:left w:val="none" w:sz="0" w:space="0" w:color="auto"/>
            <w:bottom w:val="none" w:sz="0" w:space="0" w:color="auto"/>
            <w:right w:val="none" w:sz="0" w:space="0" w:color="auto"/>
          </w:divBdr>
        </w:div>
        <w:div w:id="768702493">
          <w:marLeft w:val="640"/>
          <w:marRight w:val="0"/>
          <w:marTop w:val="0"/>
          <w:marBottom w:val="0"/>
          <w:divBdr>
            <w:top w:val="none" w:sz="0" w:space="0" w:color="auto"/>
            <w:left w:val="none" w:sz="0" w:space="0" w:color="auto"/>
            <w:bottom w:val="none" w:sz="0" w:space="0" w:color="auto"/>
            <w:right w:val="none" w:sz="0" w:space="0" w:color="auto"/>
          </w:divBdr>
        </w:div>
        <w:div w:id="1783770377">
          <w:marLeft w:val="640"/>
          <w:marRight w:val="0"/>
          <w:marTop w:val="0"/>
          <w:marBottom w:val="0"/>
          <w:divBdr>
            <w:top w:val="none" w:sz="0" w:space="0" w:color="auto"/>
            <w:left w:val="none" w:sz="0" w:space="0" w:color="auto"/>
            <w:bottom w:val="none" w:sz="0" w:space="0" w:color="auto"/>
            <w:right w:val="none" w:sz="0" w:space="0" w:color="auto"/>
          </w:divBdr>
        </w:div>
        <w:div w:id="1963920416">
          <w:marLeft w:val="640"/>
          <w:marRight w:val="0"/>
          <w:marTop w:val="0"/>
          <w:marBottom w:val="0"/>
          <w:divBdr>
            <w:top w:val="none" w:sz="0" w:space="0" w:color="auto"/>
            <w:left w:val="none" w:sz="0" w:space="0" w:color="auto"/>
            <w:bottom w:val="none" w:sz="0" w:space="0" w:color="auto"/>
            <w:right w:val="none" w:sz="0" w:space="0" w:color="auto"/>
          </w:divBdr>
        </w:div>
        <w:div w:id="2128814625">
          <w:marLeft w:val="640"/>
          <w:marRight w:val="0"/>
          <w:marTop w:val="0"/>
          <w:marBottom w:val="0"/>
          <w:divBdr>
            <w:top w:val="none" w:sz="0" w:space="0" w:color="auto"/>
            <w:left w:val="none" w:sz="0" w:space="0" w:color="auto"/>
            <w:bottom w:val="none" w:sz="0" w:space="0" w:color="auto"/>
            <w:right w:val="none" w:sz="0" w:space="0" w:color="auto"/>
          </w:divBdr>
        </w:div>
        <w:div w:id="889148051">
          <w:marLeft w:val="640"/>
          <w:marRight w:val="0"/>
          <w:marTop w:val="0"/>
          <w:marBottom w:val="0"/>
          <w:divBdr>
            <w:top w:val="none" w:sz="0" w:space="0" w:color="auto"/>
            <w:left w:val="none" w:sz="0" w:space="0" w:color="auto"/>
            <w:bottom w:val="none" w:sz="0" w:space="0" w:color="auto"/>
            <w:right w:val="none" w:sz="0" w:space="0" w:color="auto"/>
          </w:divBdr>
        </w:div>
        <w:div w:id="361901260">
          <w:marLeft w:val="640"/>
          <w:marRight w:val="0"/>
          <w:marTop w:val="0"/>
          <w:marBottom w:val="0"/>
          <w:divBdr>
            <w:top w:val="none" w:sz="0" w:space="0" w:color="auto"/>
            <w:left w:val="none" w:sz="0" w:space="0" w:color="auto"/>
            <w:bottom w:val="none" w:sz="0" w:space="0" w:color="auto"/>
            <w:right w:val="none" w:sz="0" w:space="0" w:color="auto"/>
          </w:divBdr>
        </w:div>
        <w:div w:id="211698609">
          <w:marLeft w:val="640"/>
          <w:marRight w:val="0"/>
          <w:marTop w:val="0"/>
          <w:marBottom w:val="0"/>
          <w:divBdr>
            <w:top w:val="none" w:sz="0" w:space="0" w:color="auto"/>
            <w:left w:val="none" w:sz="0" w:space="0" w:color="auto"/>
            <w:bottom w:val="none" w:sz="0" w:space="0" w:color="auto"/>
            <w:right w:val="none" w:sz="0" w:space="0" w:color="auto"/>
          </w:divBdr>
        </w:div>
        <w:div w:id="801071101">
          <w:marLeft w:val="640"/>
          <w:marRight w:val="0"/>
          <w:marTop w:val="0"/>
          <w:marBottom w:val="0"/>
          <w:divBdr>
            <w:top w:val="none" w:sz="0" w:space="0" w:color="auto"/>
            <w:left w:val="none" w:sz="0" w:space="0" w:color="auto"/>
            <w:bottom w:val="none" w:sz="0" w:space="0" w:color="auto"/>
            <w:right w:val="none" w:sz="0" w:space="0" w:color="auto"/>
          </w:divBdr>
        </w:div>
        <w:div w:id="2133866173">
          <w:marLeft w:val="640"/>
          <w:marRight w:val="0"/>
          <w:marTop w:val="0"/>
          <w:marBottom w:val="0"/>
          <w:divBdr>
            <w:top w:val="none" w:sz="0" w:space="0" w:color="auto"/>
            <w:left w:val="none" w:sz="0" w:space="0" w:color="auto"/>
            <w:bottom w:val="none" w:sz="0" w:space="0" w:color="auto"/>
            <w:right w:val="none" w:sz="0" w:space="0" w:color="auto"/>
          </w:divBdr>
        </w:div>
        <w:div w:id="147868432">
          <w:marLeft w:val="640"/>
          <w:marRight w:val="0"/>
          <w:marTop w:val="0"/>
          <w:marBottom w:val="0"/>
          <w:divBdr>
            <w:top w:val="none" w:sz="0" w:space="0" w:color="auto"/>
            <w:left w:val="none" w:sz="0" w:space="0" w:color="auto"/>
            <w:bottom w:val="none" w:sz="0" w:space="0" w:color="auto"/>
            <w:right w:val="none" w:sz="0" w:space="0" w:color="auto"/>
          </w:divBdr>
        </w:div>
        <w:div w:id="1924878145">
          <w:marLeft w:val="640"/>
          <w:marRight w:val="0"/>
          <w:marTop w:val="0"/>
          <w:marBottom w:val="0"/>
          <w:divBdr>
            <w:top w:val="none" w:sz="0" w:space="0" w:color="auto"/>
            <w:left w:val="none" w:sz="0" w:space="0" w:color="auto"/>
            <w:bottom w:val="none" w:sz="0" w:space="0" w:color="auto"/>
            <w:right w:val="none" w:sz="0" w:space="0" w:color="auto"/>
          </w:divBdr>
        </w:div>
        <w:div w:id="435714296">
          <w:marLeft w:val="640"/>
          <w:marRight w:val="0"/>
          <w:marTop w:val="0"/>
          <w:marBottom w:val="0"/>
          <w:divBdr>
            <w:top w:val="none" w:sz="0" w:space="0" w:color="auto"/>
            <w:left w:val="none" w:sz="0" w:space="0" w:color="auto"/>
            <w:bottom w:val="none" w:sz="0" w:space="0" w:color="auto"/>
            <w:right w:val="none" w:sz="0" w:space="0" w:color="auto"/>
          </w:divBdr>
        </w:div>
        <w:div w:id="1117994017">
          <w:marLeft w:val="640"/>
          <w:marRight w:val="0"/>
          <w:marTop w:val="0"/>
          <w:marBottom w:val="0"/>
          <w:divBdr>
            <w:top w:val="none" w:sz="0" w:space="0" w:color="auto"/>
            <w:left w:val="none" w:sz="0" w:space="0" w:color="auto"/>
            <w:bottom w:val="none" w:sz="0" w:space="0" w:color="auto"/>
            <w:right w:val="none" w:sz="0" w:space="0" w:color="auto"/>
          </w:divBdr>
        </w:div>
        <w:div w:id="1737510406">
          <w:marLeft w:val="640"/>
          <w:marRight w:val="0"/>
          <w:marTop w:val="0"/>
          <w:marBottom w:val="0"/>
          <w:divBdr>
            <w:top w:val="none" w:sz="0" w:space="0" w:color="auto"/>
            <w:left w:val="none" w:sz="0" w:space="0" w:color="auto"/>
            <w:bottom w:val="none" w:sz="0" w:space="0" w:color="auto"/>
            <w:right w:val="none" w:sz="0" w:space="0" w:color="auto"/>
          </w:divBdr>
        </w:div>
        <w:div w:id="1630864981">
          <w:marLeft w:val="640"/>
          <w:marRight w:val="0"/>
          <w:marTop w:val="0"/>
          <w:marBottom w:val="0"/>
          <w:divBdr>
            <w:top w:val="none" w:sz="0" w:space="0" w:color="auto"/>
            <w:left w:val="none" w:sz="0" w:space="0" w:color="auto"/>
            <w:bottom w:val="none" w:sz="0" w:space="0" w:color="auto"/>
            <w:right w:val="none" w:sz="0" w:space="0" w:color="auto"/>
          </w:divBdr>
        </w:div>
        <w:div w:id="1866675767">
          <w:marLeft w:val="640"/>
          <w:marRight w:val="0"/>
          <w:marTop w:val="0"/>
          <w:marBottom w:val="0"/>
          <w:divBdr>
            <w:top w:val="none" w:sz="0" w:space="0" w:color="auto"/>
            <w:left w:val="none" w:sz="0" w:space="0" w:color="auto"/>
            <w:bottom w:val="none" w:sz="0" w:space="0" w:color="auto"/>
            <w:right w:val="none" w:sz="0" w:space="0" w:color="auto"/>
          </w:divBdr>
        </w:div>
        <w:div w:id="147021661">
          <w:marLeft w:val="640"/>
          <w:marRight w:val="0"/>
          <w:marTop w:val="0"/>
          <w:marBottom w:val="0"/>
          <w:divBdr>
            <w:top w:val="none" w:sz="0" w:space="0" w:color="auto"/>
            <w:left w:val="none" w:sz="0" w:space="0" w:color="auto"/>
            <w:bottom w:val="none" w:sz="0" w:space="0" w:color="auto"/>
            <w:right w:val="none" w:sz="0" w:space="0" w:color="auto"/>
          </w:divBdr>
        </w:div>
        <w:div w:id="869538767">
          <w:marLeft w:val="640"/>
          <w:marRight w:val="0"/>
          <w:marTop w:val="0"/>
          <w:marBottom w:val="0"/>
          <w:divBdr>
            <w:top w:val="none" w:sz="0" w:space="0" w:color="auto"/>
            <w:left w:val="none" w:sz="0" w:space="0" w:color="auto"/>
            <w:bottom w:val="none" w:sz="0" w:space="0" w:color="auto"/>
            <w:right w:val="none" w:sz="0" w:space="0" w:color="auto"/>
          </w:divBdr>
        </w:div>
        <w:div w:id="92438022">
          <w:marLeft w:val="640"/>
          <w:marRight w:val="0"/>
          <w:marTop w:val="0"/>
          <w:marBottom w:val="0"/>
          <w:divBdr>
            <w:top w:val="none" w:sz="0" w:space="0" w:color="auto"/>
            <w:left w:val="none" w:sz="0" w:space="0" w:color="auto"/>
            <w:bottom w:val="none" w:sz="0" w:space="0" w:color="auto"/>
            <w:right w:val="none" w:sz="0" w:space="0" w:color="auto"/>
          </w:divBdr>
        </w:div>
        <w:div w:id="6254639">
          <w:marLeft w:val="640"/>
          <w:marRight w:val="0"/>
          <w:marTop w:val="0"/>
          <w:marBottom w:val="0"/>
          <w:divBdr>
            <w:top w:val="none" w:sz="0" w:space="0" w:color="auto"/>
            <w:left w:val="none" w:sz="0" w:space="0" w:color="auto"/>
            <w:bottom w:val="none" w:sz="0" w:space="0" w:color="auto"/>
            <w:right w:val="none" w:sz="0" w:space="0" w:color="auto"/>
          </w:divBdr>
        </w:div>
        <w:div w:id="361636170">
          <w:marLeft w:val="640"/>
          <w:marRight w:val="0"/>
          <w:marTop w:val="0"/>
          <w:marBottom w:val="0"/>
          <w:divBdr>
            <w:top w:val="none" w:sz="0" w:space="0" w:color="auto"/>
            <w:left w:val="none" w:sz="0" w:space="0" w:color="auto"/>
            <w:bottom w:val="none" w:sz="0" w:space="0" w:color="auto"/>
            <w:right w:val="none" w:sz="0" w:space="0" w:color="auto"/>
          </w:divBdr>
        </w:div>
        <w:div w:id="1388458324">
          <w:marLeft w:val="640"/>
          <w:marRight w:val="0"/>
          <w:marTop w:val="0"/>
          <w:marBottom w:val="0"/>
          <w:divBdr>
            <w:top w:val="none" w:sz="0" w:space="0" w:color="auto"/>
            <w:left w:val="none" w:sz="0" w:space="0" w:color="auto"/>
            <w:bottom w:val="none" w:sz="0" w:space="0" w:color="auto"/>
            <w:right w:val="none" w:sz="0" w:space="0" w:color="auto"/>
          </w:divBdr>
        </w:div>
        <w:div w:id="1975519238">
          <w:marLeft w:val="640"/>
          <w:marRight w:val="0"/>
          <w:marTop w:val="0"/>
          <w:marBottom w:val="0"/>
          <w:divBdr>
            <w:top w:val="none" w:sz="0" w:space="0" w:color="auto"/>
            <w:left w:val="none" w:sz="0" w:space="0" w:color="auto"/>
            <w:bottom w:val="none" w:sz="0" w:space="0" w:color="auto"/>
            <w:right w:val="none" w:sz="0" w:space="0" w:color="auto"/>
          </w:divBdr>
        </w:div>
        <w:div w:id="1339189142">
          <w:marLeft w:val="640"/>
          <w:marRight w:val="0"/>
          <w:marTop w:val="0"/>
          <w:marBottom w:val="0"/>
          <w:divBdr>
            <w:top w:val="none" w:sz="0" w:space="0" w:color="auto"/>
            <w:left w:val="none" w:sz="0" w:space="0" w:color="auto"/>
            <w:bottom w:val="none" w:sz="0" w:space="0" w:color="auto"/>
            <w:right w:val="none" w:sz="0" w:space="0" w:color="auto"/>
          </w:divBdr>
        </w:div>
        <w:div w:id="1067609843">
          <w:marLeft w:val="640"/>
          <w:marRight w:val="0"/>
          <w:marTop w:val="0"/>
          <w:marBottom w:val="0"/>
          <w:divBdr>
            <w:top w:val="none" w:sz="0" w:space="0" w:color="auto"/>
            <w:left w:val="none" w:sz="0" w:space="0" w:color="auto"/>
            <w:bottom w:val="none" w:sz="0" w:space="0" w:color="auto"/>
            <w:right w:val="none" w:sz="0" w:space="0" w:color="auto"/>
          </w:divBdr>
        </w:div>
        <w:div w:id="68038529">
          <w:marLeft w:val="640"/>
          <w:marRight w:val="0"/>
          <w:marTop w:val="0"/>
          <w:marBottom w:val="0"/>
          <w:divBdr>
            <w:top w:val="none" w:sz="0" w:space="0" w:color="auto"/>
            <w:left w:val="none" w:sz="0" w:space="0" w:color="auto"/>
            <w:bottom w:val="none" w:sz="0" w:space="0" w:color="auto"/>
            <w:right w:val="none" w:sz="0" w:space="0" w:color="auto"/>
          </w:divBdr>
        </w:div>
        <w:div w:id="1316107265">
          <w:marLeft w:val="640"/>
          <w:marRight w:val="0"/>
          <w:marTop w:val="0"/>
          <w:marBottom w:val="0"/>
          <w:divBdr>
            <w:top w:val="none" w:sz="0" w:space="0" w:color="auto"/>
            <w:left w:val="none" w:sz="0" w:space="0" w:color="auto"/>
            <w:bottom w:val="none" w:sz="0" w:space="0" w:color="auto"/>
            <w:right w:val="none" w:sz="0" w:space="0" w:color="auto"/>
          </w:divBdr>
        </w:div>
        <w:div w:id="1012223832">
          <w:marLeft w:val="640"/>
          <w:marRight w:val="0"/>
          <w:marTop w:val="0"/>
          <w:marBottom w:val="0"/>
          <w:divBdr>
            <w:top w:val="none" w:sz="0" w:space="0" w:color="auto"/>
            <w:left w:val="none" w:sz="0" w:space="0" w:color="auto"/>
            <w:bottom w:val="none" w:sz="0" w:space="0" w:color="auto"/>
            <w:right w:val="none" w:sz="0" w:space="0" w:color="auto"/>
          </w:divBdr>
        </w:div>
        <w:div w:id="740954675">
          <w:marLeft w:val="640"/>
          <w:marRight w:val="0"/>
          <w:marTop w:val="0"/>
          <w:marBottom w:val="0"/>
          <w:divBdr>
            <w:top w:val="none" w:sz="0" w:space="0" w:color="auto"/>
            <w:left w:val="none" w:sz="0" w:space="0" w:color="auto"/>
            <w:bottom w:val="none" w:sz="0" w:space="0" w:color="auto"/>
            <w:right w:val="none" w:sz="0" w:space="0" w:color="auto"/>
          </w:divBdr>
        </w:div>
        <w:div w:id="2019651529">
          <w:marLeft w:val="640"/>
          <w:marRight w:val="0"/>
          <w:marTop w:val="0"/>
          <w:marBottom w:val="0"/>
          <w:divBdr>
            <w:top w:val="none" w:sz="0" w:space="0" w:color="auto"/>
            <w:left w:val="none" w:sz="0" w:space="0" w:color="auto"/>
            <w:bottom w:val="none" w:sz="0" w:space="0" w:color="auto"/>
            <w:right w:val="none" w:sz="0" w:space="0" w:color="auto"/>
          </w:divBdr>
        </w:div>
        <w:div w:id="2124415409">
          <w:marLeft w:val="640"/>
          <w:marRight w:val="0"/>
          <w:marTop w:val="0"/>
          <w:marBottom w:val="0"/>
          <w:divBdr>
            <w:top w:val="none" w:sz="0" w:space="0" w:color="auto"/>
            <w:left w:val="none" w:sz="0" w:space="0" w:color="auto"/>
            <w:bottom w:val="none" w:sz="0" w:space="0" w:color="auto"/>
            <w:right w:val="none" w:sz="0" w:space="0" w:color="auto"/>
          </w:divBdr>
        </w:div>
        <w:div w:id="2026125813">
          <w:marLeft w:val="640"/>
          <w:marRight w:val="0"/>
          <w:marTop w:val="0"/>
          <w:marBottom w:val="0"/>
          <w:divBdr>
            <w:top w:val="none" w:sz="0" w:space="0" w:color="auto"/>
            <w:left w:val="none" w:sz="0" w:space="0" w:color="auto"/>
            <w:bottom w:val="none" w:sz="0" w:space="0" w:color="auto"/>
            <w:right w:val="none" w:sz="0" w:space="0" w:color="auto"/>
          </w:divBdr>
        </w:div>
        <w:div w:id="1708947346">
          <w:marLeft w:val="640"/>
          <w:marRight w:val="0"/>
          <w:marTop w:val="0"/>
          <w:marBottom w:val="0"/>
          <w:divBdr>
            <w:top w:val="none" w:sz="0" w:space="0" w:color="auto"/>
            <w:left w:val="none" w:sz="0" w:space="0" w:color="auto"/>
            <w:bottom w:val="none" w:sz="0" w:space="0" w:color="auto"/>
            <w:right w:val="none" w:sz="0" w:space="0" w:color="auto"/>
          </w:divBdr>
        </w:div>
        <w:div w:id="1778871280">
          <w:marLeft w:val="640"/>
          <w:marRight w:val="0"/>
          <w:marTop w:val="0"/>
          <w:marBottom w:val="0"/>
          <w:divBdr>
            <w:top w:val="none" w:sz="0" w:space="0" w:color="auto"/>
            <w:left w:val="none" w:sz="0" w:space="0" w:color="auto"/>
            <w:bottom w:val="none" w:sz="0" w:space="0" w:color="auto"/>
            <w:right w:val="none" w:sz="0" w:space="0" w:color="auto"/>
          </w:divBdr>
        </w:div>
        <w:div w:id="509610064">
          <w:marLeft w:val="640"/>
          <w:marRight w:val="0"/>
          <w:marTop w:val="0"/>
          <w:marBottom w:val="0"/>
          <w:divBdr>
            <w:top w:val="none" w:sz="0" w:space="0" w:color="auto"/>
            <w:left w:val="none" w:sz="0" w:space="0" w:color="auto"/>
            <w:bottom w:val="none" w:sz="0" w:space="0" w:color="auto"/>
            <w:right w:val="none" w:sz="0" w:space="0" w:color="auto"/>
          </w:divBdr>
        </w:div>
        <w:div w:id="19624890">
          <w:marLeft w:val="640"/>
          <w:marRight w:val="0"/>
          <w:marTop w:val="0"/>
          <w:marBottom w:val="0"/>
          <w:divBdr>
            <w:top w:val="none" w:sz="0" w:space="0" w:color="auto"/>
            <w:left w:val="none" w:sz="0" w:space="0" w:color="auto"/>
            <w:bottom w:val="none" w:sz="0" w:space="0" w:color="auto"/>
            <w:right w:val="none" w:sz="0" w:space="0" w:color="auto"/>
          </w:divBdr>
        </w:div>
        <w:div w:id="438329834">
          <w:marLeft w:val="640"/>
          <w:marRight w:val="0"/>
          <w:marTop w:val="0"/>
          <w:marBottom w:val="0"/>
          <w:divBdr>
            <w:top w:val="none" w:sz="0" w:space="0" w:color="auto"/>
            <w:left w:val="none" w:sz="0" w:space="0" w:color="auto"/>
            <w:bottom w:val="none" w:sz="0" w:space="0" w:color="auto"/>
            <w:right w:val="none" w:sz="0" w:space="0" w:color="auto"/>
          </w:divBdr>
        </w:div>
        <w:div w:id="1141921504">
          <w:marLeft w:val="640"/>
          <w:marRight w:val="0"/>
          <w:marTop w:val="0"/>
          <w:marBottom w:val="0"/>
          <w:divBdr>
            <w:top w:val="none" w:sz="0" w:space="0" w:color="auto"/>
            <w:left w:val="none" w:sz="0" w:space="0" w:color="auto"/>
            <w:bottom w:val="none" w:sz="0" w:space="0" w:color="auto"/>
            <w:right w:val="none" w:sz="0" w:space="0" w:color="auto"/>
          </w:divBdr>
        </w:div>
        <w:div w:id="491334663">
          <w:marLeft w:val="640"/>
          <w:marRight w:val="0"/>
          <w:marTop w:val="0"/>
          <w:marBottom w:val="0"/>
          <w:divBdr>
            <w:top w:val="none" w:sz="0" w:space="0" w:color="auto"/>
            <w:left w:val="none" w:sz="0" w:space="0" w:color="auto"/>
            <w:bottom w:val="none" w:sz="0" w:space="0" w:color="auto"/>
            <w:right w:val="none" w:sz="0" w:space="0" w:color="auto"/>
          </w:divBdr>
        </w:div>
        <w:div w:id="1258489907">
          <w:marLeft w:val="640"/>
          <w:marRight w:val="0"/>
          <w:marTop w:val="0"/>
          <w:marBottom w:val="0"/>
          <w:divBdr>
            <w:top w:val="none" w:sz="0" w:space="0" w:color="auto"/>
            <w:left w:val="none" w:sz="0" w:space="0" w:color="auto"/>
            <w:bottom w:val="none" w:sz="0" w:space="0" w:color="auto"/>
            <w:right w:val="none" w:sz="0" w:space="0" w:color="auto"/>
          </w:divBdr>
        </w:div>
        <w:div w:id="1410930892">
          <w:marLeft w:val="640"/>
          <w:marRight w:val="0"/>
          <w:marTop w:val="0"/>
          <w:marBottom w:val="0"/>
          <w:divBdr>
            <w:top w:val="none" w:sz="0" w:space="0" w:color="auto"/>
            <w:left w:val="none" w:sz="0" w:space="0" w:color="auto"/>
            <w:bottom w:val="none" w:sz="0" w:space="0" w:color="auto"/>
            <w:right w:val="none" w:sz="0" w:space="0" w:color="auto"/>
          </w:divBdr>
        </w:div>
        <w:div w:id="1816948277">
          <w:marLeft w:val="640"/>
          <w:marRight w:val="0"/>
          <w:marTop w:val="0"/>
          <w:marBottom w:val="0"/>
          <w:divBdr>
            <w:top w:val="none" w:sz="0" w:space="0" w:color="auto"/>
            <w:left w:val="none" w:sz="0" w:space="0" w:color="auto"/>
            <w:bottom w:val="none" w:sz="0" w:space="0" w:color="auto"/>
            <w:right w:val="none" w:sz="0" w:space="0" w:color="auto"/>
          </w:divBdr>
        </w:div>
        <w:div w:id="197159531">
          <w:marLeft w:val="640"/>
          <w:marRight w:val="0"/>
          <w:marTop w:val="0"/>
          <w:marBottom w:val="0"/>
          <w:divBdr>
            <w:top w:val="none" w:sz="0" w:space="0" w:color="auto"/>
            <w:left w:val="none" w:sz="0" w:space="0" w:color="auto"/>
            <w:bottom w:val="none" w:sz="0" w:space="0" w:color="auto"/>
            <w:right w:val="none" w:sz="0" w:space="0" w:color="auto"/>
          </w:divBdr>
        </w:div>
        <w:div w:id="1166826115">
          <w:marLeft w:val="640"/>
          <w:marRight w:val="0"/>
          <w:marTop w:val="0"/>
          <w:marBottom w:val="0"/>
          <w:divBdr>
            <w:top w:val="none" w:sz="0" w:space="0" w:color="auto"/>
            <w:left w:val="none" w:sz="0" w:space="0" w:color="auto"/>
            <w:bottom w:val="none" w:sz="0" w:space="0" w:color="auto"/>
            <w:right w:val="none" w:sz="0" w:space="0" w:color="auto"/>
          </w:divBdr>
        </w:div>
        <w:div w:id="91821057">
          <w:marLeft w:val="640"/>
          <w:marRight w:val="0"/>
          <w:marTop w:val="0"/>
          <w:marBottom w:val="0"/>
          <w:divBdr>
            <w:top w:val="none" w:sz="0" w:space="0" w:color="auto"/>
            <w:left w:val="none" w:sz="0" w:space="0" w:color="auto"/>
            <w:bottom w:val="none" w:sz="0" w:space="0" w:color="auto"/>
            <w:right w:val="none" w:sz="0" w:space="0" w:color="auto"/>
          </w:divBdr>
        </w:div>
        <w:div w:id="1536507187">
          <w:marLeft w:val="640"/>
          <w:marRight w:val="0"/>
          <w:marTop w:val="0"/>
          <w:marBottom w:val="0"/>
          <w:divBdr>
            <w:top w:val="none" w:sz="0" w:space="0" w:color="auto"/>
            <w:left w:val="none" w:sz="0" w:space="0" w:color="auto"/>
            <w:bottom w:val="none" w:sz="0" w:space="0" w:color="auto"/>
            <w:right w:val="none" w:sz="0" w:space="0" w:color="auto"/>
          </w:divBdr>
        </w:div>
        <w:div w:id="958101876">
          <w:marLeft w:val="640"/>
          <w:marRight w:val="0"/>
          <w:marTop w:val="0"/>
          <w:marBottom w:val="0"/>
          <w:divBdr>
            <w:top w:val="none" w:sz="0" w:space="0" w:color="auto"/>
            <w:left w:val="none" w:sz="0" w:space="0" w:color="auto"/>
            <w:bottom w:val="none" w:sz="0" w:space="0" w:color="auto"/>
            <w:right w:val="none" w:sz="0" w:space="0" w:color="auto"/>
          </w:divBdr>
        </w:div>
        <w:div w:id="562327159">
          <w:marLeft w:val="640"/>
          <w:marRight w:val="0"/>
          <w:marTop w:val="0"/>
          <w:marBottom w:val="0"/>
          <w:divBdr>
            <w:top w:val="none" w:sz="0" w:space="0" w:color="auto"/>
            <w:left w:val="none" w:sz="0" w:space="0" w:color="auto"/>
            <w:bottom w:val="none" w:sz="0" w:space="0" w:color="auto"/>
            <w:right w:val="none" w:sz="0" w:space="0" w:color="auto"/>
          </w:divBdr>
        </w:div>
        <w:div w:id="325860188">
          <w:marLeft w:val="640"/>
          <w:marRight w:val="0"/>
          <w:marTop w:val="0"/>
          <w:marBottom w:val="0"/>
          <w:divBdr>
            <w:top w:val="none" w:sz="0" w:space="0" w:color="auto"/>
            <w:left w:val="none" w:sz="0" w:space="0" w:color="auto"/>
            <w:bottom w:val="none" w:sz="0" w:space="0" w:color="auto"/>
            <w:right w:val="none" w:sz="0" w:space="0" w:color="auto"/>
          </w:divBdr>
        </w:div>
        <w:div w:id="479734834">
          <w:marLeft w:val="640"/>
          <w:marRight w:val="0"/>
          <w:marTop w:val="0"/>
          <w:marBottom w:val="0"/>
          <w:divBdr>
            <w:top w:val="none" w:sz="0" w:space="0" w:color="auto"/>
            <w:left w:val="none" w:sz="0" w:space="0" w:color="auto"/>
            <w:bottom w:val="none" w:sz="0" w:space="0" w:color="auto"/>
            <w:right w:val="none" w:sz="0" w:space="0" w:color="auto"/>
          </w:divBdr>
        </w:div>
        <w:div w:id="18288441">
          <w:marLeft w:val="640"/>
          <w:marRight w:val="0"/>
          <w:marTop w:val="0"/>
          <w:marBottom w:val="0"/>
          <w:divBdr>
            <w:top w:val="none" w:sz="0" w:space="0" w:color="auto"/>
            <w:left w:val="none" w:sz="0" w:space="0" w:color="auto"/>
            <w:bottom w:val="none" w:sz="0" w:space="0" w:color="auto"/>
            <w:right w:val="none" w:sz="0" w:space="0" w:color="auto"/>
          </w:divBdr>
        </w:div>
        <w:div w:id="1984432339">
          <w:marLeft w:val="640"/>
          <w:marRight w:val="0"/>
          <w:marTop w:val="0"/>
          <w:marBottom w:val="0"/>
          <w:divBdr>
            <w:top w:val="none" w:sz="0" w:space="0" w:color="auto"/>
            <w:left w:val="none" w:sz="0" w:space="0" w:color="auto"/>
            <w:bottom w:val="none" w:sz="0" w:space="0" w:color="auto"/>
            <w:right w:val="none" w:sz="0" w:space="0" w:color="auto"/>
          </w:divBdr>
        </w:div>
        <w:div w:id="769278688">
          <w:marLeft w:val="640"/>
          <w:marRight w:val="0"/>
          <w:marTop w:val="0"/>
          <w:marBottom w:val="0"/>
          <w:divBdr>
            <w:top w:val="none" w:sz="0" w:space="0" w:color="auto"/>
            <w:left w:val="none" w:sz="0" w:space="0" w:color="auto"/>
            <w:bottom w:val="none" w:sz="0" w:space="0" w:color="auto"/>
            <w:right w:val="none" w:sz="0" w:space="0" w:color="auto"/>
          </w:divBdr>
        </w:div>
      </w:divsChild>
    </w:div>
    <w:div w:id="1961766591">
      <w:bodyDiv w:val="1"/>
      <w:marLeft w:val="0"/>
      <w:marRight w:val="0"/>
      <w:marTop w:val="0"/>
      <w:marBottom w:val="0"/>
      <w:divBdr>
        <w:top w:val="none" w:sz="0" w:space="0" w:color="auto"/>
        <w:left w:val="none" w:sz="0" w:space="0" w:color="auto"/>
        <w:bottom w:val="none" w:sz="0" w:space="0" w:color="auto"/>
        <w:right w:val="none" w:sz="0" w:space="0" w:color="auto"/>
      </w:divBdr>
    </w:div>
    <w:div w:id="1963803615">
      <w:bodyDiv w:val="1"/>
      <w:marLeft w:val="0"/>
      <w:marRight w:val="0"/>
      <w:marTop w:val="0"/>
      <w:marBottom w:val="0"/>
      <w:divBdr>
        <w:top w:val="none" w:sz="0" w:space="0" w:color="auto"/>
        <w:left w:val="none" w:sz="0" w:space="0" w:color="auto"/>
        <w:bottom w:val="none" w:sz="0" w:space="0" w:color="auto"/>
        <w:right w:val="none" w:sz="0" w:space="0" w:color="auto"/>
      </w:divBdr>
      <w:divsChild>
        <w:div w:id="1943607180">
          <w:marLeft w:val="640"/>
          <w:marRight w:val="0"/>
          <w:marTop w:val="0"/>
          <w:marBottom w:val="0"/>
          <w:divBdr>
            <w:top w:val="none" w:sz="0" w:space="0" w:color="auto"/>
            <w:left w:val="none" w:sz="0" w:space="0" w:color="auto"/>
            <w:bottom w:val="none" w:sz="0" w:space="0" w:color="auto"/>
            <w:right w:val="none" w:sz="0" w:space="0" w:color="auto"/>
          </w:divBdr>
        </w:div>
        <w:div w:id="57289190">
          <w:marLeft w:val="640"/>
          <w:marRight w:val="0"/>
          <w:marTop w:val="0"/>
          <w:marBottom w:val="0"/>
          <w:divBdr>
            <w:top w:val="none" w:sz="0" w:space="0" w:color="auto"/>
            <w:left w:val="none" w:sz="0" w:space="0" w:color="auto"/>
            <w:bottom w:val="none" w:sz="0" w:space="0" w:color="auto"/>
            <w:right w:val="none" w:sz="0" w:space="0" w:color="auto"/>
          </w:divBdr>
        </w:div>
        <w:div w:id="940642788">
          <w:marLeft w:val="640"/>
          <w:marRight w:val="0"/>
          <w:marTop w:val="0"/>
          <w:marBottom w:val="0"/>
          <w:divBdr>
            <w:top w:val="none" w:sz="0" w:space="0" w:color="auto"/>
            <w:left w:val="none" w:sz="0" w:space="0" w:color="auto"/>
            <w:bottom w:val="none" w:sz="0" w:space="0" w:color="auto"/>
            <w:right w:val="none" w:sz="0" w:space="0" w:color="auto"/>
          </w:divBdr>
        </w:div>
        <w:div w:id="1006056168">
          <w:marLeft w:val="640"/>
          <w:marRight w:val="0"/>
          <w:marTop w:val="0"/>
          <w:marBottom w:val="0"/>
          <w:divBdr>
            <w:top w:val="none" w:sz="0" w:space="0" w:color="auto"/>
            <w:left w:val="none" w:sz="0" w:space="0" w:color="auto"/>
            <w:bottom w:val="none" w:sz="0" w:space="0" w:color="auto"/>
            <w:right w:val="none" w:sz="0" w:space="0" w:color="auto"/>
          </w:divBdr>
        </w:div>
        <w:div w:id="1339694110">
          <w:marLeft w:val="640"/>
          <w:marRight w:val="0"/>
          <w:marTop w:val="0"/>
          <w:marBottom w:val="0"/>
          <w:divBdr>
            <w:top w:val="none" w:sz="0" w:space="0" w:color="auto"/>
            <w:left w:val="none" w:sz="0" w:space="0" w:color="auto"/>
            <w:bottom w:val="none" w:sz="0" w:space="0" w:color="auto"/>
            <w:right w:val="none" w:sz="0" w:space="0" w:color="auto"/>
          </w:divBdr>
        </w:div>
        <w:div w:id="11731071">
          <w:marLeft w:val="640"/>
          <w:marRight w:val="0"/>
          <w:marTop w:val="0"/>
          <w:marBottom w:val="0"/>
          <w:divBdr>
            <w:top w:val="none" w:sz="0" w:space="0" w:color="auto"/>
            <w:left w:val="none" w:sz="0" w:space="0" w:color="auto"/>
            <w:bottom w:val="none" w:sz="0" w:space="0" w:color="auto"/>
            <w:right w:val="none" w:sz="0" w:space="0" w:color="auto"/>
          </w:divBdr>
        </w:div>
        <w:div w:id="668676627">
          <w:marLeft w:val="640"/>
          <w:marRight w:val="0"/>
          <w:marTop w:val="0"/>
          <w:marBottom w:val="0"/>
          <w:divBdr>
            <w:top w:val="none" w:sz="0" w:space="0" w:color="auto"/>
            <w:left w:val="none" w:sz="0" w:space="0" w:color="auto"/>
            <w:bottom w:val="none" w:sz="0" w:space="0" w:color="auto"/>
            <w:right w:val="none" w:sz="0" w:space="0" w:color="auto"/>
          </w:divBdr>
        </w:div>
        <w:div w:id="2115247276">
          <w:marLeft w:val="640"/>
          <w:marRight w:val="0"/>
          <w:marTop w:val="0"/>
          <w:marBottom w:val="0"/>
          <w:divBdr>
            <w:top w:val="none" w:sz="0" w:space="0" w:color="auto"/>
            <w:left w:val="none" w:sz="0" w:space="0" w:color="auto"/>
            <w:bottom w:val="none" w:sz="0" w:space="0" w:color="auto"/>
            <w:right w:val="none" w:sz="0" w:space="0" w:color="auto"/>
          </w:divBdr>
        </w:div>
        <w:div w:id="352923484">
          <w:marLeft w:val="640"/>
          <w:marRight w:val="0"/>
          <w:marTop w:val="0"/>
          <w:marBottom w:val="0"/>
          <w:divBdr>
            <w:top w:val="none" w:sz="0" w:space="0" w:color="auto"/>
            <w:left w:val="none" w:sz="0" w:space="0" w:color="auto"/>
            <w:bottom w:val="none" w:sz="0" w:space="0" w:color="auto"/>
            <w:right w:val="none" w:sz="0" w:space="0" w:color="auto"/>
          </w:divBdr>
        </w:div>
        <w:div w:id="563641335">
          <w:marLeft w:val="640"/>
          <w:marRight w:val="0"/>
          <w:marTop w:val="0"/>
          <w:marBottom w:val="0"/>
          <w:divBdr>
            <w:top w:val="none" w:sz="0" w:space="0" w:color="auto"/>
            <w:left w:val="none" w:sz="0" w:space="0" w:color="auto"/>
            <w:bottom w:val="none" w:sz="0" w:space="0" w:color="auto"/>
            <w:right w:val="none" w:sz="0" w:space="0" w:color="auto"/>
          </w:divBdr>
        </w:div>
        <w:div w:id="291373759">
          <w:marLeft w:val="640"/>
          <w:marRight w:val="0"/>
          <w:marTop w:val="0"/>
          <w:marBottom w:val="0"/>
          <w:divBdr>
            <w:top w:val="none" w:sz="0" w:space="0" w:color="auto"/>
            <w:left w:val="none" w:sz="0" w:space="0" w:color="auto"/>
            <w:bottom w:val="none" w:sz="0" w:space="0" w:color="auto"/>
            <w:right w:val="none" w:sz="0" w:space="0" w:color="auto"/>
          </w:divBdr>
        </w:div>
        <w:div w:id="865945333">
          <w:marLeft w:val="640"/>
          <w:marRight w:val="0"/>
          <w:marTop w:val="0"/>
          <w:marBottom w:val="0"/>
          <w:divBdr>
            <w:top w:val="none" w:sz="0" w:space="0" w:color="auto"/>
            <w:left w:val="none" w:sz="0" w:space="0" w:color="auto"/>
            <w:bottom w:val="none" w:sz="0" w:space="0" w:color="auto"/>
            <w:right w:val="none" w:sz="0" w:space="0" w:color="auto"/>
          </w:divBdr>
        </w:div>
        <w:div w:id="171190377">
          <w:marLeft w:val="640"/>
          <w:marRight w:val="0"/>
          <w:marTop w:val="0"/>
          <w:marBottom w:val="0"/>
          <w:divBdr>
            <w:top w:val="none" w:sz="0" w:space="0" w:color="auto"/>
            <w:left w:val="none" w:sz="0" w:space="0" w:color="auto"/>
            <w:bottom w:val="none" w:sz="0" w:space="0" w:color="auto"/>
            <w:right w:val="none" w:sz="0" w:space="0" w:color="auto"/>
          </w:divBdr>
        </w:div>
        <w:div w:id="134370559">
          <w:marLeft w:val="640"/>
          <w:marRight w:val="0"/>
          <w:marTop w:val="0"/>
          <w:marBottom w:val="0"/>
          <w:divBdr>
            <w:top w:val="none" w:sz="0" w:space="0" w:color="auto"/>
            <w:left w:val="none" w:sz="0" w:space="0" w:color="auto"/>
            <w:bottom w:val="none" w:sz="0" w:space="0" w:color="auto"/>
            <w:right w:val="none" w:sz="0" w:space="0" w:color="auto"/>
          </w:divBdr>
        </w:div>
        <w:div w:id="1009522200">
          <w:marLeft w:val="640"/>
          <w:marRight w:val="0"/>
          <w:marTop w:val="0"/>
          <w:marBottom w:val="0"/>
          <w:divBdr>
            <w:top w:val="none" w:sz="0" w:space="0" w:color="auto"/>
            <w:left w:val="none" w:sz="0" w:space="0" w:color="auto"/>
            <w:bottom w:val="none" w:sz="0" w:space="0" w:color="auto"/>
            <w:right w:val="none" w:sz="0" w:space="0" w:color="auto"/>
          </w:divBdr>
        </w:div>
        <w:div w:id="1819565616">
          <w:marLeft w:val="640"/>
          <w:marRight w:val="0"/>
          <w:marTop w:val="0"/>
          <w:marBottom w:val="0"/>
          <w:divBdr>
            <w:top w:val="none" w:sz="0" w:space="0" w:color="auto"/>
            <w:left w:val="none" w:sz="0" w:space="0" w:color="auto"/>
            <w:bottom w:val="none" w:sz="0" w:space="0" w:color="auto"/>
            <w:right w:val="none" w:sz="0" w:space="0" w:color="auto"/>
          </w:divBdr>
        </w:div>
        <w:div w:id="397367676">
          <w:marLeft w:val="640"/>
          <w:marRight w:val="0"/>
          <w:marTop w:val="0"/>
          <w:marBottom w:val="0"/>
          <w:divBdr>
            <w:top w:val="none" w:sz="0" w:space="0" w:color="auto"/>
            <w:left w:val="none" w:sz="0" w:space="0" w:color="auto"/>
            <w:bottom w:val="none" w:sz="0" w:space="0" w:color="auto"/>
            <w:right w:val="none" w:sz="0" w:space="0" w:color="auto"/>
          </w:divBdr>
        </w:div>
        <w:div w:id="1687562578">
          <w:marLeft w:val="640"/>
          <w:marRight w:val="0"/>
          <w:marTop w:val="0"/>
          <w:marBottom w:val="0"/>
          <w:divBdr>
            <w:top w:val="none" w:sz="0" w:space="0" w:color="auto"/>
            <w:left w:val="none" w:sz="0" w:space="0" w:color="auto"/>
            <w:bottom w:val="none" w:sz="0" w:space="0" w:color="auto"/>
            <w:right w:val="none" w:sz="0" w:space="0" w:color="auto"/>
          </w:divBdr>
        </w:div>
        <w:div w:id="1955751968">
          <w:marLeft w:val="640"/>
          <w:marRight w:val="0"/>
          <w:marTop w:val="0"/>
          <w:marBottom w:val="0"/>
          <w:divBdr>
            <w:top w:val="none" w:sz="0" w:space="0" w:color="auto"/>
            <w:left w:val="none" w:sz="0" w:space="0" w:color="auto"/>
            <w:bottom w:val="none" w:sz="0" w:space="0" w:color="auto"/>
            <w:right w:val="none" w:sz="0" w:space="0" w:color="auto"/>
          </w:divBdr>
        </w:div>
        <w:div w:id="1951011065">
          <w:marLeft w:val="640"/>
          <w:marRight w:val="0"/>
          <w:marTop w:val="0"/>
          <w:marBottom w:val="0"/>
          <w:divBdr>
            <w:top w:val="none" w:sz="0" w:space="0" w:color="auto"/>
            <w:left w:val="none" w:sz="0" w:space="0" w:color="auto"/>
            <w:bottom w:val="none" w:sz="0" w:space="0" w:color="auto"/>
            <w:right w:val="none" w:sz="0" w:space="0" w:color="auto"/>
          </w:divBdr>
        </w:div>
        <w:div w:id="472990247">
          <w:marLeft w:val="640"/>
          <w:marRight w:val="0"/>
          <w:marTop w:val="0"/>
          <w:marBottom w:val="0"/>
          <w:divBdr>
            <w:top w:val="none" w:sz="0" w:space="0" w:color="auto"/>
            <w:left w:val="none" w:sz="0" w:space="0" w:color="auto"/>
            <w:bottom w:val="none" w:sz="0" w:space="0" w:color="auto"/>
            <w:right w:val="none" w:sz="0" w:space="0" w:color="auto"/>
          </w:divBdr>
        </w:div>
        <w:div w:id="1396776215">
          <w:marLeft w:val="640"/>
          <w:marRight w:val="0"/>
          <w:marTop w:val="0"/>
          <w:marBottom w:val="0"/>
          <w:divBdr>
            <w:top w:val="none" w:sz="0" w:space="0" w:color="auto"/>
            <w:left w:val="none" w:sz="0" w:space="0" w:color="auto"/>
            <w:bottom w:val="none" w:sz="0" w:space="0" w:color="auto"/>
            <w:right w:val="none" w:sz="0" w:space="0" w:color="auto"/>
          </w:divBdr>
        </w:div>
        <w:div w:id="197936417">
          <w:marLeft w:val="640"/>
          <w:marRight w:val="0"/>
          <w:marTop w:val="0"/>
          <w:marBottom w:val="0"/>
          <w:divBdr>
            <w:top w:val="none" w:sz="0" w:space="0" w:color="auto"/>
            <w:left w:val="none" w:sz="0" w:space="0" w:color="auto"/>
            <w:bottom w:val="none" w:sz="0" w:space="0" w:color="auto"/>
            <w:right w:val="none" w:sz="0" w:space="0" w:color="auto"/>
          </w:divBdr>
        </w:div>
        <w:div w:id="388308982">
          <w:marLeft w:val="640"/>
          <w:marRight w:val="0"/>
          <w:marTop w:val="0"/>
          <w:marBottom w:val="0"/>
          <w:divBdr>
            <w:top w:val="none" w:sz="0" w:space="0" w:color="auto"/>
            <w:left w:val="none" w:sz="0" w:space="0" w:color="auto"/>
            <w:bottom w:val="none" w:sz="0" w:space="0" w:color="auto"/>
            <w:right w:val="none" w:sz="0" w:space="0" w:color="auto"/>
          </w:divBdr>
        </w:div>
        <w:div w:id="99880926">
          <w:marLeft w:val="640"/>
          <w:marRight w:val="0"/>
          <w:marTop w:val="0"/>
          <w:marBottom w:val="0"/>
          <w:divBdr>
            <w:top w:val="none" w:sz="0" w:space="0" w:color="auto"/>
            <w:left w:val="none" w:sz="0" w:space="0" w:color="auto"/>
            <w:bottom w:val="none" w:sz="0" w:space="0" w:color="auto"/>
            <w:right w:val="none" w:sz="0" w:space="0" w:color="auto"/>
          </w:divBdr>
        </w:div>
        <w:div w:id="2055618288">
          <w:marLeft w:val="640"/>
          <w:marRight w:val="0"/>
          <w:marTop w:val="0"/>
          <w:marBottom w:val="0"/>
          <w:divBdr>
            <w:top w:val="none" w:sz="0" w:space="0" w:color="auto"/>
            <w:left w:val="none" w:sz="0" w:space="0" w:color="auto"/>
            <w:bottom w:val="none" w:sz="0" w:space="0" w:color="auto"/>
            <w:right w:val="none" w:sz="0" w:space="0" w:color="auto"/>
          </w:divBdr>
        </w:div>
        <w:div w:id="2015063880">
          <w:marLeft w:val="640"/>
          <w:marRight w:val="0"/>
          <w:marTop w:val="0"/>
          <w:marBottom w:val="0"/>
          <w:divBdr>
            <w:top w:val="none" w:sz="0" w:space="0" w:color="auto"/>
            <w:left w:val="none" w:sz="0" w:space="0" w:color="auto"/>
            <w:bottom w:val="none" w:sz="0" w:space="0" w:color="auto"/>
            <w:right w:val="none" w:sz="0" w:space="0" w:color="auto"/>
          </w:divBdr>
        </w:div>
        <w:div w:id="379672242">
          <w:marLeft w:val="640"/>
          <w:marRight w:val="0"/>
          <w:marTop w:val="0"/>
          <w:marBottom w:val="0"/>
          <w:divBdr>
            <w:top w:val="none" w:sz="0" w:space="0" w:color="auto"/>
            <w:left w:val="none" w:sz="0" w:space="0" w:color="auto"/>
            <w:bottom w:val="none" w:sz="0" w:space="0" w:color="auto"/>
            <w:right w:val="none" w:sz="0" w:space="0" w:color="auto"/>
          </w:divBdr>
        </w:div>
        <w:div w:id="1933775654">
          <w:marLeft w:val="640"/>
          <w:marRight w:val="0"/>
          <w:marTop w:val="0"/>
          <w:marBottom w:val="0"/>
          <w:divBdr>
            <w:top w:val="none" w:sz="0" w:space="0" w:color="auto"/>
            <w:left w:val="none" w:sz="0" w:space="0" w:color="auto"/>
            <w:bottom w:val="none" w:sz="0" w:space="0" w:color="auto"/>
            <w:right w:val="none" w:sz="0" w:space="0" w:color="auto"/>
          </w:divBdr>
        </w:div>
        <w:div w:id="1462386153">
          <w:marLeft w:val="640"/>
          <w:marRight w:val="0"/>
          <w:marTop w:val="0"/>
          <w:marBottom w:val="0"/>
          <w:divBdr>
            <w:top w:val="none" w:sz="0" w:space="0" w:color="auto"/>
            <w:left w:val="none" w:sz="0" w:space="0" w:color="auto"/>
            <w:bottom w:val="none" w:sz="0" w:space="0" w:color="auto"/>
            <w:right w:val="none" w:sz="0" w:space="0" w:color="auto"/>
          </w:divBdr>
        </w:div>
        <w:div w:id="296108726">
          <w:marLeft w:val="640"/>
          <w:marRight w:val="0"/>
          <w:marTop w:val="0"/>
          <w:marBottom w:val="0"/>
          <w:divBdr>
            <w:top w:val="none" w:sz="0" w:space="0" w:color="auto"/>
            <w:left w:val="none" w:sz="0" w:space="0" w:color="auto"/>
            <w:bottom w:val="none" w:sz="0" w:space="0" w:color="auto"/>
            <w:right w:val="none" w:sz="0" w:space="0" w:color="auto"/>
          </w:divBdr>
        </w:div>
        <w:div w:id="1988123219">
          <w:marLeft w:val="640"/>
          <w:marRight w:val="0"/>
          <w:marTop w:val="0"/>
          <w:marBottom w:val="0"/>
          <w:divBdr>
            <w:top w:val="none" w:sz="0" w:space="0" w:color="auto"/>
            <w:left w:val="none" w:sz="0" w:space="0" w:color="auto"/>
            <w:bottom w:val="none" w:sz="0" w:space="0" w:color="auto"/>
            <w:right w:val="none" w:sz="0" w:space="0" w:color="auto"/>
          </w:divBdr>
        </w:div>
        <w:div w:id="2050370592">
          <w:marLeft w:val="640"/>
          <w:marRight w:val="0"/>
          <w:marTop w:val="0"/>
          <w:marBottom w:val="0"/>
          <w:divBdr>
            <w:top w:val="none" w:sz="0" w:space="0" w:color="auto"/>
            <w:left w:val="none" w:sz="0" w:space="0" w:color="auto"/>
            <w:bottom w:val="none" w:sz="0" w:space="0" w:color="auto"/>
            <w:right w:val="none" w:sz="0" w:space="0" w:color="auto"/>
          </w:divBdr>
        </w:div>
        <w:div w:id="915092239">
          <w:marLeft w:val="640"/>
          <w:marRight w:val="0"/>
          <w:marTop w:val="0"/>
          <w:marBottom w:val="0"/>
          <w:divBdr>
            <w:top w:val="none" w:sz="0" w:space="0" w:color="auto"/>
            <w:left w:val="none" w:sz="0" w:space="0" w:color="auto"/>
            <w:bottom w:val="none" w:sz="0" w:space="0" w:color="auto"/>
            <w:right w:val="none" w:sz="0" w:space="0" w:color="auto"/>
          </w:divBdr>
        </w:div>
        <w:div w:id="1122574821">
          <w:marLeft w:val="640"/>
          <w:marRight w:val="0"/>
          <w:marTop w:val="0"/>
          <w:marBottom w:val="0"/>
          <w:divBdr>
            <w:top w:val="none" w:sz="0" w:space="0" w:color="auto"/>
            <w:left w:val="none" w:sz="0" w:space="0" w:color="auto"/>
            <w:bottom w:val="none" w:sz="0" w:space="0" w:color="auto"/>
            <w:right w:val="none" w:sz="0" w:space="0" w:color="auto"/>
          </w:divBdr>
        </w:div>
        <w:div w:id="887960909">
          <w:marLeft w:val="640"/>
          <w:marRight w:val="0"/>
          <w:marTop w:val="0"/>
          <w:marBottom w:val="0"/>
          <w:divBdr>
            <w:top w:val="none" w:sz="0" w:space="0" w:color="auto"/>
            <w:left w:val="none" w:sz="0" w:space="0" w:color="auto"/>
            <w:bottom w:val="none" w:sz="0" w:space="0" w:color="auto"/>
            <w:right w:val="none" w:sz="0" w:space="0" w:color="auto"/>
          </w:divBdr>
        </w:div>
        <w:div w:id="1755280524">
          <w:marLeft w:val="640"/>
          <w:marRight w:val="0"/>
          <w:marTop w:val="0"/>
          <w:marBottom w:val="0"/>
          <w:divBdr>
            <w:top w:val="none" w:sz="0" w:space="0" w:color="auto"/>
            <w:left w:val="none" w:sz="0" w:space="0" w:color="auto"/>
            <w:bottom w:val="none" w:sz="0" w:space="0" w:color="auto"/>
            <w:right w:val="none" w:sz="0" w:space="0" w:color="auto"/>
          </w:divBdr>
        </w:div>
        <w:div w:id="2116753765">
          <w:marLeft w:val="640"/>
          <w:marRight w:val="0"/>
          <w:marTop w:val="0"/>
          <w:marBottom w:val="0"/>
          <w:divBdr>
            <w:top w:val="none" w:sz="0" w:space="0" w:color="auto"/>
            <w:left w:val="none" w:sz="0" w:space="0" w:color="auto"/>
            <w:bottom w:val="none" w:sz="0" w:space="0" w:color="auto"/>
            <w:right w:val="none" w:sz="0" w:space="0" w:color="auto"/>
          </w:divBdr>
        </w:div>
        <w:div w:id="35786958">
          <w:marLeft w:val="640"/>
          <w:marRight w:val="0"/>
          <w:marTop w:val="0"/>
          <w:marBottom w:val="0"/>
          <w:divBdr>
            <w:top w:val="none" w:sz="0" w:space="0" w:color="auto"/>
            <w:left w:val="none" w:sz="0" w:space="0" w:color="auto"/>
            <w:bottom w:val="none" w:sz="0" w:space="0" w:color="auto"/>
            <w:right w:val="none" w:sz="0" w:space="0" w:color="auto"/>
          </w:divBdr>
        </w:div>
        <w:div w:id="1723672949">
          <w:marLeft w:val="640"/>
          <w:marRight w:val="0"/>
          <w:marTop w:val="0"/>
          <w:marBottom w:val="0"/>
          <w:divBdr>
            <w:top w:val="none" w:sz="0" w:space="0" w:color="auto"/>
            <w:left w:val="none" w:sz="0" w:space="0" w:color="auto"/>
            <w:bottom w:val="none" w:sz="0" w:space="0" w:color="auto"/>
            <w:right w:val="none" w:sz="0" w:space="0" w:color="auto"/>
          </w:divBdr>
        </w:div>
        <w:div w:id="331299161">
          <w:marLeft w:val="640"/>
          <w:marRight w:val="0"/>
          <w:marTop w:val="0"/>
          <w:marBottom w:val="0"/>
          <w:divBdr>
            <w:top w:val="none" w:sz="0" w:space="0" w:color="auto"/>
            <w:left w:val="none" w:sz="0" w:space="0" w:color="auto"/>
            <w:bottom w:val="none" w:sz="0" w:space="0" w:color="auto"/>
            <w:right w:val="none" w:sz="0" w:space="0" w:color="auto"/>
          </w:divBdr>
        </w:div>
        <w:div w:id="1756902976">
          <w:marLeft w:val="640"/>
          <w:marRight w:val="0"/>
          <w:marTop w:val="0"/>
          <w:marBottom w:val="0"/>
          <w:divBdr>
            <w:top w:val="none" w:sz="0" w:space="0" w:color="auto"/>
            <w:left w:val="none" w:sz="0" w:space="0" w:color="auto"/>
            <w:bottom w:val="none" w:sz="0" w:space="0" w:color="auto"/>
            <w:right w:val="none" w:sz="0" w:space="0" w:color="auto"/>
          </w:divBdr>
        </w:div>
        <w:div w:id="953245461">
          <w:marLeft w:val="640"/>
          <w:marRight w:val="0"/>
          <w:marTop w:val="0"/>
          <w:marBottom w:val="0"/>
          <w:divBdr>
            <w:top w:val="none" w:sz="0" w:space="0" w:color="auto"/>
            <w:left w:val="none" w:sz="0" w:space="0" w:color="auto"/>
            <w:bottom w:val="none" w:sz="0" w:space="0" w:color="auto"/>
            <w:right w:val="none" w:sz="0" w:space="0" w:color="auto"/>
          </w:divBdr>
        </w:div>
        <w:div w:id="974455125">
          <w:marLeft w:val="640"/>
          <w:marRight w:val="0"/>
          <w:marTop w:val="0"/>
          <w:marBottom w:val="0"/>
          <w:divBdr>
            <w:top w:val="none" w:sz="0" w:space="0" w:color="auto"/>
            <w:left w:val="none" w:sz="0" w:space="0" w:color="auto"/>
            <w:bottom w:val="none" w:sz="0" w:space="0" w:color="auto"/>
            <w:right w:val="none" w:sz="0" w:space="0" w:color="auto"/>
          </w:divBdr>
        </w:div>
        <w:div w:id="358626347">
          <w:marLeft w:val="640"/>
          <w:marRight w:val="0"/>
          <w:marTop w:val="0"/>
          <w:marBottom w:val="0"/>
          <w:divBdr>
            <w:top w:val="none" w:sz="0" w:space="0" w:color="auto"/>
            <w:left w:val="none" w:sz="0" w:space="0" w:color="auto"/>
            <w:bottom w:val="none" w:sz="0" w:space="0" w:color="auto"/>
            <w:right w:val="none" w:sz="0" w:space="0" w:color="auto"/>
          </w:divBdr>
        </w:div>
        <w:div w:id="2140226711">
          <w:marLeft w:val="640"/>
          <w:marRight w:val="0"/>
          <w:marTop w:val="0"/>
          <w:marBottom w:val="0"/>
          <w:divBdr>
            <w:top w:val="none" w:sz="0" w:space="0" w:color="auto"/>
            <w:left w:val="none" w:sz="0" w:space="0" w:color="auto"/>
            <w:bottom w:val="none" w:sz="0" w:space="0" w:color="auto"/>
            <w:right w:val="none" w:sz="0" w:space="0" w:color="auto"/>
          </w:divBdr>
        </w:div>
        <w:div w:id="1103111545">
          <w:marLeft w:val="640"/>
          <w:marRight w:val="0"/>
          <w:marTop w:val="0"/>
          <w:marBottom w:val="0"/>
          <w:divBdr>
            <w:top w:val="none" w:sz="0" w:space="0" w:color="auto"/>
            <w:left w:val="none" w:sz="0" w:space="0" w:color="auto"/>
            <w:bottom w:val="none" w:sz="0" w:space="0" w:color="auto"/>
            <w:right w:val="none" w:sz="0" w:space="0" w:color="auto"/>
          </w:divBdr>
        </w:div>
        <w:div w:id="910696290">
          <w:marLeft w:val="640"/>
          <w:marRight w:val="0"/>
          <w:marTop w:val="0"/>
          <w:marBottom w:val="0"/>
          <w:divBdr>
            <w:top w:val="none" w:sz="0" w:space="0" w:color="auto"/>
            <w:left w:val="none" w:sz="0" w:space="0" w:color="auto"/>
            <w:bottom w:val="none" w:sz="0" w:space="0" w:color="auto"/>
            <w:right w:val="none" w:sz="0" w:space="0" w:color="auto"/>
          </w:divBdr>
        </w:div>
        <w:div w:id="1113012116">
          <w:marLeft w:val="640"/>
          <w:marRight w:val="0"/>
          <w:marTop w:val="0"/>
          <w:marBottom w:val="0"/>
          <w:divBdr>
            <w:top w:val="none" w:sz="0" w:space="0" w:color="auto"/>
            <w:left w:val="none" w:sz="0" w:space="0" w:color="auto"/>
            <w:bottom w:val="none" w:sz="0" w:space="0" w:color="auto"/>
            <w:right w:val="none" w:sz="0" w:space="0" w:color="auto"/>
          </w:divBdr>
        </w:div>
        <w:div w:id="1319655781">
          <w:marLeft w:val="640"/>
          <w:marRight w:val="0"/>
          <w:marTop w:val="0"/>
          <w:marBottom w:val="0"/>
          <w:divBdr>
            <w:top w:val="none" w:sz="0" w:space="0" w:color="auto"/>
            <w:left w:val="none" w:sz="0" w:space="0" w:color="auto"/>
            <w:bottom w:val="none" w:sz="0" w:space="0" w:color="auto"/>
            <w:right w:val="none" w:sz="0" w:space="0" w:color="auto"/>
          </w:divBdr>
        </w:div>
        <w:div w:id="1838377365">
          <w:marLeft w:val="640"/>
          <w:marRight w:val="0"/>
          <w:marTop w:val="0"/>
          <w:marBottom w:val="0"/>
          <w:divBdr>
            <w:top w:val="none" w:sz="0" w:space="0" w:color="auto"/>
            <w:left w:val="none" w:sz="0" w:space="0" w:color="auto"/>
            <w:bottom w:val="none" w:sz="0" w:space="0" w:color="auto"/>
            <w:right w:val="none" w:sz="0" w:space="0" w:color="auto"/>
          </w:divBdr>
        </w:div>
        <w:div w:id="1021205053">
          <w:marLeft w:val="640"/>
          <w:marRight w:val="0"/>
          <w:marTop w:val="0"/>
          <w:marBottom w:val="0"/>
          <w:divBdr>
            <w:top w:val="none" w:sz="0" w:space="0" w:color="auto"/>
            <w:left w:val="none" w:sz="0" w:space="0" w:color="auto"/>
            <w:bottom w:val="none" w:sz="0" w:space="0" w:color="auto"/>
            <w:right w:val="none" w:sz="0" w:space="0" w:color="auto"/>
          </w:divBdr>
        </w:div>
        <w:div w:id="264191897">
          <w:marLeft w:val="640"/>
          <w:marRight w:val="0"/>
          <w:marTop w:val="0"/>
          <w:marBottom w:val="0"/>
          <w:divBdr>
            <w:top w:val="none" w:sz="0" w:space="0" w:color="auto"/>
            <w:left w:val="none" w:sz="0" w:space="0" w:color="auto"/>
            <w:bottom w:val="none" w:sz="0" w:space="0" w:color="auto"/>
            <w:right w:val="none" w:sz="0" w:space="0" w:color="auto"/>
          </w:divBdr>
        </w:div>
        <w:div w:id="1293243472">
          <w:marLeft w:val="640"/>
          <w:marRight w:val="0"/>
          <w:marTop w:val="0"/>
          <w:marBottom w:val="0"/>
          <w:divBdr>
            <w:top w:val="none" w:sz="0" w:space="0" w:color="auto"/>
            <w:left w:val="none" w:sz="0" w:space="0" w:color="auto"/>
            <w:bottom w:val="none" w:sz="0" w:space="0" w:color="auto"/>
            <w:right w:val="none" w:sz="0" w:space="0" w:color="auto"/>
          </w:divBdr>
        </w:div>
        <w:div w:id="284774084">
          <w:marLeft w:val="640"/>
          <w:marRight w:val="0"/>
          <w:marTop w:val="0"/>
          <w:marBottom w:val="0"/>
          <w:divBdr>
            <w:top w:val="none" w:sz="0" w:space="0" w:color="auto"/>
            <w:left w:val="none" w:sz="0" w:space="0" w:color="auto"/>
            <w:bottom w:val="none" w:sz="0" w:space="0" w:color="auto"/>
            <w:right w:val="none" w:sz="0" w:space="0" w:color="auto"/>
          </w:divBdr>
        </w:div>
        <w:div w:id="1121918027">
          <w:marLeft w:val="640"/>
          <w:marRight w:val="0"/>
          <w:marTop w:val="0"/>
          <w:marBottom w:val="0"/>
          <w:divBdr>
            <w:top w:val="none" w:sz="0" w:space="0" w:color="auto"/>
            <w:left w:val="none" w:sz="0" w:space="0" w:color="auto"/>
            <w:bottom w:val="none" w:sz="0" w:space="0" w:color="auto"/>
            <w:right w:val="none" w:sz="0" w:space="0" w:color="auto"/>
          </w:divBdr>
        </w:div>
        <w:div w:id="1456026232">
          <w:marLeft w:val="640"/>
          <w:marRight w:val="0"/>
          <w:marTop w:val="0"/>
          <w:marBottom w:val="0"/>
          <w:divBdr>
            <w:top w:val="none" w:sz="0" w:space="0" w:color="auto"/>
            <w:left w:val="none" w:sz="0" w:space="0" w:color="auto"/>
            <w:bottom w:val="none" w:sz="0" w:space="0" w:color="auto"/>
            <w:right w:val="none" w:sz="0" w:space="0" w:color="auto"/>
          </w:divBdr>
        </w:div>
        <w:div w:id="1264917918">
          <w:marLeft w:val="640"/>
          <w:marRight w:val="0"/>
          <w:marTop w:val="0"/>
          <w:marBottom w:val="0"/>
          <w:divBdr>
            <w:top w:val="none" w:sz="0" w:space="0" w:color="auto"/>
            <w:left w:val="none" w:sz="0" w:space="0" w:color="auto"/>
            <w:bottom w:val="none" w:sz="0" w:space="0" w:color="auto"/>
            <w:right w:val="none" w:sz="0" w:space="0" w:color="auto"/>
          </w:divBdr>
        </w:div>
        <w:div w:id="1598979771">
          <w:marLeft w:val="640"/>
          <w:marRight w:val="0"/>
          <w:marTop w:val="0"/>
          <w:marBottom w:val="0"/>
          <w:divBdr>
            <w:top w:val="none" w:sz="0" w:space="0" w:color="auto"/>
            <w:left w:val="none" w:sz="0" w:space="0" w:color="auto"/>
            <w:bottom w:val="none" w:sz="0" w:space="0" w:color="auto"/>
            <w:right w:val="none" w:sz="0" w:space="0" w:color="auto"/>
          </w:divBdr>
        </w:div>
        <w:div w:id="1812752574">
          <w:marLeft w:val="640"/>
          <w:marRight w:val="0"/>
          <w:marTop w:val="0"/>
          <w:marBottom w:val="0"/>
          <w:divBdr>
            <w:top w:val="none" w:sz="0" w:space="0" w:color="auto"/>
            <w:left w:val="none" w:sz="0" w:space="0" w:color="auto"/>
            <w:bottom w:val="none" w:sz="0" w:space="0" w:color="auto"/>
            <w:right w:val="none" w:sz="0" w:space="0" w:color="auto"/>
          </w:divBdr>
        </w:div>
        <w:div w:id="1483544455">
          <w:marLeft w:val="640"/>
          <w:marRight w:val="0"/>
          <w:marTop w:val="0"/>
          <w:marBottom w:val="0"/>
          <w:divBdr>
            <w:top w:val="none" w:sz="0" w:space="0" w:color="auto"/>
            <w:left w:val="none" w:sz="0" w:space="0" w:color="auto"/>
            <w:bottom w:val="none" w:sz="0" w:space="0" w:color="auto"/>
            <w:right w:val="none" w:sz="0" w:space="0" w:color="auto"/>
          </w:divBdr>
        </w:div>
      </w:divsChild>
    </w:div>
    <w:div w:id="1978803944">
      <w:bodyDiv w:val="1"/>
      <w:marLeft w:val="0"/>
      <w:marRight w:val="0"/>
      <w:marTop w:val="0"/>
      <w:marBottom w:val="0"/>
      <w:divBdr>
        <w:top w:val="none" w:sz="0" w:space="0" w:color="auto"/>
        <w:left w:val="none" w:sz="0" w:space="0" w:color="auto"/>
        <w:bottom w:val="none" w:sz="0" w:space="0" w:color="auto"/>
        <w:right w:val="none" w:sz="0" w:space="0" w:color="auto"/>
      </w:divBdr>
      <w:divsChild>
        <w:div w:id="1083723733">
          <w:marLeft w:val="640"/>
          <w:marRight w:val="0"/>
          <w:marTop w:val="0"/>
          <w:marBottom w:val="0"/>
          <w:divBdr>
            <w:top w:val="none" w:sz="0" w:space="0" w:color="auto"/>
            <w:left w:val="none" w:sz="0" w:space="0" w:color="auto"/>
            <w:bottom w:val="none" w:sz="0" w:space="0" w:color="auto"/>
            <w:right w:val="none" w:sz="0" w:space="0" w:color="auto"/>
          </w:divBdr>
        </w:div>
        <w:div w:id="568808395">
          <w:marLeft w:val="640"/>
          <w:marRight w:val="0"/>
          <w:marTop w:val="0"/>
          <w:marBottom w:val="0"/>
          <w:divBdr>
            <w:top w:val="none" w:sz="0" w:space="0" w:color="auto"/>
            <w:left w:val="none" w:sz="0" w:space="0" w:color="auto"/>
            <w:bottom w:val="none" w:sz="0" w:space="0" w:color="auto"/>
            <w:right w:val="none" w:sz="0" w:space="0" w:color="auto"/>
          </w:divBdr>
        </w:div>
        <w:div w:id="1359966476">
          <w:marLeft w:val="640"/>
          <w:marRight w:val="0"/>
          <w:marTop w:val="0"/>
          <w:marBottom w:val="0"/>
          <w:divBdr>
            <w:top w:val="none" w:sz="0" w:space="0" w:color="auto"/>
            <w:left w:val="none" w:sz="0" w:space="0" w:color="auto"/>
            <w:bottom w:val="none" w:sz="0" w:space="0" w:color="auto"/>
            <w:right w:val="none" w:sz="0" w:space="0" w:color="auto"/>
          </w:divBdr>
        </w:div>
        <w:div w:id="1462335966">
          <w:marLeft w:val="640"/>
          <w:marRight w:val="0"/>
          <w:marTop w:val="0"/>
          <w:marBottom w:val="0"/>
          <w:divBdr>
            <w:top w:val="none" w:sz="0" w:space="0" w:color="auto"/>
            <w:left w:val="none" w:sz="0" w:space="0" w:color="auto"/>
            <w:bottom w:val="none" w:sz="0" w:space="0" w:color="auto"/>
            <w:right w:val="none" w:sz="0" w:space="0" w:color="auto"/>
          </w:divBdr>
        </w:div>
        <w:div w:id="1776512768">
          <w:marLeft w:val="640"/>
          <w:marRight w:val="0"/>
          <w:marTop w:val="0"/>
          <w:marBottom w:val="0"/>
          <w:divBdr>
            <w:top w:val="none" w:sz="0" w:space="0" w:color="auto"/>
            <w:left w:val="none" w:sz="0" w:space="0" w:color="auto"/>
            <w:bottom w:val="none" w:sz="0" w:space="0" w:color="auto"/>
            <w:right w:val="none" w:sz="0" w:space="0" w:color="auto"/>
          </w:divBdr>
        </w:div>
        <w:div w:id="1130972702">
          <w:marLeft w:val="640"/>
          <w:marRight w:val="0"/>
          <w:marTop w:val="0"/>
          <w:marBottom w:val="0"/>
          <w:divBdr>
            <w:top w:val="none" w:sz="0" w:space="0" w:color="auto"/>
            <w:left w:val="none" w:sz="0" w:space="0" w:color="auto"/>
            <w:bottom w:val="none" w:sz="0" w:space="0" w:color="auto"/>
            <w:right w:val="none" w:sz="0" w:space="0" w:color="auto"/>
          </w:divBdr>
        </w:div>
        <w:div w:id="1180706180">
          <w:marLeft w:val="640"/>
          <w:marRight w:val="0"/>
          <w:marTop w:val="0"/>
          <w:marBottom w:val="0"/>
          <w:divBdr>
            <w:top w:val="none" w:sz="0" w:space="0" w:color="auto"/>
            <w:left w:val="none" w:sz="0" w:space="0" w:color="auto"/>
            <w:bottom w:val="none" w:sz="0" w:space="0" w:color="auto"/>
            <w:right w:val="none" w:sz="0" w:space="0" w:color="auto"/>
          </w:divBdr>
        </w:div>
        <w:div w:id="2108650971">
          <w:marLeft w:val="640"/>
          <w:marRight w:val="0"/>
          <w:marTop w:val="0"/>
          <w:marBottom w:val="0"/>
          <w:divBdr>
            <w:top w:val="none" w:sz="0" w:space="0" w:color="auto"/>
            <w:left w:val="none" w:sz="0" w:space="0" w:color="auto"/>
            <w:bottom w:val="none" w:sz="0" w:space="0" w:color="auto"/>
            <w:right w:val="none" w:sz="0" w:space="0" w:color="auto"/>
          </w:divBdr>
        </w:div>
        <w:div w:id="1736851244">
          <w:marLeft w:val="640"/>
          <w:marRight w:val="0"/>
          <w:marTop w:val="0"/>
          <w:marBottom w:val="0"/>
          <w:divBdr>
            <w:top w:val="none" w:sz="0" w:space="0" w:color="auto"/>
            <w:left w:val="none" w:sz="0" w:space="0" w:color="auto"/>
            <w:bottom w:val="none" w:sz="0" w:space="0" w:color="auto"/>
            <w:right w:val="none" w:sz="0" w:space="0" w:color="auto"/>
          </w:divBdr>
        </w:div>
        <w:div w:id="2097053345">
          <w:marLeft w:val="640"/>
          <w:marRight w:val="0"/>
          <w:marTop w:val="0"/>
          <w:marBottom w:val="0"/>
          <w:divBdr>
            <w:top w:val="none" w:sz="0" w:space="0" w:color="auto"/>
            <w:left w:val="none" w:sz="0" w:space="0" w:color="auto"/>
            <w:bottom w:val="none" w:sz="0" w:space="0" w:color="auto"/>
            <w:right w:val="none" w:sz="0" w:space="0" w:color="auto"/>
          </w:divBdr>
        </w:div>
        <w:div w:id="1566141691">
          <w:marLeft w:val="640"/>
          <w:marRight w:val="0"/>
          <w:marTop w:val="0"/>
          <w:marBottom w:val="0"/>
          <w:divBdr>
            <w:top w:val="none" w:sz="0" w:space="0" w:color="auto"/>
            <w:left w:val="none" w:sz="0" w:space="0" w:color="auto"/>
            <w:bottom w:val="none" w:sz="0" w:space="0" w:color="auto"/>
            <w:right w:val="none" w:sz="0" w:space="0" w:color="auto"/>
          </w:divBdr>
        </w:div>
        <w:div w:id="21051298">
          <w:marLeft w:val="640"/>
          <w:marRight w:val="0"/>
          <w:marTop w:val="0"/>
          <w:marBottom w:val="0"/>
          <w:divBdr>
            <w:top w:val="none" w:sz="0" w:space="0" w:color="auto"/>
            <w:left w:val="none" w:sz="0" w:space="0" w:color="auto"/>
            <w:bottom w:val="none" w:sz="0" w:space="0" w:color="auto"/>
            <w:right w:val="none" w:sz="0" w:space="0" w:color="auto"/>
          </w:divBdr>
        </w:div>
        <w:div w:id="837037938">
          <w:marLeft w:val="640"/>
          <w:marRight w:val="0"/>
          <w:marTop w:val="0"/>
          <w:marBottom w:val="0"/>
          <w:divBdr>
            <w:top w:val="none" w:sz="0" w:space="0" w:color="auto"/>
            <w:left w:val="none" w:sz="0" w:space="0" w:color="auto"/>
            <w:bottom w:val="none" w:sz="0" w:space="0" w:color="auto"/>
            <w:right w:val="none" w:sz="0" w:space="0" w:color="auto"/>
          </w:divBdr>
        </w:div>
        <w:div w:id="1894081392">
          <w:marLeft w:val="640"/>
          <w:marRight w:val="0"/>
          <w:marTop w:val="0"/>
          <w:marBottom w:val="0"/>
          <w:divBdr>
            <w:top w:val="none" w:sz="0" w:space="0" w:color="auto"/>
            <w:left w:val="none" w:sz="0" w:space="0" w:color="auto"/>
            <w:bottom w:val="none" w:sz="0" w:space="0" w:color="auto"/>
            <w:right w:val="none" w:sz="0" w:space="0" w:color="auto"/>
          </w:divBdr>
        </w:div>
        <w:div w:id="756947293">
          <w:marLeft w:val="640"/>
          <w:marRight w:val="0"/>
          <w:marTop w:val="0"/>
          <w:marBottom w:val="0"/>
          <w:divBdr>
            <w:top w:val="none" w:sz="0" w:space="0" w:color="auto"/>
            <w:left w:val="none" w:sz="0" w:space="0" w:color="auto"/>
            <w:bottom w:val="none" w:sz="0" w:space="0" w:color="auto"/>
            <w:right w:val="none" w:sz="0" w:space="0" w:color="auto"/>
          </w:divBdr>
        </w:div>
        <w:div w:id="1573656405">
          <w:marLeft w:val="640"/>
          <w:marRight w:val="0"/>
          <w:marTop w:val="0"/>
          <w:marBottom w:val="0"/>
          <w:divBdr>
            <w:top w:val="none" w:sz="0" w:space="0" w:color="auto"/>
            <w:left w:val="none" w:sz="0" w:space="0" w:color="auto"/>
            <w:bottom w:val="none" w:sz="0" w:space="0" w:color="auto"/>
            <w:right w:val="none" w:sz="0" w:space="0" w:color="auto"/>
          </w:divBdr>
        </w:div>
        <w:div w:id="2105417971">
          <w:marLeft w:val="640"/>
          <w:marRight w:val="0"/>
          <w:marTop w:val="0"/>
          <w:marBottom w:val="0"/>
          <w:divBdr>
            <w:top w:val="none" w:sz="0" w:space="0" w:color="auto"/>
            <w:left w:val="none" w:sz="0" w:space="0" w:color="auto"/>
            <w:bottom w:val="none" w:sz="0" w:space="0" w:color="auto"/>
            <w:right w:val="none" w:sz="0" w:space="0" w:color="auto"/>
          </w:divBdr>
        </w:div>
        <w:div w:id="1905985371">
          <w:marLeft w:val="640"/>
          <w:marRight w:val="0"/>
          <w:marTop w:val="0"/>
          <w:marBottom w:val="0"/>
          <w:divBdr>
            <w:top w:val="none" w:sz="0" w:space="0" w:color="auto"/>
            <w:left w:val="none" w:sz="0" w:space="0" w:color="auto"/>
            <w:bottom w:val="none" w:sz="0" w:space="0" w:color="auto"/>
            <w:right w:val="none" w:sz="0" w:space="0" w:color="auto"/>
          </w:divBdr>
        </w:div>
        <w:div w:id="1053113028">
          <w:marLeft w:val="640"/>
          <w:marRight w:val="0"/>
          <w:marTop w:val="0"/>
          <w:marBottom w:val="0"/>
          <w:divBdr>
            <w:top w:val="none" w:sz="0" w:space="0" w:color="auto"/>
            <w:left w:val="none" w:sz="0" w:space="0" w:color="auto"/>
            <w:bottom w:val="none" w:sz="0" w:space="0" w:color="auto"/>
            <w:right w:val="none" w:sz="0" w:space="0" w:color="auto"/>
          </w:divBdr>
        </w:div>
        <w:div w:id="250166965">
          <w:marLeft w:val="640"/>
          <w:marRight w:val="0"/>
          <w:marTop w:val="0"/>
          <w:marBottom w:val="0"/>
          <w:divBdr>
            <w:top w:val="none" w:sz="0" w:space="0" w:color="auto"/>
            <w:left w:val="none" w:sz="0" w:space="0" w:color="auto"/>
            <w:bottom w:val="none" w:sz="0" w:space="0" w:color="auto"/>
            <w:right w:val="none" w:sz="0" w:space="0" w:color="auto"/>
          </w:divBdr>
        </w:div>
        <w:div w:id="88090816">
          <w:marLeft w:val="640"/>
          <w:marRight w:val="0"/>
          <w:marTop w:val="0"/>
          <w:marBottom w:val="0"/>
          <w:divBdr>
            <w:top w:val="none" w:sz="0" w:space="0" w:color="auto"/>
            <w:left w:val="none" w:sz="0" w:space="0" w:color="auto"/>
            <w:bottom w:val="none" w:sz="0" w:space="0" w:color="auto"/>
            <w:right w:val="none" w:sz="0" w:space="0" w:color="auto"/>
          </w:divBdr>
        </w:div>
        <w:div w:id="1202093784">
          <w:marLeft w:val="640"/>
          <w:marRight w:val="0"/>
          <w:marTop w:val="0"/>
          <w:marBottom w:val="0"/>
          <w:divBdr>
            <w:top w:val="none" w:sz="0" w:space="0" w:color="auto"/>
            <w:left w:val="none" w:sz="0" w:space="0" w:color="auto"/>
            <w:bottom w:val="none" w:sz="0" w:space="0" w:color="auto"/>
            <w:right w:val="none" w:sz="0" w:space="0" w:color="auto"/>
          </w:divBdr>
        </w:div>
        <w:div w:id="1117288884">
          <w:marLeft w:val="640"/>
          <w:marRight w:val="0"/>
          <w:marTop w:val="0"/>
          <w:marBottom w:val="0"/>
          <w:divBdr>
            <w:top w:val="none" w:sz="0" w:space="0" w:color="auto"/>
            <w:left w:val="none" w:sz="0" w:space="0" w:color="auto"/>
            <w:bottom w:val="none" w:sz="0" w:space="0" w:color="auto"/>
            <w:right w:val="none" w:sz="0" w:space="0" w:color="auto"/>
          </w:divBdr>
        </w:div>
        <w:div w:id="1719821722">
          <w:marLeft w:val="640"/>
          <w:marRight w:val="0"/>
          <w:marTop w:val="0"/>
          <w:marBottom w:val="0"/>
          <w:divBdr>
            <w:top w:val="none" w:sz="0" w:space="0" w:color="auto"/>
            <w:left w:val="none" w:sz="0" w:space="0" w:color="auto"/>
            <w:bottom w:val="none" w:sz="0" w:space="0" w:color="auto"/>
            <w:right w:val="none" w:sz="0" w:space="0" w:color="auto"/>
          </w:divBdr>
        </w:div>
        <w:div w:id="1232619789">
          <w:marLeft w:val="640"/>
          <w:marRight w:val="0"/>
          <w:marTop w:val="0"/>
          <w:marBottom w:val="0"/>
          <w:divBdr>
            <w:top w:val="none" w:sz="0" w:space="0" w:color="auto"/>
            <w:left w:val="none" w:sz="0" w:space="0" w:color="auto"/>
            <w:bottom w:val="none" w:sz="0" w:space="0" w:color="auto"/>
            <w:right w:val="none" w:sz="0" w:space="0" w:color="auto"/>
          </w:divBdr>
        </w:div>
        <w:div w:id="79060124">
          <w:marLeft w:val="640"/>
          <w:marRight w:val="0"/>
          <w:marTop w:val="0"/>
          <w:marBottom w:val="0"/>
          <w:divBdr>
            <w:top w:val="none" w:sz="0" w:space="0" w:color="auto"/>
            <w:left w:val="none" w:sz="0" w:space="0" w:color="auto"/>
            <w:bottom w:val="none" w:sz="0" w:space="0" w:color="auto"/>
            <w:right w:val="none" w:sz="0" w:space="0" w:color="auto"/>
          </w:divBdr>
        </w:div>
        <w:div w:id="506750793">
          <w:marLeft w:val="640"/>
          <w:marRight w:val="0"/>
          <w:marTop w:val="0"/>
          <w:marBottom w:val="0"/>
          <w:divBdr>
            <w:top w:val="none" w:sz="0" w:space="0" w:color="auto"/>
            <w:left w:val="none" w:sz="0" w:space="0" w:color="auto"/>
            <w:bottom w:val="none" w:sz="0" w:space="0" w:color="auto"/>
            <w:right w:val="none" w:sz="0" w:space="0" w:color="auto"/>
          </w:divBdr>
        </w:div>
        <w:div w:id="487482745">
          <w:marLeft w:val="640"/>
          <w:marRight w:val="0"/>
          <w:marTop w:val="0"/>
          <w:marBottom w:val="0"/>
          <w:divBdr>
            <w:top w:val="none" w:sz="0" w:space="0" w:color="auto"/>
            <w:left w:val="none" w:sz="0" w:space="0" w:color="auto"/>
            <w:bottom w:val="none" w:sz="0" w:space="0" w:color="auto"/>
            <w:right w:val="none" w:sz="0" w:space="0" w:color="auto"/>
          </w:divBdr>
        </w:div>
        <w:div w:id="515458016">
          <w:marLeft w:val="640"/>
          <w:marRight w:val="0"/>
          <w:marTop w:val="0"/>
          <w:marBottom w:val="0"/>
          <w:divBdr>
            <w:top w:val="none" w:sz="0" w:space="0" w:color="auto"/>
            <w:left w:val="none" w:sz="0" w:space="0" w:color="auto"/>
            <w:bottom w:val="none" w:sz="0" w:space="0" w:color="auto"/>
            <w:right w:val="none" w:sz="0" w:space="0" w:color="auto"/>
          </w:divBdr>
        </w:div>
        <w:div w:id="1645239762">
          <w:marLeft w:val="640"/>
          <w:marRight w:val="0"/>
          <w:marTop w:val="0"/>
          <w:marBottom w:val="0"/>
          <w:divBdr>
            <w:top w:val="none" w:sz="0" w:space="0" w:color="auto"/>
            <w:left w:val="none" w:sz="0" w:space="0" w:color="auto"/>
            <w:bottom w:val="none" w:sz="0" w:space="0" w:color="auto"/>
            <w:right w:val="none" w:sz="0" w:space="0" w:color="auto"/>
          </w:divBdr>
        </w:div>
        <w:div w:id="865363638">
          <w:marLeft w:val="640"/>
          <w:marRight w:val="0"/>
          <w:marTop w:val="0"/>
          <w:marBottom w:val="0"/>
          <w:divBdr>
            <w:top w:val="none" w:sz="0" w:space="0" w:color="auto"/>
            <w:left w:val="none" w:sz="0" w:space="0" w:color="auto"/>
            <w:bottom w:val="none" w:sz="0" w:space="0" w:color="auto"/>
            <w:right w:val="none" w:sz="0" w:space="0" w:color="auto"/>
          </w:divBdr>
        </w:div>
        <w:div w:id="1864585086">
          <w:marLeft w:val="640"/>
          <w:marRight w:val="0"/>
          <w:marTop w:val="0"/>
          <w:marBottom w:val="0"/>
          <w:divBdr>
            <w:top w:val="none" w:sz="0" w:space="0" w:color="auto"/>
            <w:left w:val="none" w:sz="0" w:space="0" w:color="auto"/>
            <w:bottom w:val="none" w:sz="0" w:space="0" w:color="auto"/>
            <w:right w:val="none" w:sz="0" w:space="0" w:color="auto"/>
          </w:divBdr>
        </w:div>
        <w:div w:id="1728265208">
          <w:marLeft w:val="640"/>
          <w:marRight w:val="0"/>
          <w:marTop w:val="0"/>
          <w:marBottom w:val="0"/>
          <w:divBdr>
            <w:top w:val="none" w:sz="0" w:space="0" w:color="auto"/>
            <w:left w:val="none" w:sz="0" w:space="0" w:color="auto"/>
            <w:bottom w:val="none" w:sz="0" w:space="0" w:color="auto"/>
            <w:right w:val="none" w:sz="0" w:space="0" w:color="auto"/>
          </w:divBdr>
        </w:div>
        <w:div w:id="232938504">
          <w:marLeft w:val="640"/>
          <w:marRight w:val="0"/>
          <w:marTop w:val="0"/>
          <w:marBottom w:val="0"/>
          <w:divBdr>
            <w:top w:val="none" w:sz="0" w:space="0" w:color="auto"/>
            <w:left w:val="none" w:sz="0" w:space="0" w:color="auto"/>
            <w:bottom w:val="none" w:sz="0" w:space="0" w:color="auto"/>
            <w:right w:val="none" w:sz="0" w:space="0" w:color="auto"/>
          </w:divBdr>
        </w:div>
        <w:div w:id="211844265">
          <w:marLeft w:val="640"/>
          <w:marRight w:val="0"/>
          <w:marTop w:val="0"/>
          <w:marBottom w:val="0"/>
          <w:divBdr>
            <w:top w:val="none" w:sz="0" w:space="0" w:color="auto"/>
            <w:left w:val="none" w:sz="0" w:space="0" w:color="auto"/>
            <w:bottom w:val="none" w:sz="0" w:space="0" w:color="auto"/>
            <w:right w:val="none" w:sz="0" w:space="0" w:color="auto"/>
          </w:divBdr>
        </w:div>
        <w:div w:id="1720324095">
          <w:marLeft w:val="640"/>
          <w:marRight w:val="0"/>
          <w:marTop w:val="0"/>
          <w:marBottom w:val="0"/>
          <w:divBdr>
            <w:top w:val="none" w:sz="0" w:space="0" w:color="auto"/>
            <w:left w:val="none" w:sz="0" w:space="0" w:color="auto"/>
            <w:bottom w:val="none" w:sz="0" w:space="0" w:color="auto"/>
            <w:right w:val="none" w:sz="0" w:space="0" w:color="auto"/>
          </w:divBdr>
        </w:div>
        <w:div w:id="695696096">
          <w:marLeft w:val="640"/>
          <w:marRight w:val="0"/>
          <w:marTop w:val="0"/>
          <w:marBottom w:val="0"/>
          <w:divBdr>
            <w:top w:val="none" w:sz="0" w:space="0" w:color="auto"/>
            <w:left w:val="none" w:sz="0" w:space="0" w:color="auto"/>
            <w:bottom w:val="none" w:sz="0" w:space="0" w:color="auto"/>
            <w:right w:val="none" w:sz="0" w:space="0" w:color="auto"/>
          </w:divBdr>
        </w:div>
        <w:div w:id="433330248">
          <w:marLeft w:val="640"/>
          <w:marRight w:val="0"/>
          <w:marTop w:val="0"/>
          <w:marBottom w:val="0"/>
          <w:divBdr>
            <w:top w:val="none" w:sz="0" w:space="0" w:color="auto"/>
            <w:left w:val="none" w:sz="0" w:space="0" w:color="auto"/>
            <w:bottom w:val="none" w:sz="0" w:space="0" w:color="auto"/>
            <w:right w:val="none" w:sz="0" w:space="0" w:color="auto"/>
          </w:divBdr>
        </w:div>
        <w:div w:id="1485587639">
          <w:marLeft w:val="640"/>
          <w:marRight w:val="0"/>
          <w:marTop w:val="0"/>
          <w:marBottom w:val="0"/>
          <w:divBdr>
            <w:top w:val="none" w:sz="0" w:space="0" w:color="auto"/>
            <w:left w:val="none" w:sz="0" w:space="0" w:color="auto"/>
            <w:bottom w:val="none" w:sz="0" w:space="0" w:color="auto"/>
            <w:right w:val="none" w:sz="0" w:space="0" w:color="auto"/>
          </w:divBdr>
        </w:div>
        <w:div w:id="935597081">
          <w:marLeft w:val="640"/>
          <w:marRight w:val="0"/>
          <w:marTop w:val="0"/>
          <w:marBottom w:val="0"/>
          <w:divBdr>
            <w:top w:val="none" w:sz="0" w:space="0" w:color="auto"/>
            <w:left w:val="none" w:sz="0" w:space="0" w:color="auto"/>
            <w:bottom w:val="none" w:sz="0" w:space="0" w:color="auto"/>
            <w:right w:val="none" w:sz="0" w:space="0" w:color="auto"/>
          </w:divBdr>
        </w:div>
        <w:div w:id="1139223379">
          <w:marLeft w:val="640"/>
          <w:marRight w:val="0"/>
          <w:marTop w:val="0"/>
          <w:marBottom w:val="0"/>
          <w:divBdr>
            <w:top w:val="none" w:sz="0" w:space="0" w:color="auto"/>
            <w:left w:val="none" w:sz="0" w:space="0" w:color="auto"/>
            <w:bottom w:val="none" w:sz="0" w:space="0" w:color="auto"/>
            <w:right w:val="none" w:sz="0" w:space="0" w:color="auto"/>
          </w:divBdr>
        </w:div>
        <w:div w:id="728311346">
          <w:marLeft w:val="640"/>
          <w:marRight w:val="0"/>
          <w:marTop w:val="0"/>
          <w:marBottom w:val="0"/>
          <w:divBdr>
            <w:top w:val="none" w:sz="0" w:space="0" w:color="auto"/>
            <w:left w:val="none" w:sz="0" w:space="0" w:color="auto"/>
            <w:bottom w:val="none" w:sz="0" w:space="0" w:color="auto"/>
            <w:right w:val="none" w:sz="0" w:space="0" w:color="auto"/>
          </w:divBdr>
        </w:div>
        <w:div w:id="1399664815">
          <w:marLeft w:val="640"/>
          <w:marRight w:val="0"/>
          <w:marTop w:val="0"/>
          <w:marBottom w:val="0"/>
          <w:divBdr>
            <w:top w:val="none" w:sz="0" w:space="0" w:color="auto"/>
            <w:left w:val="none" w:sz="0" w:space="0" w:color="auto"/>
            <w:bottom w:val="none" w:sz="0" w:space="0" w:color="auto"/>
            <w:right w:val="none" w:sz="0" w:space="0" w:color="auto"/>
          </w:divBdr>
        </w:div>
        <w:div w:id="107238069">
          <w:marLeft w:val="640"/>
          <w:marRight w:val="0"/>
          <w:marTop w:val="0"/>
          <w:marBottom w:val="0"/>
          <w:divBdr>
            <w:top w:val="none" w:sz="0" w:space="0" w:color="auto"/>
            <w:left w:val="none" w:sz="0" w:space="0" w:color="auto"/>
            <w:bottom w:val="none" w:sz="0" w:space="0" w:color="auto"/>
            <w:right w:val="none" w:sz="0" w:space="0" w:color="auto"/>
          </w:divBdr>
        </w:div>
        <w:div w:id="1288505572">
          <w:marLeft w:val="640"/>
          <w:marRight w:val="0"/>
          <w:marTop w:val="0"/>
          <w:marBottom w:val="0"/>
          <w:divBdr>
            <w:top w:val="none" w:sz="0" w:space="0" w:color="auto"/>
            <w:left w:val="none" w:sz="0" w:space="0" w:color="auto"/>
            <w:bottom w:val="none" w:sz="0" w:space="0" w:color="auto"/>
            <w:right w:val="none" w:sz="0" w:space="0" w:color="auto"/>
          </w:divBdr>
        </w:div>
      </w:divsChild>
    </w:div>
    <w:div w:id="1981303185">
      <w:bodyDiv w:val="1"/>
      <w:marLeft w:val="0"/>
      <w:marRight w:val="0"/>
      <w:marTop w:val="0"/>
      <w:marBottom w:val="0"/>
      <w:divBdr>
        <w:top w:val="none" w:sz="0" w:space="0" w:color="auto"/>
        <w:left w:val="none" w:sz="0" w:space="0" w:color="auto"/>
        <w:bottom w:val="none" w:sz="0" w:space="0" w:color="auto"/>
        <w:right w:val="none" w:sz="0" w:space="0" w:color="auto"/>
      </w:divBdr>
    </w:div>
    <w:div w:id="2003846748">
      <w:bodyDiv w:val="1"/>
      <w:marLeft w:val="0"/>
      <w:marRight w:val="0"/>
      <w:marTop w:val="0"/>
      <w:marBottom w:val="0"/>
      <w:divBdr>
        <w:top w:val="none" w:sz="0" w:space="0" w:color="auto"/>
        <w:left w:val="none" w:sz="0" w:space="0" w:color="auto"/>
        <w:bottom w:val="none" w:sz="0" w:space="0" w:color="auto"/>
        <w:right w:val="none" w:sz="0" w:space="0" w:color="auto"/>
      </w:divBdr>
      <w:divsChild>
        <w:div w:id="1610963497">
          <w:marLeft w:val="640"/>
          <w:marRight w:val="0"/>
          <w:marTop w:val="0"/>
          <w:marBottom w:val="0"/>
          <w:divBdr>
            <w:top w:val="none" w:sz="0" w:space="0" w:color="auto"/>
            <w:left w:val="none" w:sz="0" w:space="0" w:color="auto"/>
            <w:bottom w:val="none" w:sz="0" w:space="0" w:color="auto"/>
            <w:right w:val="none" w:sz="0" w:space="0" w:color="auto"/>
          </w:divBdr>
        </w:div>
        <w:div w:id="1815216656">
          <w:marLeft w:val="640"/>
          <w:marRight w:val="0"/>
          <w:marTop w:val="0"/>
          <w:marBottom w:val="0"/>
          <w:divBdr>
            <w:top w:val="none" w:sz="0" w:space="0" w:color="auto"/>
            <w:left w:val="none" w:sz="0" w:space="0" w:color="auto"/>
            <w:bottom w:val="none" w:sz="0" w:space="0" w:color="auto"/>
            <w:right w:val="none" w:sz="0" w:space="0" w:color="auto"/>
          </w:divBdr>
        </w:div>
        <w:div w:id="1013997579">
          <w:marLeft w:val="640"/>
          <w:marRight w:val="0"/>
          <w:marTop w:val="0"/>
          <w:marBottom w:val="0"/>
          <w:divBdr>
            <w:top w:val="none" w:sz="0" w:space="0" w:color="auto"/>
            <w:left w:val="none" w:sz="0" w:space="0" w:color="auto"/>
            <w:bottom w:val="none" w:sz="0" w:space="0" w:color="auto"/>
            <w:right w:val="none" w:sz="0" w:space="0" w:color="auto"/>
          </w:divBdr>
        </w:div>
        <w:div w:id="269625733">
          <w:marLeft w:val="640"/>
          <w:marRight w:val="0"/>
          <w:marTop w:val="0"/>
          <w:marBottom w:val="0"/>
          <w:divBdr>
            <w:top w:val="none" w:sz="0" w:space="0" w:color="auto"/>
            <w:left w:val="none" w:sz="0" w:space="0" w:color="auto"/>
            <w:bottom w:val="none" w:sz="0" w:space="0" w:color="auto"/>
            <w:right w:val="none" w:sz="0" w:space="0" w:color="auto"/>
          </w:divBdr>
        </w:div>
        <w:div w:id="824276279">
          <w:marLeft w:val="640"/>
          <w:marRight w:val="0"/>
          <w:marTop w:val="0"/>
          <w:marBottom w:val="0"/>
          <w:divBdr>
            <w:top w:val="none" w:sz="0" w:space="0" w:color="auto"/>
            <w:left w:val="none" w:sz="0" w:space="0" w:color="auto"/>
            <w:bottom w:val="none" w:sz="0" w:space="0" w:color="auto"/>
            <w:right w:val="none" w:sz="0" w:space="0" w:color="auto"/>
          </w:divBdr>
        </w:div>
        <w:div w:id="347172581">
          <w:marLeft w:val="640"/>
          <w:marRight w:val="0"/>
          <w:marTop w:val="0"/>
          <w:marBottom w:val="0"/>
          <w:divBdr>
            <w:top w:val="none" w:sz="0" w:space="0" w:color="auto"/>
            <w:left w:val="none" w:sz="0" w:space="0" w:color="auto"/>
            <w:bottom w:val="none" w:sz="0" w:space="0" w:color="auto"/>
            <w:right w:val="none" w:sz="0" w:space="0" w:color="auto"/>
          </w:divBdr>
        </w:div>
        <w:div w:id="1151679318">
          <w:marLeft w:val="640"/>
          <w:marRight w:val="0"/>
          <w:marTop w:val="0"/>
          <w:marBottom w:val="0"/>
          <w:divBdr>
            <w:top w:val="none" w:sz="0" w:space="0" w:color="auto"/>
            <w:left w:val="none" w:sz="0" w:space="0" w:color="auto"/>
            <w:bottom w:val="none" w:sz="0" w:space="0" w:color="auto"/>
            <w:right w:val="none" w:sz="0" w:space="0" w:color="auto"/>
          </w:divBdr>
        </w:div>
        <w:div w:id="1539704010">
          <w:marLeft w:val="640"/>
          <w:marRight w:val="0"/>
          <w:marTop w:val="0"/>
          <w:marBottom w:val="0"/>
          <w:divBdr>
            <w:top w:val="none" w:sz="0" w:space="0" w:color="auto"/>
            <w:left w:val="none" w:sz="0" w:space="0" w:color="auto"/>
            <w:bottom w:val="none" w:sz="0" w:space="0" w:color="auto"/>
            <w:right w:val="none" w:sz="0" w:space="0" w:color="auto"/>
          </w:divBdr>
        </w:div>
        <w:div w:id="101338288">
          <w:marLeft w:val="640"/>
          <w:marRight w:val="0"/>
          <w:marTop w:val="0"/>
          <w:marBottom w:val="0"/>
          <w:divBdr>
            <w:top w:val="none" w:sz="0" w:space="0" w:color="auto"/>
            <w:left w:val="none" w:sz="0" w:space="0" w:color="auto"/>
            <w:bottom w:val="none" w:sz="0" w:space="0" w:color="auto"/>
            <w:right w:val="none" w:sz="0" w:space="0" w:color="auto"/>
          </w:divBdr>
        </w:div>
        <w:div w:id="1043555104">
          <w:marLeft w:val="640"/>
          <w:marRight w:val="0"/>
          <w:marTop w:val="0"/>
          <w:marBottom w:val="0"/>
          <w:divBdr>
            <w:top w:val="none" w:sz="0" w:space="0" w:color="auto"/>
            <w:left w:val="none" w:sz="0" w:space="0" w:color="auto"/>
            <w:bottom w:val="none" w:sz="0" w:space="0" w:color="auto"/>
            <w:right w:val="none" w:sz="0" w:space="0" w:color="auto"/>
          </w:divBdr>
        </w:div>
        <w:div w:id="1578129399">
          <w:marLeft w:val="640"/>
          <w:marRight w:val="0"/>
          <w:marTop w:val="0"/>
          <w:marBottom w:val="0"/>
          <w:divBdr>
            <w:top w:val="none" w:sz="0" w:space="0" w:color="auto"/>
            <w:left w:val="none" w:sz="0" w:space="0" w:color="auto"/>
            <w:bottom w:val="none" w:sz="0" w:space="0" w:color="auto"/>
            <w:right w:val="none" w:sz="0" w:space="0" w:color="auto"/>
          </w:divBdr>
        </w:div>
        <w:div w:id="776563728">
          <w:marLeft w:val="640"/>
          <w:marRight w:val="0"/>
          <w:marTop w:val="0"/>
          <w:marBottom w:val="0"/>
          <w:divBdr>
            <w:top w:val="none" w:sz="0" w:space="0" w:color="auto"/>
            <w:left w:val="none" w:sz="0" w:space="0" w:color="auto"/>
            <w:bottom w:val="none" w:sz="0" w:space="0" w:color="auto"/>
            <w:right w:val="none" w:sz="0" w:space="0" w:color="auto"/>
          </w:divBdr>
        </w:div>
        <w:div w:id="297031328">
          <w:marLeft w:val="640"/>
          <w:marRight w:val="0"/>
          <w:marTop w:val="0"/>
          <w:marBottom w:val="0"/>
          <w:divBdr>
            <w:top w:val="none" w:sz="0" w:space="0" w:color="auto"/>
            <w:left w:val="none" w:sz="0" w:space="0" w:color="auto"/>
            <w:bottom w:val="none" w:sz="0" w:space="0" w:color="auto"/>
            <w:right w:val="none" w:sz="0" w:space="0" w:color="auto"/>
          </w:divBdr>
        </w:div>
        <w:div w:id="410195602">
          <w:marLeft w:val="640"/>
          <w:marRight w:val="0"/>
          <w:marTop w:val="0"/>
          <w:marBottom w:val="0"/>
          <w:divBdr>
            <w:top w:val="none" w:sz="0" w:space="0" w:color="auto"/>
            <w:left w:val="none" w:sz="0" w:space="0" w:color="auto"/>
            <w:bottom w:val="none" w:sz="0" w:space="0" w:color="auto"/>
            <w:right w:val="none" w:sz="0" w:space="0" w:color="auto"/>
          </w:divBdr>
        </w:div>
        <w:div w:id="578518530">
          <w:marLeft w:val="640"/>
          <w:marRight w:val="0"/>
          <w:marTop w:val="0"/>
          <w:marBottom w:val="0"/>
          <w:divBdr>
            <w:top w:val="none" w:sz="0" w:space="0" w:color="auto"/>
            <w:left w:val="none" w:sz="0" w:space="0" w:color="auto"/>
            <w:bottom w:val="none" w:sz="0" w:space="0" w:color="auto"/>
            <w:right w:val="none" w:sz="0" w:space="0" w:color="auto"/>
          </w:divBdr>
        </w:div>
        <w:div w:id="1545825593">
          <w:marLeft w:val="640"/>
          <w:marRight w:val="0"/>
          <w:marTop w:val="0"/>
          <w:marBottom w:val="0"/>
          <w:divBdr>
            <w:top w:val="none" w:sz="0" w:space="0" w:color="auto"/>
            <w:left w:val="none" w:sz="0" w:space="0" w:color="auto"/>
            <w:bottom w:val="none" w:sz="0" w:space="0" w:color="auto"/>
            <w:right w:val="none" w:sz="0" w:space="0" w:color="auto"/>
          </w:divBdr>
        </w:div>
        <w:div w:id="940531657">
          <w:marLeft w:val="640"/>
          <w:marRight w:val="0"/>
          <w:marTop w:val="0"/>
          <w:marBottom w:val="0"/>
          <w:divBdr>
            <w:top w:val="none" w:sz="0" w:space="0" w:color="auto"/>
            <w:left w:val="none" w:sz="0" w:space="0" w:color="auto"/>
            <w:bottom w:val="none" w:sz="0" w:space="0" w:color="auto"/>
            <w:right w:val="none" w:sz="0" w:space="0" w:color="auto"/>
          </w:divBdr>
        </w:div>
        <w:div w:id="699935285">
          <w:marLeft w:val="640"/>
          <w:marRight w:val="0"/>
          <w:marTop w:val="0"/>
          <w:marBottom w:val="0"/>
          <w:divBdr>
            <w:top w:val="none" w:sz="0" w:space="0" w:color="auto"/>
            <w:left w:val="none" w:sz="0" w:space="0" w:color="auto"/>
            <w:bottom w:val="none" w:sz="0" w:space="0" w:color="auto"/>
            <w:right w:val="none" w:sz="0" w:space="0" w:color="auto"/>
          </w:divBdr>
        </w:div>
        <w:div w:id="325592021">
          <w:marLeft w:val="640"/>
          <w:marRight w:val="0"/>
          <w:marTop w:val="0"/>
          <w:marBottom w:val="0"/>
          <w:divBdr>
            <w:top w:val="none" w:sz="0" w:space="0" w:color="auto"/>
            <w:left w:val="none" w:sz="0" w:space="0" w:color="auto"/>
            <w:bottom w:val="none" w:sz="0" w:space="0" w:color="auto"/>
            <w:right w:val="none" w:sz="0" w:space="0" w:color="auto"/>
          </w:divBdr>
        </w:div>
        <w:div w:id="310401873">
          <w:marLeft w:val="640"/>
          <w:marRight w:val="0"/>
          <w:marTop w:val="0"/>
          <w:marBottom w:val="0"/>
          <w:divBdr>
            <w:top w:val="none" w:sz="0" w:space="0" w:color="auto"/>
            <w:left w:val="none" w:sz="0" w:space="0" w:color="auto"/>
            <w:bottom w:val="none" w:sz="0" w:space="0" w:color="auto"/>
            <w:right w:val="none" w:sz="0" w:space="0" w:color="auto"/>
          </w:divBdr>
        </w:div>
        <w:div w:id="1248229582">
          <w:marLeft w:val="640"/>
          <w:marRight w:val="0"/>
          <w:marTop w:val="0"/>
          <w:marBottom w:val="0"/>
          <w:divBdr>
            <w:top w:val="none" w:sz="0" w:space="0" w:color="auto"/>
            <w:left w:val="none" w:sz="0" w:space="0" w:color="auto"/>
            <w:bottom w:val="none" w:sz="0" w:space="0" w:color="auto"/>
            <w:right w:val="none" w:sz="0" w:space="0" w:color="auto"/>
          </w:divBdr>
        </w:div>
        <w:div w:id="713311170">
          <w:marLeft w:val="640"/>
          <w:marRight w:val="0"/>
          <w:marTop w:val="0"/>
          <w:marBottom w:val="0"/>
          <w:divBdr>
            <w:top w:val="none" w:sz="0" w:space="0" w:color="auto"/>
            <w:left w:val="none" w:sz="0" w:space="0" w:color="auto"/>
            <w:bottom w:val="none" w:sz="0" w:space="0" w:color="auto"/>
            <w:right w:val="none" w:sz="0" w:space="0" w:color="auto"/>
          </w:divBdr>
        </w:div>
        <w:div w:id="2131363978">
          <w:marLeft w:val="640"/>
          <w:marRight w:val="0"/>
          <w:marTop w:val="0"/>
          <w:marBottom w:val="0"/>
          <w:divBdr>
            <w:top w:val="none" w:sz="0" w:space="0" w:color="auto"/>
            <w:left w:val="none" w:sz="0" w:space="0" w:color="auto"/>
            <w:bottom w:val="none" w:sz="0" w:space="0" w:color="auto"/>
            <w:right w:val="none" w:sz="0" w:space="0" w:color="auto"/>
          </w:divBdr>
        </w:div>
        <w:div w:id="1425878423">
          <w:marLeft w:val="640"/>
          <w:marRight w:val="0"/>
          <w:marTop w:val="0"/>
          <w:marBottom w:val="0"/>
          <w:divBdr>
            <w:top w:val="none" w:sz="0" w:space="0" w:color="auto"/>
            <w:left w:val="none" w:sz="0" w:space="0" w:color="auto"/>
            <w:bottom w:val="none" w:sz="0" w:space="0" w:color="auto"/>
            <w:right w:val="none" w:sz="0" w:space="0" w:color="auto"/>
          </w:divBdr>
        </w:div>
        <w:div w:id="208806338">
          <w:marLeft w:val="640"/>
          <w:marRight w:val="0"/>
          <w:marTop w:val="0"/>
          <w:marBottom w:val="0"/>
          <w:divBdr>
            <w:top w:val="none" w:sz="0" w:space="0" w:color="auto"/>
            <w:left w:val="none" w:sz="0" w:space="0" w:color="auto"/>
            <w:bottom w:val="none" w:sz="0" w:space="0" w:color="auto"/>
            <w:right w:val="none" w:sz="0" w:space="0" w:color="auto"/>
          </w:divBdr>
        </w:div>
        <w:div w:id="369307886">
          <w:marLeft w:val="640"/>
          <w:marRight w:val="0"/>
          <w:marTop w:val="0"/>
          <w:marBottom w:val="0"/>
          <w:divBdr>
            <w:top w:val="none" w:sz="0" w:space="0" w:color="auto"/>
            <w:left w:val="none" w:sz="0" w:space="0" w:color="auto"/>
            <w:bottom w:val="none" w:sz="0" w:space="0" w:color="auto"/>
            <w:right w:val="none" w:sz="0" w:space="0" w:color="auto"/>
          </w:divBdr>
        </w:div>
        <w:div w:id="515314615">
          <w:marLeft w:val="640"/>
          <w:marRight w:val="0"/>
          <w:marTop w:val="0"/>
          <w:marBottom w:val="0"/>
          <w:divBdr>
            <w:top w:val="none" w:sz="0" w:space="0" w:color="auto"/>
            <w:left w:val="none" w:sz="0" w:space="0" w:color="auto"/>
            <w:bottom w:val="none" w:sz="0" w:space="0" w:color="auto"/>
            <w:right w:val="none" w:sz="0" w:space="0" w:color="auto"/>
          </w:divBdr>
        </w:div>
        <w:div w:id="1473324098">
          <w:marLeft w:val="640"/>
          <w:marRight w:val="0"/>
          <w:marTop w:val="0"/>
          <w:marBottom w:val="0"/>
          <w:divBdr>
            <w:top w:val="none" w:sz="0" w:space="0" w:color="auto"/>
            <w:left w:val="none" w:sz="0" w:space="0" w:color="auto"/>
            <w:bottom w:val="none" w:sz="0" w:space="0" w:color="auto"/>
            <w:right w:val="none" w:sz="0" w:space="0" w:color="auto"/>
          </w:divBdr>
        </w:div>
        <w:div w:id="1537547863">
          <w:marLeft w:val="640"/>
          <w:marRight w:val="0"/>
          <w:marTop w:val="0"/>
          <w:marBottom w:val="0"/>
          <w:divBdr>
            <w:top w:val="none" w:sz="0" w:space="0" w:color="auto"/>
            <w:left w:val="none" w:sz="0" w:space="0" w:color="auto"/>
            <w:bottom w:val="none" w:sz="0" w:space="0" w:color="auto"/>
            <w:right w:val="none" w:sz="0" w:space="0" w:color="auto"/>
          </w:divBdr>
        </w:div>
        <w:div w:id="1182164638">
          <w:marLeft w:val="640"/>
          <w:marRight w:val="0"/>
          <w:marTop w:val="0"/>
          <w:marBottom w:val="0"/>
          <w:divBdr>
            <w:top w:val="none" w:sz="0" w:space="0" w:color="auto"/>
            <w:left w:val="none" w:sz="0" w:space="0" w:color="auto"/>
            <w:bottom w:val="none" w:sz="0" w:space="0" w:color="auto"/>
            <w:right w:val="none" w:sz="0" w:space="0" w:color="auto"/>
          </w:divBdr>
        </w:div>
        <w:div w:id="1420977992">
          <w:marLeft w:val="640"/>
          <w:marRight w:val="0"/>
          <w:marTop w:val="0"/>
          <w:marBottom w:val="0"/>
          <w:divBdr>
            <w:top w:val="none" w:sz="0" w:space="0" w:color="auto"/>
            <w:left w:val="none" w:sz="0" w:space="0" w:color="auto"/>
            <w:bottom w:val="none" w:sz="0" w:space="0" w:color="auto"/>
            <w:right w:val="none" w:sz="0" w:space="0" w:color="auto"/>
          </w:divBdr>
        </w:div>
        <w:div w:id="1119642427">
          <w:marLeft w:val="640"/>
          <w:marRight w:val="0"/>
          <w:marTop w:val="0"/>
          <w:marBottom w:val="0"/>
          <w:divBdr>
            <w:top w:val="none" w:sz="0" w:space="0" w:color="auto"/>
            <w:left w:val="none" w:sz="0" w:space="0" w:color="auto"/>
            <w:bottom w:val="none" w:sz="0" w:space="0" w:color="auto"/>
            <w:right w:val="none" w:sz="0" w:space="0" w:color="auto"/>
          </w:divBdr>
        </w:div>
        <w:div w:id="1376854983">
          <w:marLeft w:val="640"/>
          <w:marRight w:val="0"/>
          <w:marTop w:val="0"/>
          <w:marBottom w:val="0"/>
          <w:divBdr>
            <w:top w:val="none" w:sz="0" w:space="0" w:color="auto"/>
            <w:left w:val="none" w:sz="0" w:space="0" w:color="auto"/>
            <w:bottom w:val="none" w:sz="0" w:space="0" w:color="auto"/>
            <w:right w:val="none" w:sz="0" w:space="0" w:color="auto"/>
          </w:divBdr>
        </w:div>
        <w:div w:id="1885675427">
          <w:marLeft w:val="640"/>
          <w:marRight w:val="0"/>
          <w:marTop w:val="0"/>
          <w:marBottom w:val="0"/>
          <w:divBdr>
            <w:top w:val="none" w:sz="0" w:space="0" w:color="auto"/>
            <w:left w:val="none" w:sz="0" w:space="0" w:color="auto"/>
            <w:bottom w:val="none" w:sz="0" w:space="0" w:color="auto"/>
            <w:right w:val="none" w:sz="0" w:space="0" w:color="auto"/>
          </w:divBdr>
        </w:div>
        <w:div w:id="506017975">
          <w:marLeft w:val="640"/>
          <w:marRight w:val="0"/>
          <w:marTop w:val="0"/>
          <w:marBottom w:val="0"/>
          <w:divBdr>
            <w:top w:val="none" w:sz="0" w:space="0" w:color="auto"/>
            <w:left w:val="none" w:sz="0" w:space="0" w:color="auto"/>
            <w:bottom w:val="none" w:sz="0" w:space="0" w:color="auto"/>
            <w:right w:val="none" w:sz="0" w:space="0" w:color="auto"/>
          </w:divBdr>
        </w:div>
        <w:div w:id="930162454">
          <w:marLeft w:val="640"/>
          <w:marRight w:val="0"/>
          <w:marTop w:val="0"/>
          <w:marBottom w:val="0"/>
          <w:divBdr>
            <w:top w:val="none" w:sz="0" w:space="0" w:color="auto"/>
            <w:left w:val="none" w:sz="0" w:space="0" w:color="auto"/>
            <w:bottom w:val="none" w:sz="0" w:space="0" w:color="auto"/>
            <w:right w:val="none" w:sz="0" w:space="0" w:color="auto"/>
          </w:divBdr>
        </w:div>
        <w:div w:id="109708142">
          <w:marLeft w:val="640"/>
          <w:marRight w:val="0"/>
          <w:marTop w:val="0"/>
          <w:marBottom w:val="0"/>
          <w:divBdr>
            <w:top w:val="none" w:sz="0" w:space="0" w:color="auto"/>
            <w:left w:val="none" w:sz="0" w:space="0" w:color="auto"/>
            <w:bottom w:val="none" w:sz="0" w:space="0" w:color="auto"/>
            <w:right w:val="none" w:sz="0" w:space="0" w:color="auto"/>
          </w:divBdr>
        </w:div>
        <w:div w:id="1782341831">
          <w:marLeft w:val="640"/>
          <w:marRight w:val="0"/>
          <w:marTop w:val="0"/>
          <w:marBottom w:val="0"/>
          <w:divBdr>
            <w:top w:val="none" w:sz="0" w:space="0" w:color="auto"/>
            <w:left w:val="none" w:sz="0" w:space="0" w:color="auto"/>
            <w:bottom w:val="none" w:sz="0" w:space="0" w:color="auto"/>
            <w:right w:val="none" w:sz="0" w:space="0" w:color="auto"/>
          </w:divBdr>
        </w:div>
        <w:div w:id="2100828536">
          <w:marLeft w:val="640"/>
          <w:marRight w:val="0"/>
          <w:marTop w:val="0"/>
          <w:marBottom w:val="0"/>
          <w:divBdr>
            <w:top w:val="none" w:sz="0" w:space="0" w:color="auto"/>
            <w:left w:val="none" w:sz="0" w:space="0" w:color="auto"/>
            <w:bottom w:val="none" w:sz="0" w:space="0" w:color="auto"/>
            <w:right w:val="none" w:sz="0" w:space="0" w:color="auto"/>
          </w:divBdr>
        </w:div>
        <w:div w:id="2025087461">
          <w:marLeft w:val="640"/>
          <w:marRight w:val="0"/>
          <w:marTop w:val="0"/>
          <w:marBottom w:val="0"/>
          <w:divBdr>
            <w:top w:val="none" w:sz="0" w:space="0" w:color="auto"/>
            <w:left w:val="none" w:sz="0" w:space="0" w:color="auto"/>
            <w:bottom w:val="none" w:sz="0" w:space="0" w:color="auto"/>
            <w:right w:val="none" w:sz="0" w:space="0" w:color="auto"/>
          </w:divBdr>
        </w:div>
      </w:divsChild>
    </w:div>
    <w:div w:id="2005932217">
      <w:bodyDiv w:val="1"/>
      <w:marLeft w:val="0"/>
      <w:marRight w:val="0"/>
      <w:marTop w:val="0"/>
      <w:marBottom w:val="0"/>
      <w:divBdr>
        <w:top w:val="none" w:sz="0" w:space="0" w:color="auto"/>
        <w:left w:val="none" w:sz="0" w:space="0" w:color="auto"/>
        <w:bottom w:val="none" w:sz="0" w:space="0" w:color="auto"/>
        <w:right w:val="none" w:sz="0" w:space="0" w:color="auto"/>
      </w:divBdr>
      <w:divsChild>
        <w:div w:id="1703438116">
          <w:marLeft w:val="640"/>
          <w:marRight w:val="0"/>
          <w:marTop w:val="0"/>
          <w:marBottom w:val="0"/>
          <w:divBdr>
            <w:top w:val="none" w:sz="0" w:space="0" w:color="auto"/>
            <w:left w:val="none" w:sz="0" w:space="0" w:color="auto"/>
            <w:bottom w:val="none" w:sz="0" w:space="0" w:color="auto"/>
            <w:right w:val="none" w:sz="0" w:space="0" w:color="auto"/>
          </w:divBdr>
        </w:div>
        <w:div w:id="1088847382">
          <w:marLeft w:val="640"/>
          <w:marRight w:val="0"/>
          <w:marTop w:val="0"/>
          <w:marBottom w:val="0"/>
          <w:divBdr>
            <w:top w:val="none" w:sz="0" w:space="0" w:color="auto"/>
            <w:left w:val="none" w:sz="0" w:space="0" w:color="auto"/>
            <w:bottom w:val="none" w:sz="0" w:space="0" w:color="auto"/>
            <w:right w:val="none" w:sz="0" w:space="0" w:color="auto"/>
          </w:divBdr>
        </w:div>
        <w:div w:id="859591062">
          <w:marLeft w:val="640"/>
          <w:marRight w:val="0"/>
          <w:marTop w:val="0"/>
          <w:marBottom w:val="0"/>
          <w:divBdr>
            <w:top w:val="none" w:sz="0" w:space="0" w:color="auto"/>
            <w:left w:val="none" w:sz="0" w:space="0" w:color="auto"/>
            <w:bottom w:val="none" w:sz="0" w:space="0" w:color="auto"/>
            <w:right w:val="none" w:sz="0" w:space="0" w:color="auto"/>
          </w:divBdr>
        </w:div>
        <w:div w:id="744455965">
          <w:marLeft w:val="640"/>
          <w:marRight w:val="0"/>
          <w:marTop w:val="0"/>
          <w:marBottom w:val="0"/>
          <w:divBdr>
            <w:top w:val="none" w:sz="0" w:space="0" w:color="auto"/>
            <w:left w:val="none" w:sz="0" w:space="0" w:color="auto"/>
            <w:bottom w:val="none" w:sz="0" w:space="0" w:color="auto"/>
            <w:right w:val="none" w:sz="0" w:space="0" w:color="auto"/>
          </w:divBdr>
        </w:div>
        <w:div w:id="920018698">
          <w:marLeft w:val="640"/>
          <w:marRight w:val="0"/>
          <w:marTop w:val="0"/>
          <w:marBottom w:val="0"/>
          <w:divBdr>
            <w:top w:val="none" w:sz="0" w:space="0" w:color="auto"/>
            <w:left w:val="none" w:sz="0" w:space="0" w:color="auto"/>
            <w:bottom w:val="none" w:sz="0" w:space="0" w:color="auto"/>
            <w:right w:val="none" w:sz="0" w:space="0" w:color="auto"/>
          </w:divBdr>
        </w:div>
        <w:div w:id="1135104840">
          <w:marLeft w:val="640"/>
          <w:marRight w:val="0"/>
          <w:marTop w:val="0"/>
          <w:marBottom w:val="0"/>
          <w:divBdr>
            <w:top w:val="none" w:sz="0" w:space="0" w:color="auto"/>
            <w:left w:val="none" w:sz="0" w:space="0" w:color="auto"/>
            <w:bottom w:val="none" w:sz="0" w:space="0" w:color="auto"/>
            <w:right w:val="none" w:sz="0" w:space="0" w:color="auto"/>
          </w:divBdr>
        </w:div>
        <w:div w:id="1848592938">
          <w:marLeft w:val="640"/>
          <w:marRight w:val="0"/>
          <w:marTop w:val="0"/>
          <w:marBottom w:val="0"/>
          <w:divBdr>
            <w:top w:val="none" w:sz="0" w:space="0" w:color="auto"/>
            <w:left w:val="none" w:sz="0" w:space="0" w:color="auto"/>
            <w:bottom w:val="none" w:sz="0" w:space="0" w:color="auto"/>
            <w:right w:val="none" w:sz="0" w:space="0" w:color="auto"/>
          </w:divBdr>
        </w:div>
        <w:div w:id="1996300229">
          <w:marLeft w:val="640"/>
          <w:marRight w:val="0"/>
          <w:marTop w:val="0"/>
          <w:marBottom w:val="0"/>
          <w:divBdr>
            <w:top w:val="none" w:sz="0" w:space="0" w:color="auto"/>
            <w:left w:val="none" w:sz="0" w:space="0" w:color="auto"/>
            <w:bottom w:val="none" w:sz="0" w:space="0" w:color="auto"/>
            <w:right w:val="none" w:sz="0" w:space="0" w:color="auto"/>
          </w:divBdr>
        </w:div>
        <w:div w:id="1494760141">
          <w:marLeft w:val="640"/>
          <w:marRight w:val="0"/>
          <w:marTop w:val="0"/>
          <w:marBottom w:val="0"/>
          <w:divBdr>
            <w:top w:val="none" w:sz="0" w:space="0" w:color="auto"/>
            <w:left w:val="none" w:sz="0" w:space="0" w:color="auto"/>
            <w:bottom w:val="none" w:sz="0" w:space="0" w:color="auto"/>
            <w:right w:val="none" w:sz="0" w:space="0" w:color="auto"/>
          </w:divBdr>
        </w:div>
        <w:div w:id="1088234196">
          <w:marLeft w:val="640"/>
          <w:marRight w:val="0"/>
          <w:marTop w:val="0"/>
          <w:marBottom w:val="0"/>
          <w:divBdr>
            <w:top w:val="none" w:sz="0" w:space="0" w:color="auto"/>
            <w:left w:val="none" w:sz="0" w:space="0" w:color="auto"/>
            <w:bottom w:val="none" w:sz="0" w:space="0" w:color="auto"/>
            <w:right w:val="none" w:sz="0" w:space="0" w:color="auto"/>
          </w:divBdr>
        </w:div>
        <w:div w:id="607197355">
          <w:marLeft w:val="640"/>
          <w:marRight w:val="0"/>
          <w:marTop w:val="0"/>
          <w:marBottom w:val="0"/>
          <w:divBdr>
            <w:top w:val="none" w:sz="0" w:space="0" w:color="auto"/>
            <w:left w:val="none" w:sz="0" w:space="0" w:color="auto"/>
            <w:bottom w:val="none" w:sz="0" w:space="0" w:color="auto"/>
            <w:right w:val="none" w:sz="0" w:space="0" w:color="auto"/>
          </w:divBdr>
        </w:div>
        <w:div w:id="341854851">
          <w:marLeft w:val="640"/>
          <w:marRight w:val="0"/>
          <w:marTop w:val="0"/>
          <w:marBottom w:val="0"/>
          <w:divBdr>
            <w:top w:val="none" w:sz="0" w:space="0" w:color="auto"/>
            <w:left w:val="none" w:sz="0" w:space="0" w:color="auto"/>
            <w:bottom w:val="none" w:sz="0" w:space="0" w:color="auto"/>
            <w:right w:val="none" w:sz="0" w:space="0" w:color="auto"/>
          </w:divBdr>
        </w:div>
        <w:div w:id="1241325761">
          <w:marLeft w:val="640"/>
          <w:marRight w:val="0"/>
          <w:marTop w:val="0"/>
          <w:marBottom w:val="0"/>
          <w:divBdr>
            <w:top w:val="none" w:sz="0" w:space="0" w:color="auto"/>
            <w:left w:val="none" w:sz="0" w:space="0" w:color="auto"/>
            <w:bottom w:val="none" w:sz="0" w:space="0" w:color="auto"/>
            <w:right w:val="none" w:sz="0" w:space="0" w:color="auto"/>
          </w:divBdr>
        </w:div>
        <w:div w:id="1865055154">
          <w:marLeft w:val="640"/>
          <w:marRight w:val="0"/>
          <w:marTop w:val="0"/>
          <w:marBottom w:val="0"/>
          <w:divBdr>
            <w:top w:val="none" w:sz="0" w:space="0" w:color="auto"/>
            <w:left w:val="none" w:sz="0" w:space="0" w:color="auto"/>
            <w:bottom w:val="none" w:sz="0" w:space="0" w:color="auto"/>
            <w:right w:val="none" w:sz="0" w:space="0" w:color="auto"/>
          </w:divBdr>
        </w:div>
        <w:div w:id="1061828068">
          <w:marLeft w:val="640"/>
          <w:marRight w:val="0"/>
          <w:marTop w:val="0"/>
          <w:marBottom w:val="0"/>
          <w:divBdr>
            <w:top w:val="none" w:sz="0" w:space="0" w:color="auto"/>
            <w:left w:val="none" w:sz="0" w:space="0" w:color="auto"/>
            <w:bottom w:val="none" w:sz="0" w:space="0" w:color="auto"/>
            <w:right w:val="none" w:sz="0" w:space="0" w:color="auto"/>
          </w:divBdr>
        </w:div>
        <w:div w:id="780103669">
          <w:marLeft w:val="640"/>
          <w:marRight w:val="0"/>
          <w:marTop w:val="0"/>
          <w:marBottom w:val="0"/>
          <w:divBdr>
            <w:top w:val="none" w:sz="0" w:space="0" w:color="auto"/>
            <w:left w:val="none" w:sz="0" w:space="0" w:color="auto"/>
            <w:bottom w:val="none" w:sz="0" w:space="0" w:color="auto"/>
            <w:right w:val="none" w:sz="0" w:space="0" w:color="auto"/>
          </w:divBdr>
        </w:div>
        <w:div w:id="1132676657">
          <w:marLeft w:val="640"/>
          <w:marRight w:val="0"/>
          <w:marTop w:val="0"/>
          <w:marBottom w:val="0"/>
          <w:divBdr>
            <w:top w:val="none" w:sz="0" w:space="0" w:color="auto"/>
            <w:left w:val="none" w:sz="0" w:space="0" w:color="auto"/>
            <w:bottom w:val="none" w:sz="0" w:space="0" w:color="auto"/>
            <w:right w:val="none" w:sz="0" w:space="0" w:color="auto"/>
          </w:divBdr>
        </w:div>
        <w:div w:id="2074959738">
          <w:marLeft w:val="640"/>
          <w:marRight w:val="0"/>
          <w:marTop w:val="0"/>
          <w:marBottom w:val="0"/>
          <w:divBdr>
            <w:top w:val="none" w:sz="0" w:space="0" w:color="auto"/>
            <w:left w:val="none" w:sz="0" w:space="0" w:color="auto"/>
            <w:bottom w:val="none" w:sz="0" w:space="0" w:color="auto"/>
            <w:right w:val="none" w:sz="0" w:space="0" w:color="auto"/>
          </w:divBdr>
        </w:div>
        <w:div w:id="314915514">
          <w:marLeft w:val="640"/>
          <w:marRight w:val="0"/>
          <w:marTop w:val="0"/>
          <w:marBottom w:val="0"/>
          <w:divBdr>
            <w:top w:val="none" w:sz="0" w:space="0" w:color="auto"/>
            <w:left w:val="none" w:sz="0" w:space="0" w:color="auto"/>
            <w:bottom w:val="none" w:sz="0" w:space="0" w:color="auto"/>
            <w:right w:val="none" w:sz="0" w:space="0" w:color="auto"/>
          </w:divBdr>
        </w:div>
        <w:div w:id="1383747944">
          <w:marLeft w:val="640"/>
          <w:marRight w:val="0"/>
          <w:marTop w:val="0"/>
          <w:marBottom w:val="0"/>
          <w:divBdr>
            <w:top w:val="none" w:sz="0" w:space="0" w:color="auto"/>
            <w:left w:val="none" w:sz="0" w:space="0" w:color="auto"/>
            <w:bottom w:val="none" w:sz="0" w:space="0" w:color="auto"/>
            <w:right w:val="none" w:sz="0" w:space="0" w:color="auto"/>
          </w:divBdr>
        </w:div>
        <w:div w:id="1573395304">
          <w:marLeft w:val="640"/>
          <w:marRight w:val="0"/>
          <w:marTop w:val="0"/>
          <w:marBottom w:val="0"/>
          <w:divBdr>
            <w:top w:val="none" w:sz="0" w:space="0" w:color="auto"/>
            <w:left w:val="none" w:sz="0" w:space="0" w:color="auto"/>
            <w:bottom w:val="none" w:sz="0" w:space="0" w:color="auto"/>
            <w:right w:val="none" w:sz="0" w:space="0" w:color="auto"/>
          </w:divBdr>
        </w:div>
        <w:div w:id="801002199">
          <w:marLeft w:val="640"/>
          <w:marRight w:val="0"/>
          <w:marTop w:val="0"/>
          <w:marBottom w:val="0"/>
          <w:divBdr>
            <w:top w:val="none" w:sz="0" w:space="0" w:color="auto"/>
            <w:left w:val="none" w:sz="0" w:space="0" w:color="auto"/>
            <w:bottom w:val="none" w:sz="0" w:space="0" w:color="auto"/>
            <w:right w:val="none" w:sz="0" w:space="0" w:color="auto"/>
          </w:divBdr>
        </w:div>
        <w:div w:id="373579117">
          <w:marLeft w:val="640"/>
          <w:marRight w:val="0"/>
          <w:marTop w:val="0"/>
          <w:marBottom w:val="0"/>
          <w:divBdr>
            <w:top w:val="none" w:sz="0" w:space="0" w:color="auto"/>
            <w:left w:val="none" w:sz="0" w:space="0" w:color="auto"/>
            <w:bottom w:val="none" w:sz="0" w:space="0" w:color="auto"/>
            <w:right w:val="none" w:sz="0" w:space="0" w:color="auto"/>
          </w:divBdr>
        </w:div>
        <w:div w:id="2024437284">
          <w:marLeft w:val="640"/>
          <w:marRight w:val="0"/>
          <w:marTop w:val="0"/>
          <w:marBottom w:val="0"/>
          <w:divBdr>
            <w:top w:val="none" w:sz="0" w:space="0" w:color="auto"/>
            <w:left w:val="none" w:sz="0" w:space="0" w:color="auto"/>
            <w:bottom w:val="none" w:sz="0" w:space="0" w:color="auto"/>
            <w:right w:val="none" w:sz="0" w:space="0" w:color="auto"/>
          </w:divBdr>
        </w:div>
        <w:div w:id="1278290595">
          <w:marLeft w:val="640"/>
          <w:marRight w:val="0"/>
          <w:marTop w:val="0"/>
          <w:marBottom w:val="0"/>
          <w:divBdr>
            <w:top w:val="none" w:sz="0" w:space="0" w:color="auto"/>
            <w:left w:val="none" w:sz="0" w:space="0" w:color="auto"/>
            <w:bottom w:val="none" w:sz="0" w:space="0" w:color="auto"/>
            <w:right w:val="none" w:sz="0" w:space="0" w:color="auto"/>
          </w:divBdr>
        </w:div>
        <w:div w:id="1209026252">
          <w:marLeft w:val="640"/>
          <w:marRight w:val="0"/>
          <w:marTop w:val="0"/>
          <w:marBottom w:val="0"/>
          <w:divBdr>
            <w:top w:val="none" w:sz="0" w:space="0" w:color="auto"/>
            <w:left w:val="none" w:sz="0" w:space="0" w:color="auto"/>
            <w:bottom w:val="none" w:sz="0" w:space="0" w:color="auto"/>
            <w:right w:val="none" w:sz="0" w:space="0" w:color="auto"/>
          </w:divBdr>
        </w:div>
        <w:div w:id="662855878">
          <w:marLeft w:val="640"/>
          <w:marRight w:val="0"/>
          <w:marTop w:val="0"/>
          <w:marBottom w:val="0"/>
          <w:divBdr>
            <w:top w:val="none" w:sz="0" w:space="0" w:color="auto"/>
            <w:left w:val="none" w:sz="0" w:space="0" w:color="auto"/>
            <w:bottom w:val="none" w:sz="0" w:space="0" w:color="auto"/>
            <w:right w:val="none" w:sz="0" w:space="0" w:color="auto"/>
          </w:divBdr>
        </w:div>
        <w:div w:id="13312922">
          <w:marLeft w:val="640"/>
          <w:marRight w:val="0"/>
          <w:marTop w:val="0"/>
          <w:marBottom w:val="0"/>
          <w:divBdr>
            <w:top w:val="none" w:sz="0" w:space="0" w:color="auto"/>
            <w:left w:val="none" w:sz="0" w:space="0" w:color="auto"/>
            <w:bottom w:val="none" w:sz="0" w:space="0" w:color="auto"/>
            <w:right w:val="none" w:sz="0" w:space="0" w:color="auto"/>
          </w:divBdr>
        </w:div>
        <w:div w:id="42406175">
          <w:marLeft w:val="640"/>
          <w:marRight w:val="0"/>
          <w:marTop w:val="0"/>
          <w:marBottom w:val="0"/>
          <w:divBdr>
            <w:top w:val="none" w:sz="0" w:space="0" w:color="auto"/>
            <w:left w:val="none" w:sz="0" w:space="0" w:color="auto"/>
            <w:bottom w:val="none" w:sz="0" w:space="0" w:color="auto"/>
            <w:right w:val="none" w:sz="0" w:space="0" w:color="auto"/>
          </w:divBdr>
        </w:div>
        <w:div w:id="1578979889">
          <w:marLeft w:val="640"/>
          <w:marRight w:val="0"/>
          <w:marTop w:val="0"/>
          <w:marBottom w:val="0"/>
          <w:divBdr>
            <w:top w:val="none" w:sz="0" w:space="0" w:color="auto"/>
            <w:left w:val="none" w:sz="0" w:space="0" w:color="auto"/>
            <w:bottom w:val="none" w:sz="0" w:space="0" w:color="auto"/>
            <w:right w:val="none" w:sz="0" w:space="0" w:color="auto"/>
          </w:divBdr>
        </w:div>
        <w:div w:id="106042885">
          <w:marLeft w:val="640"/>
          <w:marRight w:val="0"/>
          <w:marTop w:val="0"/>
          <w:marBottom w:val="0"/>
          <w:divBdr>
            <w:top w:val="none" w:sz="0" w:space="0" w:color="auto"/>
            <w:left w:val="none" w:sz="0" w:space="0" w:color="auto"/>
            <w:bottom w:val="none" w:sz="0" w:space="0" w:color="auto"/>
            <w:right w:val="none" w:sz="0" w:space="0" w:color="auto"/>
          </w:divBdr>
        </w:div>
        <w:div w:id="1792896004">
          <w:marLeft w:val="640"/>
          <w:marRight w:val="0"/>
          <w:marTop w:val="0"/>
          <w:marBottom w:val="0"/>
          <w:divBdr>
            <w:top w:val="none" w:sz="0" w:space="0" w:color="auto"/>
            <w:left w:val="none" w:sz="0" w:space="0" w:color="auto"/>
            <w:bottom w:val="none" w:sz="0" w:space="0" w:color="auto"/>
            <w:right w:val="none" w:sz="0" w:space="0" w:color="auto"/>
          </w:divBdr>
        </w:div>
        <w:div w:id="1240678186">
          <w:marLeft w:val="640"/>
          <w:marRight w:val="0"/>
          <w:marTop w:val="0"/>
          <w:marBottom w:val="0"/>
          <w:divBdr>
            <w:top w:val="none" w:sz="0" w:space="0" w:color="auto"/>
            <w:left w:val="none" w:sz="0" w:space="0" w:color="auto"/>
            <w:bottom w:val="none" w:sz="0" w:space="0" w:color="auto"/>
            <w:right w:val="none" w:sz="0" w:space="0" w:color="auto"/>
          </w:divBdr>
        </w:div>
        <w:div w:id="321205264">
          <w:marLeft w:val="640"/>
          <w:marRight w:val="0"/>
          <w:marTop w:val="0"/>
          <w:marBottom w:val="0"/>
          <w:divBdr>
            <w:top w:val="none" w:sz="0" w:space="0" w:color="auto"/>
            <w:left w:val="none" w:sz="0" w:space="0" w:color="auto"/>
            <w:bottom w:val="none" w:sz="0" w:space="0" w:color="auto"/>
            <w:right w:val="none" w:sz="0" w:space="0" w:color="auto"/>
          </w:divBdr>
        </w:div>
        <w:div w:id="1502357274">
          <w:marLeft w:val="640"/>
          <w:marRight w:val="0"/>
          <w:marTop w:val="0"/>
          <w:marBottom w:val="0"/>
          <w:divBdr>
            <w:top w:val="none" w:sz="0" w:space="0" w:color="auto"/>
            <w:left w:val="none" w:sz="0" w:space="0" w:color="auto"/>
            <w:bottom w:val="none" w:sz="0" w:space="0" w:color="auto"/>
            <w:right w:val="none" w:sz="0" w:space="0" w:color="auto"/>
          </w:divBdr>
        </w:div>
        <w:div w:id="1355959788">
          <w:marLeft w:val="640"/>
          <w:marRight w:val="0"/>
          <w:marTop w:val="0"/>
          <w:marBottom w:val="0"/>
          <w:divBdr>
            <w:top w:val="none" w:sz="0" w:space="0" w:color="auto"/>
            <w:left w:val="none" w:sz="0" w:space="0" w:color="auto"/>
            <w:bottom w:val="none" w:sz="0" w:space="0" w:color="auto"/>
            <w:right w:val="none" w:sz="0" w:space="0" w:color="auto"/>
          </w:divBdr>
        </w:div>
        <w:div w:id="341009952">
          <w:marLeft w:val="640"/>
          <w:marRight w:val="0"/>
          <w:marTop w:val="0"/>
          <w:marBottom w:val="0"/>
          <w:divBdr>
            <w:top w:val="none" w:sz="0" w:space="0" w:color="auto"/>
            <w:left w:val="none" w:sz="0" w:space="0" w:color="auto"/>
            <w:bottom w:val="none" w:sz="0" w:space="0" w:color="auto"/>
            <w:right w:val="none" w:sz="0" w:space="0" w:color="auto"/>
          </w:divBdr>
        </w:div>
        <w:div w:id="1017121430">
          <w:marLeft w:val="640"/>
          <w:marRight w:val="0"/>
          <w:marTop w:val="0"/>
          <w:marBottom w:val="0"/>
          <w:divBdr>
            <w:top w:val="none" w:sz="0" w:space="0" w:color="auto"/>
            <w:left w:val="none" w:sz="0" w:space="0" w:color="auto"/>
            <w:bottom w:val="none" w:sz="0" w:space="0" w:color="auto"/>
            <w:right w:val="none" w:sz="0" w:space="0" w:color="auto"/>
          </w:divBdr>
        </w:div>
        <w:div w:id="1029912487">
          <w:marLeft w:val="640"/>
          <w:marRight w:val="0"/>
          <w:marTop w:val="0"/>
          <w:marBottom w:val="0"/>
          <w:divBdr>
            <w:top w:val="none" w:sz="0" w:space="0" w:color="auto"/>
            <w:left w:val="none" w:sz="0" w:space="0" w:color="auto"/>
            <w:bottom w:val="none" w:sz="0" w:space="0" w:color="auto"/>
            <w:right w:val="none" w:sz="0" w:space="0" w:color="auto"/>
          </w:divBdr>
        </w:div>
        <w:div w:id="1920090331">
          <w:marLeft w:val="640"/>
          <w:marRight w:val="0"/>
          <w:marTop w:val="0"/>
          <w:marBottom w:val="0"/>
          <w:divBdr>
            <w:top w:val="none" w:sz="0" w:space="0" w:color="auto"/>
            <w:left w:val="none" w:sz="0" w:space="0" w:color="auto"/>
            <w:bottom w:val="none" w:sz="0" w:space="0" w:color="auto"/>
            <w:right w:val="none" w:sz="0" w:space="0" w:color="auto"/>
          </w:divBdr>
        </w:div>
        <w:div w:id="7147708">
          <w:marLeft w:val="640"/>
          <w:marRight w:val="0"/>
          <w:marTop w:val="0"/>
          <w:marBottom w:val="0"/>
          <w:divBdr>
            <w:top w:val="none" w:sz="0" w:space="0" w:color="auto"/>
            <w:left w:val="none" w:sz="0" w:space="0" w:color="auto"/>
            <w:bottom w:val="none" w:sz="0" w:space="0" w:color="auto"/>
            <w:right w:val="none" w:sz="0" w:space="0" w:color="auto"/>
          </w:divBdr>
        </w:div>
        <w:div w:id="2064912349">
          <w:marLeft w:val="640"/>
          <w:marRight w:val="0"/>
          <w:marTop w:val="0"/>
          <w:marBottom w:val="0"/>
          <w:divBdr>
            <w:top w:val="none" w:sz="0" w:space="0" w:color="auto"/>
            <w:left w:val="none" w:sz="0" w:space="0" w:color="auto"/>
            <w:bottom w:val="none" w:sz="0" w:space="0" w:color="auto"/>
            <w:right w:val="none" w:sz="0" w:space="0" w:color="auto"/>
          </w:divBdr>
        </w:div>
        <w:div w:id="1752896573">
          <w:marLeft w:val="640"/>
          <w:marRight w:val="0"/>
          <w:marTop w:val="0"/>
          <w:marBottom w:val="0"/>
          <w:divBdr>
            <w:top w:val="none" w:sz="0" w:space="0" w:color="auto"/>
            <w:left w:val="none" w:sz="0" w:space="0" w:color="auto"/>
            <w:bottom w:val="none" w:sz="0" w:space="0" w:color="auto"/>
            <w:right w:val="none" w:sz="0" w:space="0" w:color="auto"/>
          </w:divBdr>
        </w:div>
        <w:div w:id="2050378179">
          <w:marLeft w:val="640"/>
          <w:marRight w:val="0"/>
          <w:marTop w:val="0"/>
          <w:marBottom w:val="0"/>
          <w:divBdr>
            <w:top w:val="none" w:sz="0" w:space="0" w:color="auto"/>
            <w:left w:val="none" w:sz="0" w:space="0" w:color="auto"/>
            <w:bottom w:val="none" w:sz="0" w:space="0" w:color="auto"/>
            <w:right w:val="none" w:sz="0" w:space="0" w:color="auto"/>
          </w:divBdr>
        </w:div>
        <w:div w:id="943881053">
          <w:marLeft w:val="640"/>
          <w:marRight w:val="0"/>
          <w:marTop w:val="0"/>
          <w:marBottom w:val="0"/>
          <w:divBdr>
            <w:top w:val="none" w:sz="0" w:space="0" w:color="auto"/>
            <w:left w:val="none" w:sz="0" w:space="0" w:color="auto"/>
            <w:bottom w:val="none" w:sz="0" w:space="0" w:color="auto"/>
            <w:right w:val="none" w:sz="0" w:space="0" w:color="auto"/>
          </w:divBdr>
        </w:div>
        <w:div w:id="1998413297">
          <w:marLeft w:val="640"/>
          <w:marRight w:val="0"/>
          <w:marTop w:val="0"/>
          <w:marBottom w:val="0"/>
          <w:divBdr>
            <w:top w:val="none" w:sz="0" w:space="0" w:color="auto"/>
            <w:left w:val="none" w:sz="0" w:space="0" w:color="auto"/>
            <w:bottom w:val="none" w:sz="0" w:space="0" w:color="auto"/>
            <w:right w:val="none" w:sz="0" w:space="0" w:color="auto"/>
          </w:divBdr>
        </w:div>
        <w:div w:id="525868065">
          <w:marLeft w:val="640"/>
          <w:marRight w:val="0"/>
          <w:marTop w:val="0"/>
          <w:marBottom w:val="0"/>
          <w:divBdr>
            <w:top w:val="none" w:sz="0" w:space="0" w:color="auto"/>
            <w:left w:val="none" w:sz="0" w:space="0" w:color="auto"/>
            <w:bottom w:val="none" w:sz="0" w:space="0" w:color="auto"/>
            <w:right w:val="none" w:sz="0" w:space="0" w:color="auto"/>
          </w:divBdr>
        </w:div>
        <w:div w:id="1056970631">
          <w:marLeft w:val="640"/>
          <w:marRight w:val="0"/>
          <w:marTop w:val="0"/>
          <w:marBottom w:val="0"/>
          <w:divBdr>
            <w:top w:val="none" w:sz="0" w:space="0" w:color="auto"/>
            <w:left w:val="none" w:sz="0" w:space="0" w:color="auto"/>
            <w:bottom w:val="none" w:sz="0" w:space="0" w:color="auto"/>
            <w:right w:val="none" w:sz="0" w:space="0" w:color="auto"/>
          </w:divBdr>
        </w:div>
        <w:div w:id="1624775203">
          <w:marLeft w:val="640"/>
          <w:marRight w:val="0"/>
          <w:marTop w:val="0"/>
          <w:marBottom w:val="0"/>
          <w:divBdr>
            <w:top w:val="none" w:sz="0" w:space="0" w:color="auto"/>
            <w:left w:val="none" w:sz="0" w:space="0" w:color="auto"/>
            <w:bottom w:val="none" w:sz="0" w:space="0" w:color="auto"/>
            <w:right w:val="none" w:sz="0" w:space="0" w:color="auto"/>
          </w:divBdr>
        </w:div>
        <w:div w:id="169756185">
          <w:marLeft w:val="640"/>
          <w:marRight w:val="0"/>
          <w:marTop w:val="0"/>
          <w:marBottom w:val="0"/>
          <w:divBdr>
            <w:top w:val="none" w:sz="0" w:space="0" w:color="auto"/>
            <w:left w:val="none" w:sz="0" w:space="0" w:color="auto"/>
            <w:bottom w:val="none" w:sz="0" w:space="0" w:color="auto"/>
            <w:right w:val="none" w:sz="0" w:space="0" w:color="auto"/>
          </w:divBdr>
        </w:div>
        <w:div w:id="1485584746">
          <w:marLeft w:val="640"/>
          <w:marRight w:val="0"/>
          <w:marTop w:val="0"/>
          <w:marBottom w:val="0"/>
          <w:divBdr>
            <w:top w:val="none" w:sz="0" w:space="0" w:color="auto"/>
            <w:left w:val="none" w:sz="0" w:space="0" w:color="auto"/>
            <w:bottom w:val="none" w:sz="0" w:space="0" w:color="auto"/>
            <w:right w:val="none" w:sz="0" w:space="0" w:color="auto"/>
          </w:divBdr>
        </w:div>
        <w:div w:id="1190143737">
          <w:marLeft w:val="640"/>
          <w:marRight w:val="0"/>
          <w:marTop w:val="0"/>
          <w:marBottom w:val="0"/>
          <w:divBdr>
            <w:top w:val="none" w:sz="0" w:space="0" w:color="auto"/>
            <w:left w:val="none" w:sz="0" w:space="0" w:color="auto"/>
            <w:bottom w:val="none" w:sz="0" w:space="0" w:color="auto"/>
            <w:right w:val="none" w:sz="0" w:space="0" w:color="auto"/>
          </w:divBdr>
        </w:div>
        <w:div w:id="1668896418">
          <w:marLeft w:val="640"/>
          <w:marRight w:val="0"/>
          <w:marTop w:val="0"/>
          <w:marBottom w:val="0"/>
          <w:divBdr>
            <w:top w:val="none" w:sz="0" w:space="0" w:color="auto"/>
            <w:left w:val="none" w:sz="0" w:space="0" w:color="auto"/>
            <w:bottom w:val="none" w:sz="0" w:space="0" w:color="auto"/>
            <w:right w:val="none" w:sz="0" w:space="0" w:color="auto"/>
          </w:divBdr>
        </w:div>
        <w:div w:id="1010328110">
          <w:marLeft w:val="640"/>
          <w:marRight w:val="0"/>
          <w:marTop w:val="0"/>
          <w:marBottom w:val="0"/>
          <w:divBdr>
            <w:top w:val="none" w:sz="0" w:space="0" w:color="auto"/>
            <w:left w:val="none" w:sz="0" w:space="0" w:color="auto"/>
            <w:bottom w:val="none" w:sz="0" w:space="0" w:color="auto"/>
            <w:right w:val="none" w:sz="0" w:space="0" w:color="auto"/>
          </w:divBdr>
        </w:div>
        <w:div w:id="2124113602">
          <w:marLeft w:val="640"/>
          <w:marRight w:val="0"/>
          <w:marTop w:val="0"/>
          <w:marBottom w:val="0"/>
          <w:divBdr>
            <w:top w:val="none" w:sz="0" w:space="0" w:color="auto"/>
            <w:left w:val="none" w:sz="0" w:space="0" w:color="auto"/>
            <w:bottom w:val="none" w:sz="0" w:space="0" w:color="auto"/>
            <w:right w:val="none" w:sz="0" w:space="0" w:color="auto"/>
          </w:divBdr>
        </w:div>
        <w:div w:id="1381855330">
          <w:marLeft w:val="640"/>
          <w:marRight w:val="0"/>
          <w:marTop w:val="0"/>
          <w:marBottom w:val="0"/>
          <w:divBdr>
            <w:top w:val="none" w:sz="0" w:space="0" w:color="auto"/>
            <w:left w:val="none" w:sz="0" w:space="0" w:color="auto"/>
            <w:bottom w:val="none" w:sz="0" w:space="0" w:color="auto"/>
            <w:right w:val="none" w:sz="0" w:space="0" w:color="auto"/>
          </w:divBdr>
        </w:div>
        <w:div w:id="176315740">
          <w:marLeft w:val="640"/>
          <w:marRight w:val="0"/>
          <w:marTop w:val="0"/>
          <w:marBottom w:val="0"/>
          <w:divBdr>
            <w:top w:val="none" w:sz="0" w:space="0" w:color="auto"/>
            <w:left w:val="none" w:sz="0" w:space="0" w:color="auto"/>
            <w:bottom w:val="none" w:sz="0" w:space="0" w:color="auto"/>
            <w:right w:val="none" w:sz="0" w:space="0" w:color="auto"/>
          </w:divBdr>
        </w:div>
        <w:div w:id="1243829590">
          <w:marLeft w:val="640"/>
          <w:marRight w:val="0"/>
          <w:marTop w:val="0"/>
          <w:marBottom w:val="0"/>
          <w:divBdr>
            <w:top w:val="none" w:sz="0" w:space="0" w:color="auto"/>
            <w:left w:val="none" w:sz="0" w:space="0" w:color="auto"/>
            <w:bottom w:val="none" w:sz="0" w:space="0" w:color="auto"/>
            <w:right w:val="none" w:sz="0" w:space="0" w:color="auto"/>
          </w:divBdr>
        </w:div>
        <w:div w:id="37173344">
          <w:marLeft w:val="640"/>
          <w:marRight w:val="0"/>
          <w:marTop w:val="0"/>
          <w:marBottom w:val="0"/>
          <w:divBdr>
            <w:top w:val="none" w:sz="0" w:space="0" w:color="auto"/>
            <w:left w:val="none" w:sz="0" w:space="0" w:color="auto"/>
            <w:bottom w:val="none" w:sz="0" w:space="0" w:color="auto"/>
            <w:right w:val="none" w:sz="0" w:space="0" w:color="auto"/>
          </w:divBdr>
        </w:div>
        <w:div w:id="751505991">
          <w:marLeft w:val="640"/>
          <w:marRight w:val="0"/>
          <w:marTop w:val="0"/>
          <w:marBottom w:val="0"/>
          <w:divBdr>
            <w:top w:val="none" w:sz="0" w:space="0" w:color="auto"/>
            <w:left w:val="none" w:sz="0" w:space="0" w:color="auto"/>
            <w:bottom w:val="none" w:sz="0" w:space="0" w:color="auto"/>
            <w:right w:val="none" w:sz="0" w:space="0" w:color="auto"/>
          </w:divBdr>
        </w:div>
        <w:div w:id="1850632798">
          <w:marLeft w:val="640"/>
          <w:marRight w:val="0"/>
          <w:marTop w:val="0"/>
          <w:marBottom w:val="0"/>
          <w:divBdr>
            <w:top w:val="none" w:sz="0" w:space="0" w:color="auto"/>
            <w:left w:val="none" w:sz="0" w:space="0" w:color="auto"/>
            <w:bottom w:val="none" w:sz="0" w:space="0" w:color="auto"/>
            <w:right w:val="none" w:sz="0" w:space="0" w:color="auto"/>
          </w:divBdr>
        </w:div>
        <w:div w:id="1071196073">
          <w:marLeft w:val="640"/>
          <w:marRight w:val="0"/>
          <w:marTop w:val="0"/>
          <w:marBottom w:val="0"/>
          <w:divBdr>
            <w:top w:val="none" w:sz="0" w:space="0" w:color="auto"/>
            <w:left w:val="none" w:sz="0" w:space="0" w:color="auto"/>
            <w:bottom w:val="none" w:sz="0" w:space="0" w:color="auto"/>
            <w:right w:val="none" w:sz="0" w:space="0" w:color="auto"/>
          </w:divBdr>
        </w:div>
        <w:div w:id="1130781062">
          <w:marLeft w:val="640"/>
          <w:marRight w:val="0"/>
          <w:marTop w:val="0"/>
          <w:marBottom w:val="0"/>
          <w:divBdr>
            <w:top w:val="none" w:sz="0" w:space="0" w:color="auto"/>
            <w:left w:val="none" w:sz="0" w:space="0" w:color="auto"/>
            <w:bottom w:val="none" w:sz="0" w:space="0" w:color="auto"/>
            <w:right w:val="none" w:sz="0" w:space="0" w:color="auto"/>
          </w:divBdr>
        </w:div>
        <w:div w:id="2015377480">
          <w:marLeft w:val="640"/>
          <w:marRight w:val="0"/>
          <w:marTop w:val="0"/>
          <w:marBottom w:val="0"/>
          <w:divBdr>
            <w:top w:val="none" w:sz="0" w:space="0" w:color="auto"/>
            <w:left w:val="none" w:sz="0" w:space="0" w:color="auto"/>
            <w:bottom w:val="none" w:sz="0" w:space="0" w:color="auto"/>
            <w:right w:val="none" w:sz="0" w:space="0" w:color="auto"/>
          </w:divBdr>
        </w:div>
        <w:div w:id="680277494">
          <w:marLeft w:val="640"/>
          <w:marRight w:val="0"/>
          <w:marTop w:val="0"/>
          <w:marBottom w:val="0"/>
          <w:divBdr>
            <w:top w:val="none" w:sz="0" w:space="0" w:color="auto"/>
            <w:left w:val="none" w:sz="0" w:space="0" w:color="auto"/>
            <w:bottom w:val="none" w:sz="0" w:space="0" w:color="auto"/>
            <w:right w:val="none" w:sz="0" w:space="0" w:color="auto"/>
          </w:divBdr>
        </w:div>
        <w:div w:id="1939747884">
          <w:marLeft w:val="640"/>
          <w:marRight w:val="0"/>
          <w:marTop w:val="0"/>
          <w:marBottom w:val="0"/>
          <w:divBdr>
            <w:top w:val="none" w:sz="0" w:space="0" w:color="auto"/>
            <w:left w:val="none" w:sz="0" w:space="0" w:color="auto"/>
            <w:bottom w:val="none" w:sz="0" w:space="0" w:color="auto"/>
            <w:right w:val="none" w:sz="0" w:space="0" w:color="auto"/>
          </w:divBdr>
        </w:div>
        <w:div w:id="1791705879">
          <w:marLeft w:val="640"/>
          <w:marRight w:val="0"/>
          <w:marTop w:val="0"/>
          <w:marBottom w:val="0"/>
          <w:divBdr>
            <w:top w:val="none" w:sz="0" w:space="0" w:color="auto"/>
            <w:left w:val="none" w:sz="0" w:space="0" w:color="auto"/>
            <w:bottom w:val="none" w:sz="0" w:space="0" w:color="auto"/>
            <w:right w:val="none" w:sz="0" w:space="0" w:color="auto"/>
          </w:divBdr>
        </w:div>
        <w:div w:id="1056858292">
          <w:marLeft w:val="640"/>
          <w:marRight w:val="0"/>
          <w:marTop w:val="0"/>
          <w:marBottom w:val="0"/>
          <w:divBdr>
            <w:top w:val="none" w:sz="0" w:space="0" w:color="auto"/>
            <w:left w:val="none" w:sz="0" w:space="0" w:color="auto"/>
            <w:bottom w:val="none" w:sz="0" w:space="0" w:color="auto"/>
            <w:right w:val="none" w:sz="0" w:space="0" w:color="auto"/>
          </w:divBdr>
        </w:div>
        <w:div w:id="1781990938">
          <w:marLeft w:val="640"/>
          <w:marRight w:val="0"/>
          <w:marTop w:val="0"/>
          <w:marBottom w:val="0"/>
          <w:divBdr>
            <w:top w:val="none" w:sz="0" w:space="0" w:color="auto"/>
            <w:left w:val="none" w:sz="0" w:space="0" w:color="auto"/>
            <w:bottom w:val="none" w:sz="0" w:space="0" w:color="auto"/>
            <w:right w:val="none" w:sz="0" w:space="0" w:color="auto"/>
          </w:divBdr>
        </w:div>
        <w:div w:id="675619320">
          <w:marLeft w:val="640"/>
          <w:marRight w:val="0"/>
          <w:marTop w:val="0"/>
          <w:marBottom w:val="0"/>
          <w:divBdr>
            <w:top w:val="none" w:sz="0" w:space="0" w:color="auto"/>
            <w:left w:val="none" w:sz="0" w:space="0" w:color="auto"/>
            <w:bottom w:val="none" w:sz="0" w:space="0" w:color="auto"/>
            <w:right w:val="none" w:sz="0" w:space="0" w:color="auto"/>
          </w:divBdr>
        </w:div>
      </w:divsChild>
    </w:div>
    <w:div w:id="2021278304">
      <w:bodyDiv w:val="1"/>
      <w:marLeft w:val="0"/>
      <w:marRight w:val="0"/>
      <w:marTop w:val="0"/>
      <w:marBottom w:val="0"/>
      <w:divBdr>
        <w:top w:val="none" w:sz="0" w:space="0" w:color="auto"/>
        <w:left w:val="none" w:sz="0" w:space="0" w:color="auto"/>
        <w:bottom w:val="none" w:sz="0" w:space="0" w:color="auto"/>
        <w:right w:val="none" w:sz="0" w:space="0" w:color="auto"/>
      </w:divBdr>
      <w:divsChild>
        <w:div w:id="2115633267">
          <w:marLeft w:val="640"/>
          <w:marRight w:val="0"/>
          <w:marTop w:val="0"/>
          <w:marBottom w:val="0"/>
          <w:divBdr>
            <w:top w:val="none" w:sz="0" w:space="0" w:color="auto"/>
            <w:left w:val="none" w:sz="0" w:space="0" w:color="auto"/>
            <w:bottom w:val="none" w:sz="0" w:space="0" w:color="auto"/>
            <w:right w:val="none" w:sz="0" w:space="0" w:color="auto"/>
          </w:divBdr>
        </w:div>
        <w:div w:id="1257980988">
          <w:marLeft w:val="640"/>
          <w:marRight w:val="0"/>
          <w:marTop w:val="0"/>
          <w:marBottom w:val="0"/>
          <w:divBdr>
            <w:top w:val="none" w:sz="0" w:space="0" w:color="auto"/>
            <w:left w:val="none" w:sz="0" w:space="0" w:color="auto"/>
            <w:bottom w:val="none" w:sz="0" w:space="0" w:color="auto"/>
            <w:right w:val="none" w:sz="0" w:space="0" w:color="auto"/>
          </w:divBdr>
        </w:div>
        <w:div w:id="117144431">
          <w:marLeft w:val="640"/>
          <w:marRight w:val="0"/>
          <w:marTop w:val="0"/>
          <w:marBottom w:val="0"/>
          <w:divBdr>
            <w:top w:val="none" w:sz="0" w:space="0" w:color="auto"/>
            <w:left w:val="none" w:sz="0" w:space="0" w:color="auto"/>
            <w:bottom w:val="none" w:sz="0" w:space="0" w:color="auto"/>
            <w:right w:val="none" w:sz="0" w:space="0" w:color="auto"/>
          </w:divBdr>
        </w:div>
        <w:div w:id="1461000020">
          <w:marLeft w:val="640"/>
          <w:marRight w:val="0"/>
          <w:marTop w:val="0"/>
          <w:marBottom w:val="0"/>
          <w:divBdr>
            <w:top w:val="none" w:sz="0" w:space="0" w:color="auto"/>
            <w:left w:val="none" w:sz="0" w:space="0" w:color="auto"/>
            <w:bottom w:val="none" w:sz="0" w:space="0" w:color="auto"/>
            <w:right w:val="none" w:sz="0" w:space="0" w:color="auto"/>
          </w:divBdr>
        </w:div>
        <w:div w:id="1885293383">
          <w:marLeft w:val="640"/>
          <w:marRight w:val="0"/>
          <w:marTop w:val="0"/>
          <w:marBottom w:val="0"/>
          <w:divBdr>
            <w:top w:val="none" w:sz="0" w:space="0" w:color="auto"/>
            <w:left w:val="none" w:sz="0" w:space="0" w:color="auto"/>
            <w:bottom w:val="none" w:sz="0" w:space="0" w:color="auto"/>
            <w:right w:val="none" w:sz="0" w:space="0" w:color="auto"/>
          </w:divBdr>
        </w:div>
        <w:div w:id="1121069601">
          <w:marLeft w:val="640"/>
          <w:marRight w:val="0"/>
          <w:marTop w:val="0"/>
          <w:marBottom w:val="0"/>
          <w:divBdr>
            <w:top w:val="none" w:sz="0" w:space="0" w:color="auto"/>
            <w:left w:val="none" w:sz="0" w:space="0" w:color="auto"/>
            <w:bottom w:val="none" w:sz="0" w:space="0" w:color="auto"/>
            <w:right w:val="none" w:sz="0" w:space="0" w:color="auto"/>
          </w:divBdr>
        </w:div>
        <w:div w:id="1007635955">
          <w:marLeft w:val="640"/>
          <w:marRight w:val="0"/>
          <w:marTop w:val="0"/>
          <w:marBottom w:val="0"/>
          <w:divBdr>
            <w:top w:val="none" w:sz="0" w:space="0" w:color="auto"/>
            <w:left w:val="none" w:sz="0" w:space="0" w:color="auto"/>
            <w:bottom w:val="none" w:sz="0" w:space="0" w:color="auto"/>
            <w:right w:val="none" w:sz="0" w:space="0" w:color="auto"/>
          </w:divBdr>
        </w:div>
        <w:div w:id="465390184">
          <w:marLeft w:val="640"/>
          <w:marRight w:val="0"/>
          <w:marTop w:val="0"/>
          <w:marBottom w:val="0"/>
          <w:divBdr>
            <w:top w:val="none" w:sz="0" w:space="0" w:color="auto"/>
            <w:left w:val="none" w:sz="0" w:space="0" w:color="auto"/>
            <w:bottom w:val="none" w:sz="0" w:space="0" w:color="auto"/>
            <w:right w:val="none" w:sz="0" w:space="0" w:color="auto"/>
          </w:divBdr>
        </w:div>
        <w:div w:id="359552028">
          <w:marLeft w:val="640"/>
          <w:marRight w:val="0"/>
          <w:marTop w:val="0"/>
          <w:marBottom w:val="0"/>
          <w:divBdr>
            <w:top w:val="none" w:sz="0" w:space="0" w:color="auto"/>
            <w:left w:val="none" w:sz="0" w:space="0" w:color="auto"/>
            <w:bottom w:val="none" w:sz="0" w:space="0" w:color="auto"/>
            <w:right w:val="none" w:sz="0" w:space="0" w:color="auto"/>
          </w:divBdr>
        </w:div>
        <w:div w:id="1453937632">
          <w:marLeft w:val="640"/>
          <w:marRight w:val="0"/>
          <w:marTop w:val="0"/>
          <w:marBottom w:val="0"/>
          <w:divBdr>
            <w:top w:val="none" w:sz="0" w:space="0" w:color="auto"/>
            <w:left w:val="none" w:sz="0" w:space="0" w:color="auto"/>
            <w:bottom w:val="none" w:sz="0" w:space="0" w:color="auto"/>
            <w:right w:val="none" w:sz="0" w:space="0" w:color="auto"/>
          </w:divBdr>
        </w:div>
        <w:div w:id="573048244">
          <w:marLeft w:val="640"/>
          <w:marRight w:val="0"/>
          <w:marTop w:val="0"/>
          <w:marBottom w:val="0"/>
          <w:divBdr>
            <w:top w:val="none" w:sz="0" w:space="0" w:color="auto"/>
            <w:left w:val="none" w:sz="0" w:space="0" w:color="auto"/>
            <w:bottom w:val="none" w:sz="0" w:space="0" w:color="auto"/>
            <w:right w:val="none" w:sz="0" w:space="0" w:color="auto"/>
          </w:divBdr>
        </w:div>
        <w:div w:id="390471611">
          <w:marLeft w:val="640"/>
          <w:marRight w:val="0"/>
          <w:marTop w:val="0"/>
          <w:marBottom w:val="0"/>
          <w:divBdr>
            <w:top w:val="none" w:sz="0" w:space="0" w:color="auto"/>
            <w:left w:val="none" w:sz="0" w:space="0" w:color="auto"/>
            <w:bottom w:val="none" w:sz="0" w:space="0" w:color="auto"/>
            <w:right w:val="none" w:sz="0" w:space="0" w:color="auto"/>
          </w:divBdr>
        </w:div>
        <w:div w:id="10106746">
          <w:marLeft w:val="640"/>
          <w:marRight w:val="0"/>
          <w:marTop w:val="0"/>
          <w:marBottom w:val="0"/>
          <w:divBdr>
            <w:top w:val="none" w:sz="0" w:space="0" w:color="auto"/>
            <w:left w:val="none" w:sz="0" w:space="0" w:color="auto"/>
            <w:bottom w:val="none" w:sz="0" w:space="0" w:color="auto"/>
            <w:right w:val="none" w:sz="0" w:space="0" w:color="auto"/>
          </w:divBdr>
        </w:div>
        <w:div w:id="1476340823">
          <w:marLeft w:val="640"/>
          <w:marRight w:val="0"/>
          <w:marTop w:val="0"/>
          <w:marBottom w:val="0"/>
          <w:divBdr>
            <w:top w:val="none" w:sz="0" w:space="0" w:color="auto"/>
            <w:left w:val="none" w:sz="0" w:space="0" w:color="auto"/>
            <w:bottom w:val="none" w:sz="0" w:space="0" w:color="auto"/>
            <w:right w:val="none" w:sz="0" w:space="0" w:color="auto"/>
          </w:divBdr>
        </w:div>
        <w:div w:id="612714735">
          <w:marLeft w:val="640"/>
          <w:marRight w:val="0"/>
          <w:marTop w:val="0"/>
          <w:marBottom w:val="0"/>
          <w:divBdr>
            <w:top w:val="none" w:sz="0" w:space="0" w:color="auto"/>
            <w:left w:val="none" w:sz="0" w:space="0" w:color="auto"/>
            <w:bottom w:val="none" w:sz="0" w:space="0" w:color="auto"/>
            <w:right w:val="none" w:sz="0" w:space="0" w:color="auto"/>
          </w:divBdr>
        </w:div>
        <w:div w:id="2041927499">
          <w:marLeft w:val="640"/>
          <w:marRight w:val="0"/>
          <w:marTop w:val="0"/>
          <w:marBottom w:val="0"/>
          <w:divBdr>
            <w:top w:val="none" w:sz="0" w:space="0" w:color="auto"/>
            <w:left w:val="none" w:sz="0" w:space="0" w:color="auto"/>
            <w:bottom w:val="none" w:sz="0" w:space="0" w:color="auto"/>
            <w:right w:val="none" w:sz="0" w:space="0" w:color="auto"/>
          </w:divBdr>
        </w:div>
        <w:div w:id="467744416">
          <w:marLeft w:val="640"/>
          <w:marRight w:val="0"/>
          <w:marTop w:val="0"/>
          <w:marBottom w:val="0"/>
          <w:divBdr>
            <w:top w:val="none" w:sz="0" w:space="0" w:color="auto"/>
            <w:left w:val="none" w:sz="0" w:space="0" w:color="auto"/>
            <w:bottom w:val="none" w:sz="0" w:space="0" w:color="auto"/>
            <w:right w:val="none" w:sz="0" w:space="0" w:color="auto"/>
          </w:divBdr>
        </w:div>
        <w:div w:id="1117994099">
          <w:marLeft w:val="640"/>
          <w:marRight w:val="0"/>
          <w:marTop w:val="0"/>
          <w:marBottom w:val="0"/>
          <w:divBdr>
            <w:top w:val="none" w:sz="0" w:space="0" w:color="auto"/>
            <w:left w:val="none" w:sz="0" w:space="0" w:color="auto"/>
            <w:bottom w:val="none" w:sz="0" w:space="0" w:color="auto"/>
            <w:right w:val="none" w:sz="0" w:space="0" w:color="auto"/>
          </w:divBdr>
        </w:div>
        <w:div w:id="1145849669">
          <w:marLeft w:val="640"/>
          <w:marRight w:val="0"/>
          <w:marTop w:val="0"/>
          <w:marBottom w:val="0"/>
          <w:divBdr>
            <w:top w:val="none" w:sz="0" w:space="0" w:color="auto"/>
            <w:left w:val="none" w:sz="0" w:space="0" w:color="auto"/>
            <w:bottom w:val="none" w:sz="0" w:space="0" w:color="auto"/>
            <w:right w:val="none" w:sz="0" w:space="0" w:color="auto"/>
          </w:divBdr>
        </w:div>
        <w:div w:id="190843895">
          <w:marLeft w:val="640"/>
          <w:marRight w:val="0"/>
          <w:marTop w:val="0"/>
          <w:marBottom w:val="0"/>
          <w:divBdr>
            <w:top w:val="none" w:sz="0" w:space="0" w:color="auto"/>
            <w:left w:val="none" w:sz="0" w:space="0" w:color="auto"/>
            <w:bottom w:val="none" w:sz="0" w:space="0" w:color="auto"/>
            <w:right w:val="none" w:sz="0" w:space="0" w:color="auto"/>
          </w:divBdr>
        </w:div>
        <w:div w:id="1507209840">
          <w:marLeft w:val="640"/>
          <w:marRight w:val="0"/>
          <w:marTop w:val="0"/>
          <w:marBottom w:val="0"/>
          <w:divBdr>
            <w:top w:val="none" w:sz="0" w:space="0" w:color="auto"/>
            <w:left w:val="none" w:sz="0" w:space="0" w:color="auto"/>
            <w:bottom w:val="none" w:sz="0" w:space="0" w:color="auto"/>
            <w:right w:val="none" w:sz="0" w:space="0" w:color="auto"/>
          </w:divBdr>
        </w:div>
        <w:div w:id="1784612155">
          <w:marLeft w:val="640"/>
          <w:marRight w:val="0"/>
          <w:marTop w:val="0"/>
          <w:marBottom w:val="0"/>
          <w:divBdr>
            <w:top w:val="none" w:sz="0" w:space="0" w:color="auto"/>
            <w:left w:val="none" w:sz="0" w:space="0" w:color="auto"/>
            <w:bottom w:val="none" w:sz="0" w:space="0" w:color="auto"/>
            <w:right w:val="none" w:sz="0" w:space="0" w:color="auto"/>
          </w:divBdr>
        </w:div>
        <w:div w:id="190726433">
          <w:marLeft w:val="640"/>
          <w:marRight w:val="0"/>
          <w:marTop w:val="0"/>
          <w:marBottom w:val="0"/>
          <w:divBdr>
            <w:top w:val="none" w:sz="0" w:space="0" w:color="auto"/>
            <w:left w:val="none" w:sz="0" w:space="0" w:color="auto"/>
            <w:bottom w:val="none" w:sz="0" w:space="0" w:color="auto"/>
            <w:right w:val="none" w:sz="0" w:space="0" w:color="auto"/>
          </w:divBdr>
        </w:div>
        <w:div w:id="1964383405">
          <w:marLeft w:val="640"/>
          <w:marRight w:val="0"/>
          <w:marTop w:val="0"/>
          <w:marBottom w:val="0"/>
          <w:divBdr>
            <w:top w:val="none" w:sz="0" w:space="0" w:color="auto"/>
            <w:left w:val="none" w:sz="0" w:space="0" w:color="auto"/>
            <w:bottom w:val="none" w:sz="0" w:space="0" w:color="auto"/>
            <w:right w:val="none" w:sz="0" w:space="0" w:color="auto"/>
          </w:divBdr>
        </w:div>
        <w:div w:id="1201819512">
          <w:marLeft w:val="640"/>
          <w:marRight w:val="0"/>
          <w:marTop w:val="0"/>
          <w:marBottom w:val="0"/>
          <w:divBdr>
            <w:top w:val="none" w:sz="0" w:space="0" w:color="auto"/>
            <w:left w:val="none" w:sz="0" w:space="0" w:color="auto"/>
            <w:bottom w:val="none" w:sz="0" w:space="0" w:color="auto"/>
            <w:right w:val="none" w:sz="0" w:space="0" w:color="auto"/>
          </w:divBdr>
        </w:div>
        <w:div w:id="858662990">
          <w:marLeft w:val="640"/>
          <w:marRight w:val="0"/>
          <w:marTop w:val="0"/>
          <w:marBottom w:val="0"/>
          <w:divBdr>
            <w:top w:val="none" w:sz="0" w:space="0" w:color="auto"/>
            <w:left w:val="none" w:sz="0" w:space="0" w:color="auto"/>
            <w:bottom w:val="none" w:sz="0" w:space="0" w:color="auto"/>
            <w:right w:val="none" w:sz="0" w:space="0" w:color="auto"/>
          </w:divBdr>
        </w:div>
        <w:div w:id="1458644338">
          <w:marLeft w:val="640"/>
          <w:marRight w:val="0"/>
          <w:marTop w:val="0"/>
          <w:marBottom w:val="0"/>
          <w:divBdr>
            <w:top w:val="none" w:sz="0" w:space="0" w:color="auto"/>
            <w:left w:val="none" w:sz="0" w:space="0" w:color="auto"/>
            <w:bottom w:val="none" w:sz="0" w:space="0" w:color="auto"/>
            <w:right w:val="none" w:sz="0" w:space="0" w:color="auto"/>
          </w:divBdr>
        </w:div>
        <w:div w:id="288363050">
          <w:marLeft w:val="640"/>
          <w:marRight w:val="0"/>
          <w:marTop w:val="0"/>
          <w:marBottom w:val="0"/>
          <w:divBdr>
            <w:top w:val="none" w:sz="0" w:space="0" w:color="auto"/>
            <w:left w:val="none" w:sz="0" w:space="0" w:color="auto"/>
            <w:bottom w:val="none" w:sz="0" w:space="0" w:color="auto"/>
            <w:right w:val="none" w:sz="0" w:space="0" w:color="auto"/>
          </w:divBdr>
        </w:div>
        <w:div w:id="842089287">
          <w:marLeft w:val="640"/>
          <w:marRight w:val="0"/>
          <w:marTop w:val="0"/>
          <w:marBottom w:val="0"/>
          <w:divBdr>
            <w:top w:val="none" w:sz="0" w:space="0" w:color="auto"/>
            <w:left w:val="none" w:sz="0" w:space="0" w:color="auto"/>
            <w:bottom w:val="none" w:sz="0" w:space="0" w:color="auto"/>
            <w:right w:val="none" w:sz="0" w:space="0" w:color="auto"/>
          </w:divBdr>
        </w:div>
        <w:div w:id="1515222622">
          <w:marLeft w:val="640"/>
          <w:marRight w:val="0"/>
          <w:marTop w:val="0"/>
          <w:marBottom w:val="0"/>
          <w:divBdr>
            <w:top w:val="none" w:sz="0" w:space="0" w:color="auto"/>
            <w:left w:val="none" w:sz="0" w:space="0" w:color="auto"/>
            <w:bottom w:val="none" w:sz="0" w:space="0" w:color="auto"/>
            <w:right w:val="none" w:sz="0" w:space="0" w:color="auto"/>
          </w:divBdr>
        </w:div>
        <w:div w:id="1928004187">
          <w:marLeft w:val="640"/>
          <w:marRight w:val="0"/>
          <w:marTop w:val="0"/>
          <w:marBottom w:val="0"/>
          <w:divBdr>
            <w:top w:val="none" w:sz="0" w:space="0" w:color="auto"/>
            <w:left w:val="none" w:sz="0" w:space="0" w:color="auto"/>
            <w:bottom w:val="none" w:sz="0" w:space="0" w:color="auto"/>
            <w:right w:val="none" w:sz="0" w:space="0" w:color="auto"/>
          </w:divBdr>
        </w:div>
        <w:div w:id="2060548109">
          <w:marLeft w:val="640"/>
          <w:marRight w:val="0"/>
          <w:marTop w:val="0"/>
          <w:marBottom w:val="0"/>
          <w:divBdr>
            <w:top w:val="none" w:sz="0" w:space="0" w:color="auto"/>
            <w:left w:val="none" w:sz="0" w:space="0" w:color="auto"/>
            <w:bottom w:val="none" w:sz="0" w:space="0" w:color="auto"/>
            <w:right w:val="none" w:sz="0" w:space="0" w:color="auto"/>
          </w:divBdr>
        </w:div>
        <w:div w:id="557673232">
          <w:marLeft w:val="640"/>
          <w:marRight w:val="0"/>
          <w:marTop w:val="0"/>
          <w:marBottom w:val="0"/>
          <w:divBdr>
            <w:top w:val="none" w:sz="0" w:space="0" w:color="auto"/>
            <w:left w:val="none" w:sz="0" w:space="0" w:color="auto"/>
            <w:bottom w:val="none" w:sz="0" w:space="0" w:color="auto"/>
            <w:right w:val="none" w:sz="0" w:space="0" w:color="auto"/>
          </w:divBdr>
        </w:div>
        <w:div w:id="2009400233">
          <w:marLeft w:val="640"/>
          <w:marRight w:val="0"/>
          <w:marTop w:val="0"/>
          <w:marBottom w:val="0"/>
          <w:divBdr>
            <w:top w:val="none" w:sz="0" w:space="0" w:color="auto"/>
            <w:left w:val="none" w:sz="0" w:space="0" w:color="auto"/>
            <w:bottom w:val="none" w:sz="0" w:space="0" w:color="auto"/>
            <w:right w:val="none" w:sz="0" w:space="0" w:color="auto"/>
          </w:divBdr>
        </w:div>
        <w:div w:id="846939830">
          <w:marLeft w:val="640"/>
          <w:marRight w:val="0"/>
          <w:marTop w:val="0"/>
          <w:marBottom w:val="0"/>
          <w:divBdr>
            <w:top w:val="none" w:sz="0" w:space="0" w:color="auto"/>
            <w:left w:val="none" w:sz="0" w:space="0" w:color="auto"/>
            <w:bottom w:val="none" w:sz="0" w:space="0" w:color="auto"/>
            <w:right w:val="none" w:sz="0" w:space="0" w:color="auto"/>
          </w:divBdr>
        </w:div>
        <w:div w:id="1365666320">
          <w:marLeft w:val="640"/>
          <w:marRight w:val="0"/>
          <w:marTop w:val="0"/>
          <w:marBottom w:val="0"/>
          <w:divBdr>
            <w:top w:val="none" w:sz="0" w:space="0" w:color="auto"/>
            <w:left w:val="none" w:sz="0" w:space="0" w:color="auto"/>
            <w:bottom w:val="none" w:sz="0" w:space="0" w:color="auto"/>
            <w:right w:val="none" w:sz="0" w:space="0" w:color="auto"/>
          </w:divBdr>
        </w:div>
        <w:div w:id="1486437216">
          <w:marLeft w:val="640"/>
          <w:marRight w:val="0"/>
          <w:marTop w:val="0"/>
          <w:marBottom w:val="0"/>
          <w:divBdr>
            <w:top w:val="none" w:sz="0" w:space="0" w:color="auto"/>
            <w:left w:val="none" w:sz="0" w:space="0" w:color="auto"/>
            <w:bottom w:val="none" w:sz="0" w:space="0" w:color="auto"/>
            <w:right w:val="none" w:sz="0" w:space="0" w:color="auto"/>
          </w:divBdr>
        </w:div>
        <w:div w:id="1138457584">
          <w:marLeft w:val="640"/>
          <w:marRight w:val="0"/>
          <w:marTop w:val="0"/>
          <w:marBottom w:val="0"/>
          <w:divBdr>
            <w:top w:val="none" w:sz="0" w:space="0" w:color="auto"/>
            <w:left w:val="none" w:sz="0" w:space="0" w:color="auto"/>
            <w:bottom w:val="none" w:sz="0" w:space="0" w:color="auto"/>
            <w:right w:val="none" w:sz="0" w:space="0" w:color="auto"/>
          </w:divBdr>
        </w:div>
        <w:div w:id="486560522">
          <w:marLeft w:val="640"/>
          <w:marRight w:val="0"/>
          <w:marTop w:val="0"/>
          <w:marBottom w:val="0"/>
          <w:divBdr>
            <w:top w:val="none" w:sz="0" w:space="0" w:color="auto"/>
            <w:left w:val="none" w:sz="0" w:space="0" w:color="auto"/>
            <w:bottom w:val="none" w:sz="0" w:space="0" w:color="auto"/>
            <w:right w:val="none" w:sz="0" w:space="0" w:color="auto"/>
          </w:divBdr>
        </w:div>
        <w:div w:id="1911229070">
          <w:marLeft w:val="640"/>
          <w:marRight w:val="0"/>
          <w:marTop w:val="0"/>
          <w:marBottom w:val="0"/>
          <w:divBdr>
            <w:top w:val="none" w:sz="0" w:space="0" w:color="auto"/>
            <w:left w:val="none" w:sz="0" w:space="0" w:color="auto"/>
            <w:bottom w:val="none" w:sz="0" w:space="0" w:color="auto"/>
            <w:right w:val="none" w:sz="0" w:space="0" w:color="auto"/>
          </w:divBdr>
        </w:div>
        <w:div w:id="959410238">
          <w:marLeft w:val="640"/>
          <w:marRight w:val="0"/>
          <w:marTop w:val="0"/>
          <w:marBottom w:val="0"/>
          <w:divBdr>
            <w:top w:val="none" w:sz="0" w:space="0" w:color="auto"/>
            <w:left w:val="none" w:sz="0" w:space="0" w:color="auto"/>
            <w:bottom w:val="none" w:sz="0" w:space="0" w:color="auto"/>
            <w:right w:val="none" w:sz="0" w:space="0" w:color="auto"/>
          </w:divBdr>
        </w:div>
        <w:div w:id="616761476">
          <w:marLeft w:val="640"/>
          <w:marRight w:val="0"/>
          <w:marTop w:val="0"/>
          <w:marBottom w:val="0"/>
          <w:divBdr>
            <w:top w:val="none" w:sz="0" w:space="0" w:color="auto"/>
            <w:left w:val="none" w:sz="0" w:space="0" w:color="auto"/>
            <w:bottom w:val="none" w:sz="0" w:space="0" w:color="auto"/>
            <w:right w:val="none" w:sz="0" w:space="0" w:color="auto"/>
          </w:divBdr>
        </w:div>
        <w:div w:id="272443656">
          <w:marLeft w:val="640"/>
          <w:marRight w:val="0"/>
          <w:marTop w:val="0"/>
          <w:marBottom w:val="0"/>
          <w:divBdr>
            <w:top w:val="none" w:sz="0" w:space="0" w:color="auto"/>
            <w:left w:val="none" w:sz="0" w:space="0" w:color="auto"/>
            <w:bottom w:val="none" w:sz="0" w:space="0" w:color="auto"/>
            <w:right w:val="none" w:sz="0" w:space="0" w:color="auto"/>
          </w:divBdr>
        </w:div>
        <w:div w:id="1362781664">
          <w:marLeft w:val="640"/>
          <w:marRight w:val="0"/>
          <w:marTop w:val="0"/>
          <w:marBottom w:val="0"/>
          <w:divBdr>
            <w:top w:val="none" w:sz="0" w:space="0" w:color="auto"/>
            <w:left w:val="none" w:sz="0" w:space="0" w:color="auto"/>
            <w:bottom w:val="none" w:sz="0" w:space="0" w:color="auto"/>
            <w:right w:val="none" w:sz="0" w:space="0" w:color="auto"/>
          </w:divBdr>
        </w:div>
        <w:div w:id="1329792106">
          <w:marLeft w:val="640"/>
          <w:marRight w:val="0"/>
          <w:marTop w:val="0"/>
          <w:marBottom w:val="0"/>
          <w:divBdr>
            <w:top w:val="none" w:sz="0" w:space="0" w:color="auto"/>
            <w:left w:val="none" w:sz="0" w:space="0" w:color="auto"/>
            <w:bottom w:val="none" w:sz="0" w:space="0" w:color="auto"/>
            <w:right w:val="none" w:sz="0" w:space="0" w:color="auto"/>
          </w:divBdr>
        </w:div>
        <w:div w:id="175922904">
          <w:marLeft w:val="640"/>
          <w:marRight w:val="0"/>
          <w:marTop w:val="0"/>
          <w:marBottom w:val="0"/>
          <w:divBdr>
            <w:top w:val="none" w:sz="0" w:space="0" w:color="auto"/>
            <w:left w:val="none" w:sz="0" w:space="0" w:color="auto"/>
            <w:bottom w:val="none" w:sz="0" w:space="0" w:color="auto"/>
            <w:right w:val="none" w:sz="0" w:space="0" w:color="auto"/>
          </w:divBdr>
        </w:div>
        <w:div w:id="1815482899">
          <w:marLeft w:val="640"/>
          <w:marRight w:val="0"/>
          <w:marTop w:val="0"/>
          <w:marBottom w:val="0"/>
          <w:divBdr>
            <w:top w:val="none" w:sz="0" w:space="0" w:color="auto"/>
            <w:left w:val="none" w:sz="0" w:space="0" w:color="auto"/>
            <w:bottom w:val="none" w:sz="0" w:space="0" w:color="auto"/>
            <w:right w:val="none" w:sz="0" w:space="0" w:color="auto"/>
          </w:divBdr>
        </w:div>
        <w:div w:id="1606960004">
          <w:marLeft w:val="640"/>
          <w:marRight w:val="0"/>
          <w:marTop w:val="0"/>
          <w:marBottom w:val="0"/>
          <w:divBdr>
            <w:top w:val="none" w:sz="0" w:space="0" w:color="auto"/>
            <w:left w:val="none" w:sz="0" w:space="0" w:color="auto"/>
            <w:bottom w:val="none" w:sz="0" w:space="0" w:color="auto"/>
            <w:right w:val="none" w:sz="0" w:space="0" w:color="auto"/>
          </w:divBdr>
        </w:div>
        <w:div w:id="832993333">
          <w:marLeft w:val="640"/>
          <w:marRight w:val="0"/>
          <w:marTop w:val="0"/>
          <w:marBottom w:val="0"/>
          <w:divBdr>
            <w:top w:val="none" w:sz="0" w:space="0" w:color="auto"/>
            <w:left w:val="none" w:sz="0" w:space="0" w:color="auto"/>
            <w:bottom w:val="none" w:sz="0" w:space="0" w:color="auto"/>
            <w:right w:val="none" w:sz="0" w:space="0" w:color="auto"/>
          </w:divBdr>
        </w:div>
        <w:div w:id="327441710">
          <w:marLeft w:val="640"/>
          <w:marRight w:val="0"/>
          <w:marTop w:val="0"/>
          <w:marBottom w:val="0"/>
          <w:divBdr>
            <w:top w:val="none" w:sz="0" w:space="0" w:color="auto"/>
            <w:left w:val="none" w:sz="0" w:space="0" w:color="auto"/>
            <w:bottom w:val="none" w:sz="0" w:space="0" w:color="auto"/>
            <w:right w:val="none" w:sz="0" w:space="0" w:color="auto"/>
          </w:divBdr>
        </w:div>
        <w:div w:id="853688493">
          <w:marLeft w:val="640"/>
          <w:marRight w:val="0"/>
          <w:marTop w:val="0"/>
          <w:marBottom w:val="0"/>
          <w:divBdr>
            <w:top w:val="none" w:sz="0" w:space="0" w:color="auto"/>
            <w:left w:val="none" w:sz="0" w:space="0" w:color="auto"/>
            <w:bottom w:val="none" w:sz="0" w:space="0" w:color="auto"/>
            <w:right w:val="none" w:sz="0" w:space="0" w:color="auto"/>
          </w:divBdr>
        </w:div>
        <w:div w:id="279382132">
          <w:marLeft w:val="640"/>
          <w:marRight w:val="0"/>
          <w:marTop w:val="0"/>
          <w:marBottom w:val="0"/>
          <w:divBdr>
            <w:top w:val="none" w:sz="0" w:space="0" w:color="auto"/>
            <w:left w:val="none" w:sz="0" w:space="0" w:color="auto"/>
            <w:bottom w:val="none" w:sz="0" w:space="0" w:color="auto"/>
            <w:right w:val="none" w:sz="0" w:space="0" w:color="auto"/>
          </w:divBdr>
        </w:div>
        <w:div w:id="277612799">
          <w:marLeft w:val="640"/>
          <w:marRight w:val="0"/>
          <w:marTop w:val="0"/>
          <w:marBottom w:val="0"/>
          <w:divBdr>
            <w:top w:val="none" w:sz="0" w:space="0" w:color="auto"/>
            <w:left w:val="none" w:sz="0" w:space="0" w:color="auto"/>
            <w:bottom w:val="none" w:sz="0" w:space="0" w:color="auto"/>
            <w:right w:val="none" w:sz="0" w:space="0" w:color="auto"/>
          </w:divBdr>
        </w:div>
        <w:div w:id="1363702756">
          <w:marLeft w:val="640"/>
          <w:marRight w:val="0"/>
          <w:marTop w:val="0"/>
          <w:marBottom w:val="0"/>
          <w:divBdr>
            <w:top w:val="none" w:sz="0" w:space="0" w:color="auto"/>
            <w:left w:val="none" w:sz="0" w:space="0" w:color="auto"/>
            <w:bottom w:val="none" w:sz="0" w:space="0" w:color="auto"/>
            <w:right w:val="none" w:sz="0" w:space="0" w:color="auto"/>
          </w:divBdr>
        </w:div>
        <w:div w:id="1524123741">
          <w:marLeft w:val="640"/>
          <w:marRight w:val="0"/>
          <w:marTop w:val="0"/>
          <w:marBottom w:val="0"/>
          <w:divBdr>
            <w:top w:val="none" w:sz="0" w:space="0" w:color="auto"/>
            <w:left w:val="none" w:sz="0" w:space="0" w:color="auto"/>
            <w:bottom w:val="none" w:sz="0" w:space="0" w:color="auto"/>
            <w:right w:val="none" w:sz="0" w:space="0" w:color="auto"/>
          </w:divBdr>
        </w:div>
        <w:div w:id="1317999469">
          <w:marLeft w:val="640"/>
          <w:marRight w:val="0"/>
          <w:marTop w:val="0"/>
          <w:marBottom w:val="0"/>
          <w:divBdr>
            <w:top w:val="none" w:sz="0" w:space="0" w:color="auto"/>
            <w:left w:val="none" w:sz="0" w:space="0" w:color="auto"/>
            <w:bottom w:val="none" w:sz="0" w:space="0" w:color="auto"/>
            <w:right w:val="none" w:sz="0" w:space="0" w:color="auto"/>
          </w:divBdr>
        </w:div>
        <w:div w:id="1241015778">
          <w:marLeft w:val="640"/>
          <w:marRight w:val="0"/>
          <w:marTop w:val="0"/>
          <w:marBottom w:val="0"/>
          <w:divBdr>
            <w:top w:val="none" w:sz="0" w:space="0" w:color="auto"/>
            <w:left w:val="none" w:sz="0" w:space="0" w:color="auto"/>
            <w:bottom w:val="none" w:sz="0" w:space="0" w:color="auto"/>
            <w:right w:val="none" w:sz="0" w:space="0" w:color="auto"/>
          </w:divBdr>
        </w:div>
        <w:div w:id="1354766402">
          <w:marLeft w:val="640"/>
          <w:marRight w:val="0"/>
          <w:marTop w:val="0"/>
          <w:marBottom w:val="0"/>
          <w:divBdr>
            <w:top w:val="none" w:sz="0" w:space="0" w:color="auto"/>
            <w:left w:val="none" w:sz="0" w:space="0" w:color="auto"/>
            <w:bottom w:val="none" w:sz="0" w:space="0" w:color="auto"/>
            <w:right w:val="none" w:sz="0" w:space="0" w:color="auto"/>
          </w:divBdr>
        </w:div>
        <w:div w:id="381250615">
          <w:marLeft w:val="640"/>
          <w:marRight w:val="0"/>
          <w:marTop w:val="0"/>
          <w:marBottom w:val="0"/>
          <w:divBdr>
            <w:top w:val="none" w:sz="0" w:space="0" w:color="auto"/>
            <w:left w:val="none" w:sz="0" w:space="0" w:color="auto"/>
            <w:bottom w:val="none" w:sz="0" w:space="0" w:color="auto"/>
            <w:right w:val="none" w:sz="0" w:space="0" w:color="auto"/>
          </w:divBdr>
        </w:div>
        <w:div w:id="975138268">
          <w:marLeft w:val="640"/>
          <w:marRight w:val="0"/>
          <w:marTop w:val="0"/>
          <w:marBottom w:val="0"/>
          <w:divBdr>
            <w:top w:val="none" w:sz="0" w:space="0" w:color="auto"/>
            <w:left w:val="none" w:sz="0" w:space="0" w:color="auto"/>
            <w:bottom w:val="none" w:sz="0" w:space="0" w:color="auto"/>
            <w:right w:val="none" w:sz="0" w:space="0" w:color="auto"/>
          </w:divBdr>
        </w:div>
        <w:div w:id="256796363">
          <w:marLeft w:val="640"/>
          <w:marRight w:val="0"/>
          <w:marTop w:val="0"/>
          <w:marBottom w:val="0"/>
          <w:divBdr>
            <w:top w:val="none" w:sz="0" w:space="0" w:color="auto"/>
            <w:left w:val="none" w:sz="0" w:space="0" w:color="auto"/>
            <w:bottom w:val="none" w:sz="0" w:space="0" w:color="auto"/>
            <w:right w:val="none" w:sz="0" w:space="0" w:color="auto"/>
          </w:divBdr>
        </w:div>
        <w:div w:id="241138927">
          <w:marLeft w:val="640"/>
          <w:marRight w:val="0"/>
          <w:marTop w:val="0"/>
          <w:marBottom w:val="0"/>
          <w:divBdr>
            <w:top w:val="none" w:sz="0" w:space="0" w:color="auto"/>
            <w:left w:val="none" w:sz="0" w:space="0" w:color="auto"/>
            <w:bottom w:val="none" w:sz="0" w:space="0" w:color="auto"/>
            <w:right w:val="none" w:sz="0" w:space="0" w:color="auto"/>
          </w:divBdr>
        </w:div>
        <w:div w:id="1078357801">
          <w:marLeft w:val="640"/>
          <w:marRight w:val="0"/>
          <w:marTop w:val="0"/>
          <w:marBottom w:val="0"/>
          <w:divBdr>
            <w:top w:val="none" w:sz="0" w:space="0" w:color="auto"/>
            <w:left w:val="none" w:sz="0" w:space="0" w:color="auto"/>
            <w:bottom w:val="none" w:sz="0" w:space="0" w:color="auto"/>
            <w:right w:val="none" w:sz="0" w:space="0" w:color="auto"/>
          </w:divBdr>
        </w:div>
        <w:div w:id="1619485639">
          <w:marLeft w:val="640"/>
          <w:marRight w:val="0"/>
          <w:marTop w:val="0"/>
          <w:marBottom w:val="0"/>
          <w:divBdr>
            <w:top w:val="none" w:sz="0" w:space="0" w:color="auto"/>
            <w:left w:val="none" w:sz="0" w:space="0" w:color="auto"/>
            <w:bottom w:val="none" w:sz="0" w:space="0" w:color="auto"/>
            <w:right w:val="none" w:sz="0" w:space="0" w:color="auto"/>
          </w:divBdr>
        </w:div>
        <w:div w:id="1257205663">
          <w:marLeft w:val="640"/>
          <w:marRight w:val="0"/>
          <w:marTop w:val="0"/>
          <w:marBottom w:val="0"/>
          <w:divBdr>
            <w:top w:val="none" w:sz="0" w:space="0" w:color="auto"/>
            <w:left w:val="none" w:sz="0" w:space="0" w:color="auto"/>
            <w:bottom w:val="none" w:sz="0" w:space="0" w:color="auto"/>
            <w:right w:val="none" w:sz="0" w:space="0" w:color="auto"/>
          </w:divBdr>
        </w:div>
        <w:div w:id="296377341">
          <w:marLeft w:val="640"/>
          <w:marRight w:val="0"/>
          <w:marTop w:val="0"/>
          <w:marBottom w:val="0"/>
          <w:divBdr>
            <w:top w:val="none" w:sz="0" w:space="0" w:color="auto"/>
            <w:left w:val="none" w:sz="0" w:space="0" w:color="auto"/>
            <w:bottom w:val="none" w:sz="0" w:space="0" w:color="auto"/>
            <w:right w:val="none" w:sz="0" w:space="0" w:color="auto"/>
          </w:divBdr>
        </w:div>
      </w:divsChild>
    </w:div>
    <w:div w:id="2032803550">
      <w:bodyDiv w:val="1"/>
      <w:marLeft w:val="0"/>
      <w:marRight w:val="0"/>
      <w:marTop w:val="0"/>
      <w:marBottom w:val="0"/>
      <w:divBdr>
        <w:top w:val="none" w:sz="0" w:space="0" w:color="auto"/>
        <w:left w:val="none" w:sz="0" w:space="0" w:color="auto"/>
        <w:bottom w:val="none" w:sz="0" w:space="0" w:color="auto"/>
        <w:right w:val="none" w:sz="0" w:space="0" w:color="auto"/>
      </w:divBdr>
      <w:divsChild>
        <w:div w:id="45767000">
          <w:marLeft w:val="640"/>
          <w:marRight w:val="0"/>
          <w:marTop w:val="0"/>
          <w:marBottom w:val="0"/>
          <w:divBdr>
            <w:top w:val="none" w:sz="0" w:space="0" w:color="auto"/>
            <w:left w:val="none" w:sz="0" w:space="0" w:color="auto"/>
            <w:bottom w:val="none" w:sz="0" w:space="0" w:color="auto"/>
            <w:right w:val="none" w:sz="0" w:space="0" w:color="auto"/>
          </w:divBdr>
        </w:div>
        <w:div w:id="470825983">
          <w:marLeft w:val="640"/>
          <w:marRight w:val="0"/>
          <w:marTop w:val="0"/>
          <w:marBottom w:val="0"/>
          <w:divBdr>
            <w:top w:val="none" w:sz="0" w:space="0" w:color="auto"/>
            <w:left w:val="none" w:sz="0" w:space="0" w:color="auto"/>
            <w:bottom w:val="none" w:sz="0" w:space="0" w:color="auto"/>
            <w:right w:val="none" w:sz="0" w:space="0" w:color="auto"/>
          </w:divBdr>
        </w:div>
        <w:div w:id="813180988">
          <w:marLeft w:val="640"/>
          <w:marRight w:val="0"/>
          <w:marTop w:val="0"/>
          <w:marBottom w:val="0"/>
          <w:divBdr>
            <w:top w:val="none" w:sz="0" w:space="0" w:color="auto"/>
            <w:left w:val="none" w:sz="0" w:space="0" w:color="auto"/>
            <w:bottom w:val="none" w:sz="0" w:space="0" w:color="auto"/>
            <w:right w:val="none" w:sz="0" w:space="0" w:color="auto"/>
          </w:divBdr>
        </w:div>
        <w:div w:id="891503581">
          <w:marLeft w:val="640"/>
          <w:marRight w:val="0"/>
          <w:marTop w:val="0"/>
          <w:marBottom w:val="0"/>
          <w:divBdr>
            <w:top w:val="none" w:sz="0" w:space="0" w:color="auto"/>
            <w:left w:val="none" w:sz="0" w:space="0" w:color="auto"/>
            <w:bottom w:val="none" w:sz="0" w:space="0" w:color="auto"/>
            <w:right w:val="none" w:sz="0" w:space="0" w:color="auto"/>
          </w:divBdr>
        </w:div>
        <w:div w:id="1991594991">
          <w:marLeft w:val="640"/>
          <w:marRight w:val="0"/>
          <w:marTop w:val="0"/>
          <w:marBottom w:val="0"/>
          <w:divBdr>
            <w:top w:val="none" w:sz="0" w:space="0" w:color="auto"/>
            <w:left w:val="none" w:sz="0" w:space="0" w:color="auto"/>
            <w:bottom w:val="none" w:sz="0" w:space="0" w:color="auto"/>
            <w:right w:val="none" w:sz="0" w:space="0" w:color="auto"/>
          </w:divBdr>
        </w:div>
        <w:div w:id="904990105">
          <w:marLeft w:val="640"/>
          <w:marRight w:val="0"/>
          <w:marTop w:val="0"/>
          <w:marBottom w:val="0"/>
          <w:divBdr>
            <w:top w:val="none" w:sz="0" w:space="0" w:color="auto"/>
            <w:left w:val="none" w:sz="0" w:space="0" w:color="auto"/>
            <w:bottom w:val="none" w:sz="0" w:space="0" w:color="auto"/>
            <w:right w:val="none" w:sz="0" w:space="0" w:color="auto"/>
          </w:divBdr>
        </w:div>
        <w:div w:id="129133605">
          <w:marLeft w:val="640"/>
          <w:marRight w:val="0"/>
          <w:marTop w:val="0"/>
          <w:marBottom w:val="0"/>
          <w:divBdr>
            <w:top w:val="none" w:sz="0" w:space="0" w:color="auto"/>
            <w:left w:val="none" w:sz="0" w:space="0" w:color="auto"/>
            <w:bottom w:val="none" w:sz="0" w:space="0" w:color="auto"/>
            <w:right w:val="none" w:sz="0" w:space="0" w:color="auto"/>
          </w:divBdr>
        </w:div>
        <w:div w:id="1532455696">
          <w:marLeft w:val="640"/>
          <w:marRight w:val="0"/>
          <w:marTop w:val="0"/>
          <w:marBottom w:val="0"/>
          <w:divBdr>
            <w:top w:val="none" w:sz="0" w:space="0" w:color="auto"/>
            <w:left w:val="none" w:sz="0" w:space="0" w:color="auto"/>
            <w:bottom w:val="none" w:sz="0" w:space="0" w:color="auto"/>
            <w:right w:val="none" w:sz="0" w:space="0" w:color="auto"/>
          </w:divBdr>
        </w:div>
        <w:div w:id="62142620">
          <w:marLeft w:val="640"/>
          <w:marRight w:val="0"/>
          <w:marTop w:val="0"/>
          <w:marBottom w:val="0"/>
          <w:divBdr>
            <w:top w:val="none" w:sz="0" w:space="0" w:color="auto"/>
            <w:left w:val="none" w:sz="0" w:space="0" w:color="auto"/>
            <w:bottom w:val="none" w:sz="0" w:space="0" w:color="auto"/>
            <w:right w:val="none" w:sz="0" w:space="0" w:color="auto"/>
          </w:divBdr>
        </w:div>
        <w:div w:id="293105355">
          <w:marLeft w:val="640"/>
          <w:marRight w:val="0"/>
          <w:marTop w:val="0"/>
          <w:marBottom w:val="0"/>
          <w:divBdr>
            <w:top w:val="none" w:sz="0" w:space="0" w:color="auto"/>
            <w:left w:val="none" w:sz="0" w:space="0" w:color="auto"/>
            <w:bottom w:val="none" w:sz="0" w:space="0" w:color="auto"/>
            <w:right w:val="none" w:sz="0" w:space="0" w:color="auto"/>
          </w:divBdr>
        </w:div>
        <w:div w:id="39715625">
          <w:marLeft w:val="640"/>
          <w:marRight w:val="0"/>
          <w:marTop w:val="0"/>
          <w:marBottom w:val="0"/>
          <w:divBdr>
            <w:top w:val="none" w:sz="0" w:space="0" w:color="auto"/>
            <w:left w:val="none" w:sz="0" w:space="0" w:color="auto"/>
            <w:bottom w:val="none" w:sz="0" w:space="0" w:color="auto"/>
            <w:right w:val="none" w:sz="0" w:space="0" w:color="auto"/>
          </w:divBdr>
        </w:div>
        <w:div w:id="811141678">
          <w:marLeft w:val="640"/>
          <w:marRight w:val="0"/>
          <w:marTop w:val="0"/>
          <w:marBottom w:val="0"/>
          <w:divBdr>
            <w:top w:val="none" w:sz="0" w:space="0" w:color="auto"/>
            <w:left w:val="none" w:sz="0" w:space="0" w:color="auto"/>
            <w:bottom w:val="none" w:sz="0" w:space="0" w:color="auto"/>
            <w:right w:val="none" w:sz="0" w:space="0" w:color="auto"/>
          </w:divBdr>
        </w:div>
        <w:div w:id="281306935">
          <w:marLeft w:val="640"/>
          <w:marRight w:val="0"/>
          <w:marTop w:val="0"/>
          <w:marBottom w:val="0"/>
          <w:divBdr>
            <w:top w:val="none" w:sz="0" w:space="0" w:color="auto"/>
            <w:left w:val="none" w:sz="0" w:space="0" w:color="auto"/>
            <w:bottom w:val="none" w:sz="0" w:space="0" w:color="auto"/>
            <w:right w:val="none" w:sz="0" w:space="0" w:color="auto"/>
          </w:divBdr>
        </w:div>
        <w:div w:id="1653676142">
          <w:marLeft w:val="640"/>
          <w:marRight w:val="0"/>
          <w:marTop w:val="0"/>
          <w:marBottom w:val="0"/>
          <w:divBdr>
            <w:top w:val="none" w:sz="0" w:space="0" w:color="auto"/>
            <w:left w:val="none" w:sz="0" w:space="0" w:color="auto"/>
            <w:bottom w:val="none" w:sz="0" w:space="0" w:color="auto"/>
            <w:right w:val="none" w:sz="0" w:space="0" w:color="auto"/>
          </w:divBdr>
        </w:div>
        <w:div w:id="703362107">
          <w:marLeft w:val="640"/>
          <w:marRight w:val="0"/>
          <w:marTop w:val="0"/>
          <w:marBottom w:val="0"/>
          <w:divBdr>
            <w:top w:val="none" w:sz="0" w:space="0" w:color="auto"/>
            <w:left w:val="none" w:sz="0" w:space="0" w:color="auto"/>
            <w:bottom w:val="none" w:sz="0" w:space="0" w:color="auto"/>
            <w:right w:val="none" w:sz="0" w:space="0" w:color="auto"/>
          </w:divBdr>
        </w:div>
        <w:div w:id="1468356166">
          <w:marLeft w:val="640"/>
          <w:marRight w:val="0"/>
          <w:marTop w:val="0"/>
          <w:marBottom w:val="0"/>
          <w:divBdr>
            <w:top w:val="none" w:sz="0" w:space="0" w:color="auto"/>
            <w:left w:val="none" w:sz="0" w:space="0" w:color="auto"/>
            <w:bottom w:val="none" w:sz="0" w:space="0" w:color="auto"/>
            <w:right w:val="none" w:sz="0" w:space="0" w:color="auto"/>
          </w:divBdr>
        </w:div>
        <w:div w:id="1306543576">
          <w:marLeft w:val="640"/>
          <w:marRight w:val="0"/>
          <w:marTop w:val="0"/>
          <w:marBottom w:val="0"/>
          <w:divBdr>
            <w:top w:val="none" w:sz="0" w:space="0" w:color="auto"/>
            <w:left w:val="none" w:sz="0" w:space="0" w:color="auto"/>
            <w:bottom w:val="none" w:sz="0" w:space="0" w:color="auto"/>
            <w:right w:val="none" w:sz="0" w:space="0" w:color="auto"/>
          </w:divBdr>
        </w:div>
        <w:div w:id="1833795047">
          <w:marLeft w:val="640"/>
          <w:marRight w:val="0"/>
          <w:marTop w:val="0"/>
          <w:marBottom w:val="0"/>
          <w:divBdr>
            <w:top w:val="none" w:sz="0" w:space="0" w:color="auto"/>
            <w:left w:val="none" w:sz="0" w:space="0" w:color="auto"/>
            <w:bottom w:val="none" w:sz="0" w:space="0" w:color="auto"/>
            <w:right w:val="none" w:sz="0" w:space="0" w:color="auto"/>
          </w:divBdr>
        </w:div>
        <w:div w:id="1821457091">
          <w:marLeft w:val="640"/>
          <w:marRight w:val="0"/>
          <w:marTop w:val="0"/>
          <w:marBottom w:val="0"/>
          <w:divBdr>
            <w:top w:val="none" w:sz="0" w:space="0" w:color="auto"/>
            <w:left w:val="none" w:sz="0" w:space="0" w:color="auto"/>
            <w:bottom w:val="none" w:sz="0" w:space="0" w:color="auto"/>
            <w:right w:val="none" w:sz="0" w:space="0" w:color="auto"/>
          </w:divBdr>
        </w:div>
        <w:div w:id="1929733243">
          <w:marLeft w:val="640"/>
          <w:marRight w:val="0"/>
          <w:marTop w:val="0"/>
          <w:marBottom w:val="0"/>
          <w:divBdr>
            <w:top w:val="none" w:sz="0" w:space="0" w:color="auto"/>
            <w:left w:val="none" w:sz="0" w:space="0" w:color="auto"/>
            <w:bottom w:val="none" w:sz="0" w:space="0" w:color="auto"/>
            <w:right w:val="none" w:sz="0" w:space="0" w:color="auto"/>
          </w:divBdr>
        </w:div>
        <w:div w:id="1743482920">
          <w:marLeft w:val="640"/>
          <w:marRight w:val="0"/>
          <w:marTop w:val="0"/>
          <w:marBottom w:val="0"/>
          <w:divBdr>
            <w:top w:val="none" w:sz="0" w:space="0" w:color="auto"/>
            <w:left w:val="none" w:sz="0" w:space="0" w:color="auto"/>
            <w:bottom w:val="none" w:sz="0" w:space="0" w:color="auto"/>
            <w:right w:val="none" w:sz="0" w:space="0" w:color="auto"/>
          </w:divBdr>
        </w:div>
        <w:div w:id="806123462">
          <w:marLeft w:val="640"/>
          <w:marRight w:val="0"/>
          <w:marTop w:val="0"/>
          <w:marBottom w:val="0"/>
          <w:divBdr>
            <w:top w:val="none" w:sz="0" w:space="0" w:color="auto"/>
            <w:left w:val="none" w:sz="0" w:space="0" w:color="auto"/>
            <w:bottom w:val="none" w:sz="0" w:space="0" w:color="auto"/>
            <w:right w:val="none" w:sz="0" w:space="0" w:color="auto"/>
          </w:divBdr>
        </w:div>
        <w:div w:id="1820491355">
          <w:marLeft w:val="640"/>
          <w:marRight w:val="0"/>
          <w:marTop w:val="0"/>
          <w:marBottom w:val="0"/>
          <w:divBdr>
            <w:top w:val="none" w:sz="0" w:space="0" w:color="auto"/>
            <w:left w:val="none" w:sz="0" w:space="0" w:color="auto"/>
            <w:bottom w:val="none" w:sz="0" w:space="0" w:color="auto"/>
            <w:right w:val="none" w:sz="0" w:space="0" w:color="auto"/>
          </w:divBdr>
        </w:div>
        <w:div w:id="1350184287">
          <w:marLeft w:val="640"/>
          <w:marRight w:val="0"/>
          <w:marTop w:val="0"/>
          <w:marBottom w:val="0"/>
          <w:divBdr>
            <w:top w:val="none" w:sz="0" w:space="0" w:color="auto"/>
            <w:left w:val="none" w:sz="0" w:space="0" w:color="auto"/>
            <w:bottom w:val="none" w:sz="0" w:space="0" w:color="auto"/>
            <w:right w:val="none" w:sz="0" w:space="0" w:color="auto"/>
          </w:divBdr>
        </w:div>
        <w:div w:id="990407036">
          <w:marLeft w:val="640"/>
          <w:marRight w:val="0"/>
          <w:marTop w:val="0"/>
          <w:marBottom w:val="0"/>
          <w:divBdr>
            <w:top w:val="none" w:sz="0" w:space="0" w:color="auto"/>
            <w:left w:val="none" w:sz="0" w:space="0" w:color="auto"/>
            <w:bottom w:val="none" w:sz="0" w:space="0" w:color="auto"/>
            <w:right w:val="none" w:sz="0" w:space="0" w:color="auto"/>
          </w:divBdr>
        </w:div>
        <w:div w:id="604266488">
          <w:marLeft w:val="640"/>
          <w:marRight w:val="0"/>
          <w:marTop w:val="0"/>
          <w:marBottom w:val="0"/>
          <w:divBdr>
            <w:top w:val="none" w:sz="0" w:space="0" w:color="auto"/>
            <w:left w:val="none" w:sz="0" w:space="0" w:color="auto"/>
            <w:bottom w:val="none" w:sz="0" w:space="0" w:color="auto"/>
            <w:right w:val="none" w:sz="0" w:space="0" w:color="auto"/>
          </w:divBdr>
        </w:div>
        <w:div w:id="100103265">
          <w:marLeft w:val="640"/>
          <w:marRight w:val="0"/>
          <w:marTop w:val="0"/>
          <w:marBottom w:val="0"/>
          <w:divBdr>
            <w:top w:val="none" w:sz="0" w:space="0" w:color="auto"/>
            <w:left w:val="none" w:sz="0" w:space="0" w:color="auto"/>
            <w:bottom w:val="none" w:sz="0" w:space="0" w:color="auto"/>
            <w:right w:val="none" w:sz="0" w:space="0" w:color="auto"/>
          </w:divBdr>
        </w:div>
        <w:div w:id="1656832943">
          <w:marLeft w:val="640"/>
          <w:marRight w:val="0"/>
          <w:marTop w:val="0"/>
          <w:marBottom w:val="0"/>
          <w:divBdr>
            <w:top w:val="none" w:sz="0" w:space="0" w:color="auto"/>
            <w:left w:val="none" w:sz="0" w:space="0" w:color="auto"/>
            <w:bottom w:val="none" w:sz="0" w:space="0" w:color="auto"/>
            <w:right w:val="none" w:sz="0" w:space="0" w:color="auto"/>
          </w:divBdr>
        </w:div>
        <w:div w:id="1810628801">
          <w:marLeft w:val="640"/>
          <w:marRight w:val="0"/>
          <w:marTop w:val="0"/>
          <w:marBottom w:val="0"/>
          <w:divBdr>
            <w:top w:val="none" w:sz="0" w:space="0" w:color="auto"/>
            <w:left w:val="none" w:sz="0" w:space="0" w:color="auto"/>
            <w:bottom w:val="none" w:sz="0" w:space="0" w:color="auto"/>
            <w:right w:val="none" w:sz="0" w:space="0" w:color="auto"/>
          </w:divBdr>
        </w:div>
        <w:div w:id="112792409">
          <w:marLeft w:val="640"/>
          <w:marRight w:val="0"/>
          <w:marTop w:val="0"/>
          <w:marBottom w:val="0"/>
          <w:divBdr>
            <w:top w:val="none" w:sz="0" w:space="0" w:color="auto"/>
            <w:left w:val="none" w:sz="0" w:space="0" w:color="auto"/>
            <w:bottom w:val="none" w:sz="0" w:space="0" w:color="auto"/>
            <w:right w:val="none" w:sz="0" w:space="0" w:color="auto"/>
          </w:divBdr>
        </w:div>
        <w:div w:id="475801532">
          <w:marLeft w:val="640"/>
          <w:marRight w:val="0"/>
          <w:marTop w:val="0"/>
          <w:marBottom w:val="0"/>
          <w:divBdr>
            <w:top w:val="none" w:sz="0" w:space="0" w:color="auto"/>
            <w:left w:val="none" w:sz="0" w:space="0" w:color="auto"/>
            <w:bottom w:val="none" w:sz="0" w:space="0" w:color="auto"/>
            <w:right w:val="none" w:sz="0" w:space="0" w:color="auto"/>
          </w:divBdr>
        </w:div>
        <w:div w:id="1458916469">
          <w:marLeft w:val="640"/>
          <w:marRight w:val="0"/>
          <w:marTop w:val="0"/>
          <w:marBottom w:val="0"/>
          <w:divBdr>
            <w:top w:val="none" w:sz="0" w:space="0" w:color="auto"/>
            <w:left w:val="none" w:sz="0" w:space="0" w:color="auto"/>
            <w:bottom w:val="none" w:sz="0" w:space="0" w:color="auto"/>
            <w:right w:val="none" w:sz="0" w:space="0" w:color="auto"/>
          </w:divBdr>
        </w:div>
        <w:div w:id="721100268">
          <w:marLeft w:val="640"/>
          <w:marRight w:val="0"/>
          <w:marTop w:val="0"/>
          <w:marBottom w:val="0"/>
          <w:divBdr>
            <w:top w:val="none" w:sz="0" w:space="0" w:color="auto"/>
            <w:left w:val="none" w:sz="0" w:space="0" w:color="auto"/>
            <w:bottom w:val="none" w:sz="0" w:space="0" w:color="auto"/>
            <w:right w:val="none" w:sz="0" w:space="0" w:color="auto"/>
          </w:divBdr>
        </w:div>
        <w:div w:id="1477258529">
          <w:marLeft w:val="640"/>
          <w:marRight w:val="0"/>
          <w:marTop w:val="0"/>
          <w:marBottom w:val="0"/>
          <w:divBdr>
            <w:top w:val="none" w:sz="0" w:space="0" w:color="auto"/>
            <w:left w:val="none" w:sz="0" w:space="0" w:color="auto"/>
            <w:bottom w:val="none" w:sz="0" w:space="0" w:color="auto"/>
            <w:right w:val="none" w:sz="0" w:space="0" w:color="auto"/>
          </w:divBdr>
        </w:div>
        <w:div w:id="247202241">
          <w:marLeft w:val="640"/>
          <w:marRight w:val="0"/>
          <w:marTop w:val="0"/>
          <w:marBottom w:val="0"/>
          <w:divBdr>
            <w:top w:val="none" w:sz="0" w:space="0" w:color="auto"/>
            <w:left w:val="none" w:sz="0" w:space="0" w:color="auto"/>
            <w:bottom w:val="none" w:sz="0" w:space="0" w:color="auto"/>
            <w:right w:val="none" w:sz="0" w:space="0" w:color="auto"/>
          </w:divBdr>
        </w:div>
        <w:div w:id="737705444">
          <w:marLeft w:val="640"/>
          <w:marRight w:val="0"/>
          <w:marTop w:val="0"/>
          <w:marBottom w:val="0"/>
          <w:divBdr>
            <w:top w:val="none" w:sz="0" w:space="0" w:color="auto"/>
            <w:left w:val="none" w:sz="0" w:space="0" w:color="auto"/>
            <w:bottom w:val="none" w:sz="0" w:space="0" w:color="auto"/>
            <w:right w:val="none" w:sz="0" w:space="0" w:color="auto"/>
          </w:divBdr>
        </w:div>
        <w:div w:id="545071535">
          <w:marLeft w:val="640"/>
          <w:marRight w:val="0"/>
          <w:marTop w:val="0"/>
          <w:marBottom w:val="0"/>
          <w:divBdr>
            <w:top w:val="none" w:sz="0" w:space="0" w:color="auto"/>
            <w:left w:val="none" w:sz="0" w:space="0" w:color="auto"/>
            <w:bottom w:val="none" w:sz="0" w:space="0" w:color="auto"/>
            <w:right w:val="none" w:sz="0" w:space="0" w:color="auto"/>
          </w:divBdr>
        </w:div>
        <w:div w:id="1168978019">
          <w:marLeft w:val="640"/>
          <w:marRight w:val="0"/>
          <w:marTop w:val="0"/>
          <w:marBottom w:val="0"/>
          <w:divBdr>
            <w:top w:val="none" w:sz="0" w:space="0" w:color="auto"/>
            <w:left w:val="none" w:sz="0" w:space="0" w:color="auto"/>
            <w:bottom w:val="none" w:sz="0" w:space="0" w:color="auto"/>
            <w:right w:val="none" w:sz="0" w:space="0" w:color="auto"/>
          </w:divBdr>
        </w:div>
        <w:div w:id="249122177">
          <w:marLeft w:val="640"/>
          <w:marRight w:val="0"/>
          <w:marTop w:val="0"/>
          <w:marBottom w:val="0"/>
          <w:divBdr>
            <w:top w:val="none" w:sz="0" w:space="0" w:color="auto"/>
            <w:left w:val="none" w:sz="0" w:space="0" w:color="auto"/>
            <w:bottom w:val="none" w:sz="0" w:space="0" w:color="auto"/>
            <w:right w:val="none" w:sz="0" w:space="0" w:color="auto"/>
          </w:divBdr>
        </w:div>
        <w:div w:id="890271183">
          <w:marLeft w:val="640"/>
          <w:marRight w:val="0"/>
          <w:marTop w:val="0"/>
          <w:marBottom w:val="0"/>
          <w:divBdr>
            <w:top w:val="none" w:sz="0" w:space="0" w:color="auto"/>
            <w:left w:val="none" w:sz="0" w:space="0" w:color="auto"/>
            <w:bottom w:val="none" w:sz="0" w:space="0" w:color="auto"/>
            <w:right w:val="none" w:sz="0" w:space="0" w:color="auto"/>
          </w:divBdr>
        </w:div>
        <w:div w:id="409083904">
          <w:marLeft w:val="640"/>
          <w:marRight w:val="0"/>
          <w:marTop w:val="0"/>
          <w:marBottom w:val="0"/>
          <w:divBdr>
            <w:top w:val="none" w:sz="0" w:space="0" w:color="auto"/>
            <w:left w:val="none" w:sz="0" w:space="0" w:color="auto"/>
            <w:bottom w:val="none" w:sz="0" w:space="0" w:color="auto"/>
            <w:right w:val="none" w:sz="0" w:space="0" w:color="auto"/>
          </w:divBdr>
        </w:div>
        <w:div w:id="1281188574">
          <w:marLeft w:val="640"/>
          <w:marRight w:val="0"/>
          <w:marTop w:val="0"/>
          <w:marBottom w:val="0"/>
          <w:divBdr>
            <w:top w:val="none" w:sz="0" w:space="0" w:color="auto"/>
            <w:left w:val="none" w:sz="0" w:space="0" w:color="auto"/>
            <w:bottom w:val="none" w:sz="0" w:space="0" w:color="auto"/>
            <w:right w:val="none" w:sz="0" w:space="0" w:color="auto"/>
          </w:divBdr>
        </w:div>
        <w:div w:id="93328314">
          <w:marLeft w:val="640"/>
          <w:marRight w:val="0"/>
          <w:marTop w:val="0"/>
          <w:marBottom w:val="0"/>
          <w:divBdr>
            <w:top w:val="none" w:sz="0" w:space="0" w:color="auto"/>
            <w:left w:val="none" w:sz="0" w:space="0" w:color="auto"/>
            <w:bottom w:val="none" w:sz="0" w:space="0" w:color="auto"/>
            <w:right w:val="none" w:sz="0" w:space="0" w:color="auto"/>
          </w:divBdr>
        </w:div>
        <w:div w:id="1928078202">
          <w:marLeft w:val="640"/>
          <w:marRight w:val="0"/>
          <w:marTop w:val="0"/>
          <w:marBottom w:val="0"/>
          <w:divBdr>
            <w:top w:val="none" w:sz="0" w:space="0" w:color="auto"/>
            <w:left w:val="none" w:sz="0" w:space="0" w:color="auto"/>
            <w:bottom w:val="none" w:sz="0" w:space="0" w:color="auto"/>
            <w:right w:val="none" w:sz="0" w:space="0" w:color="auto"/>
          </w:divBdr>
        </w:div>
        <w:div w:id="1579291166">
          <w:marLeft w:val="640"/>
          <w:marRight w:val="0"/>
          <w:marTop w:val="0"/>
          <w:marBottom w:val="0"/>
          <w:divBdr>
            <w:top w:val="none" w:sz="0" w:space="0" w:color="auto"/>
            <w:left w:val="none" w:sz="0" w:space="0" w:color="auto"/>
            <w:bottom w:val="none" w:sz="0" w:space="0" w:color="auto"/>
            <w:right w:val="none" w:sz="0" w:space="0" w:color="auto"/>
          </w:divBdr>
        </w:div>
        <w:div w:id="671950967">
          <w:marLeft w:val="640"/>
          <w:marRight w:val="0"/>
          <w:marTop w:val="0"/>
          <w:marBottom w:val="0"/>
          <w:divBdr>
            <w:top w:val="none" w:sz="0" w:space="0" w:color="auto"/>
            <w:left w:val="none" w:sz="0" w:space="0" w:color="auto"/>
            <w:bottom w:val="none" w:sz="0" w:space="0" w:color="auto"/>
            <w:right w:val="none" w:sz="0" w:space="0" w:color="auto"/>
          </w:divBdr>
        </w:div>
        <w:div w:id="2119595498">
          <w:marLeft w:val="640"/>
          <w:marRight w:val="0"/>
          <w:marTop w:val="0"/>
          <w:marBottom w:val="0"/>
          <w:divBdr>
            <w:top w:val="none" w:sz="0" w:space="0" w:color="auto"/>
            <w:left w:val="none" w:sz="0" w:space="0" w:color="auto"/>
            <w:bottom w:val="none" w:sz="0" w:space="0" w:color="auto"/>
            <w:right w:val="none" w:sz="0" w:space="0" w:color="auto"/>
          </w:divBdr>
        </w:div>
        <w:div w:id="11029306">
          <w:marLeft w:val="640"/>
          <w:marRight w:val="0"/>
          <w:marTop w:val="0"/>
          <w:marBottom w:val="0"/>
          <w:divBdr>
            <w:top w:val="none" w:sz="0" w:space="0" w:color="auto"/>
            <w:left w:val="none" w:sz="0" w:space="0" w:color="auto"/>
            <w:bottom w:val="none" w:sz="0" w:space="0" w:color="auto"/>
            <w:right w:val="none" w:sz="0" w:space="0" w:color="auto"/>
          </w:divBdr>
        </w:div>
        <w:div w:id="1581409385">
          <w:marLeft w:val="640"/>
          <w:marRight w:val="0"/>
          <w:marTop w:val="0"/>
          <w:marBottom w:val="0"/>
          <w:divBdr>
            <w:top w:val="none" w:sz="0" w:space="0" w:color="auto"/>
            <w:left w:val="none" w:sz="0" w:space="0" w:color="auto"/>
            <w:bottom w:val="none" w:sz="0" w:space="0" w:color="auto"/>
            <w:right w:val="none" w:sz="0" w:space="0" w:color="auto"/>
          </w:divBdr>
        </w:div>
        <w:div w:id="1819959746">
          <w:marLeft w:val="640"/>
          <w:marRight w:val="0"/>
          <w:marTop w:val="0"/>
          <w:marBottom w:val="0"/>
          <w:divBdr>
            <w:top w:val="none" w:sz="0" w:space="0" w:color="auto"/>
            <w:left w:val="none" w:sz="0" w:space="0" w:color="auto"/>
            <w:bottom w:val="none" w:sz="0" w:space="0" w:color="auto"/>
            <w:right w:val="none" w:sz="0" w:space="0" w:color="auto"/>
          </w:divBdr>
        </w:div>
        <w:div w:id="977491747">
          <w:marLeft w:val="640"/>
          <w:marRight w:val="0"/>
          <w:marTop w:val="0"/>
          <w:marBottom w:val="0"/>
          <w:divBdr>
            <w:top w:val="none" w:sz="0" w:space="0" w:color="auto"/>
            <w:left w:val="none" w:sz="0" w:space="0" w:color="auto"/>
            <w:bottom w:val="none" w:sz="0" w:space="0" w:color="auto"/>
            <w:right w:val="none" w:sz="0" w:space="0" w:color="auto"/>
          </w:divBdr>
        </w:div>
        <w:div w:id="1762987219">
          <w:marLeft w:val="640"/>
          <w:marRight w:val="0"/>
          <w:marTop w:val="0"/>
          <w:marBottom w:val="0"/>
          <w:divBdr>
            <w:top w:val="none" w:sz="0" w:space="0" w:color="auto"/>
            <w:left w:val="none" w:sz="0" w:space="0" w:color="auto"/>
            <w:bottom w:val="none" w:sz="0" w:space="0" w:color="auto"/>
            <w:right w:val="none" w:sz="0" w:space="0" w:color="auto"/>
          </w:divBdr>
        </w:div>
        <w:div w:id="762723152">
          <w:marLeft w:val="640"/>
          <w:marRight w:val="0"/>
          <w:marTop w:val="0"/>
          <w:marBottom w:val="0"/>
          <w:divBdr>
            <w:top w:val="none" w:sz="0" w:space="0" w:color="auto"/>
            <w:left w:val="none" w:sz="0" w:space="0" w:color="auto"/>
            <w:bottom w:val="none" w:sz="0" w:space="0" w:color="auto"/>
            <w:right w:val="none" w:sz="0" w:space="0" w:color="auto"/>
          </w:divBdr>
        </w:div>
        <w:div w:id="1242565913">
          <w:marLeft w:val="640"/>
          <w:marRight w:val="0"/>
          <w:marTop w:val="0"/>
          <w:marBottom w:val="0"/>
          <w:divBdr>
            <w:top w:val="none" w:sz="0" w:space="0" w:color="auto"/>
            <w:left w:val="none" w:sz="0" w:space="0" w:color="auto"/>
            <w:bottom w:val="none" w:sz="0" w:space="0" w:color="auto"/>
            <w:right w:val="none" w:sz="0" w:space="0" w:color="auto"/>
          </w:divBdr>
        </w:div>
        <w:div w:id="2123038894">
          <w:marLeft w:val="640"/>
          <w:marRight w:val="0"/>
          <w:marTop w:val="0"/>
          <w:marBottom w:val="0"/>
          <w:divBdr>
            <w:top w:val="none" w:sz="0" w:space="0" w:color="auto"/>
            <w:left w:val="none" w:sz="0" w:space="0" w:color="auto"/>
            <w:bottom w:val="none" w:sz="0" w:space="0" w:color="auto"/>
            <w:right w:val="none" w:sz="0" w:space="0" w:color="auto"/>
          </w:divBdr>
        </w:div>
      </w:divsChild>
    </w:div>
    <w:div w:id="2041665037">
      <w:bodyDiv w:val="1"/>
      <w:marLeft w:val="0"/>
      <w:marRight w:val="0"/>
      <w:marTop w:val="0"/>
      <w:marBottom w:val="0"/>
      <w:divBdr>
        <w:top w:val="none" w:sz="0" w:space="0" w:color="auto"/>
        <w:left w:val="none" w:sz="0" w:space="0" w:color="auto"/>
        <w:bottom w:val="none" w:sz="0" w:space="0" w:color="auto"/>
        <w:right w:val="none" w:sz="0" w:space="0" w:color="auto"/>
      </w:divBdr>
      <w:divsChild>
        <w:div w:id="1567958214">
          <w:marLeft w:val="640"/>
          <w:marRight w:val="0"/>
          <w:marTop w:val="0"/>
          <w:marBottom w:val="0"/>
          <w:divBdr>
            <w:top w:val="none" w:sz="0" w:space="0" w:color="auto"/>
            <w:left w:val="none" w:sz="0" w:space="0" w:color="auto"/>
            <w:bottom w:val="none" w:sz="0" w:space="0" w:color="auto"/>
            <w:right w:val="none" w:sz="0" w:space="0" w:color="auto"/>
          </w:divBdr>
        </w:div>
        <w:div w:id="1146509396">
          <w:marLeft w:val="640"/>
          <w:marRight w:val="0"/>
          <w:marTop w:val="0"/>
          <w:marBottom w:val="0"/>
          <w:divBdr>
            <w:top w:val="none" w:sz="0" w:space="0" w:color="auto"/>
            <w:left w:val="none" w:sz="0" w:space="0" w:color="auto"/>
            <w:bottom w:val="none" w:sz="0" w:space="0" w:color="auto"/>
            <w:right w:val="none" w:sz="0" w:space="0" w:color="auto"/>
          </w:divBdr>
        </w:div>
        <w:div w:id="105540915">
          <w:marLeft w:val="640"/>
          <w:marRight w:val="0"/>
          <w:marTop w:val="0"/>
          <w:marBottom w:val="0"/>
          <w:divBdr>
            <w:top w:val="none" w:sz="0" w:space="0" w:color="auto"/>
            <w:left w:val="none" w:sz="0" w:space="0" w:color="auto"/>
            <w:bottom w:val="none" w:sz="0" w:space="0" w:color="auto"/>
            <w:right w:val="none" w:sz="0" w:space="0" w:color="auto"/>
          </w:divBdr>
        </w:div>
        <w:div w:id="572156677">
          <w:marLeft w:val="640"/>
          <w:marRight w:val="0"/>
          <w:marTop w:val="0"/>
          <w:marBottom w:val="0"/>
          <w:divBdr>
            <w:top w:val="none" w:sz="0" w:space="0" w:color="auto"/>
            <w:left w:val="none" w:sz="0" w:space="0" w:color="auto"/>
            <w:bottom w:val="none" w:sz="0" w:space="0" w:color="auto"/>
            <w:right w:val="none" w:sz="0" w:space="0" w:color="auto"/>
          </w:divBdr>
        </w:div>
        <w:div w:id="299500926">
          <w:marLeft w:val="640"/>
          <w:marRight w:val="0"/>
          <w:marTop w:val="0"/>
          <w:marBottom w:val="0"/>
          <w:divBdr>
            <w:top w:val="none" w:sz="0" w:space="0" w:color="auto"/>
            <w:left w:val="none" w:sz="0" w:space="0" w:color="auto"/>
            <w:bottom w:val="none" w:sz="0" w:space="0" w:color="auto"/>
            <w:right w:val="none" w:sz="0" w:space="0" w:color="auto"/>
          </w:divBdr>
        </w:div>
        <w:div w:id="1051535434">
          <w:marLeft w:val="640"/>
          <w:marRight w:val="0"/>
          <w:marTop w:val="0"/>
          <w:marBottom w:val="0"/>
          <w:divBdr>
            <w:top w:val="none" w:sz="0" w:space="0" w:color="auto"/>
            <w:left w:val="none" w:sz="0" w:space="0" w:color="auto"/>
            <w:bottom w:val="none" w:sz="0" w:space="0" w:color="auto"/>
            <w:right w:val="none" w:sz="0" w:space="0" w:color="auto"/>
          </w:divBdr>
        </w:div>
        <w:div w:id="933442688">
          <w:marLeft w:val="640"/>
          <w:marRight w:val="0"/>
          <w:marTop w:val="0"/>
          <w:marBottom w:val="0"/>
          <w:divBdr>
            <w:top w:val="none" w:sz="0" w:space="0" w:color="auto"/>
            <w:left w:val="none" w:sz="0" w:space="0" w:color="auto"/>
            <w:bottom w:val="none" w:sz="0" w:space="0" w:color="auto"/>
            <w:right w:val="none" w:sz="0" w:space="0" w:color="auto"/>
          </w:divBdr>
        </w:div>
        <w:div w:id="215245772">
          <w:marLeft w:val="640"/>
          <w:marRight w:val="0"/>
          <w:marTop w:val="0"/>
          <w:marBottom w:val="0"/>
          <w:divBdr>
            <w:top w:val="none" w:sz="0" w:space="0" w:color="auto"/>
            <w:left w:val="none" w:sz="0" w:space="0" w:color="auto"/>
            <w:bottom w:val="none" w:sz="0" w:space="0" w:color="auto"/>
            <w:right w:val="none" w:sz="0" w:space="0" w:color="auto"/>
          </w:divBdr>
        </w:div>
        <w:div w:id="2032027866">
          <w:marLeft w:val="640"/>
          <w:marRight w:val="0"/>
          <w:marTop w:val="0"/>
          <w:marBottom w:val="0"/>
          <w:divBdr>
            <w:top w:val="none" w:sz="0" w:space="0" w:color="auto"/>
            <w:left w:val="none" w:sz="0" w:space="0" w:color="auto"/>
            <w:bottom w:val="none" w:sz="0" w:space="0" w:color="auto"/>
            <w:right w:val="none" w:sz="0" w:space="0" w:color="auto"/>
          </w:divBdr>
        </w:div>
        <w:div w:id="40522861">
          <w:marLeft w:val="640"/>
          <w:marRight w:val="0"/>
          <w:marTop w:val="0"/>
          <w:marBottom w:val="0"/>
          <w:divBdr>
            <w:top w:val="none" w:sz="0" w:space="0" w:color="auto"/>
            <w:left w:val="none" w:sz="0" w:space="0" w:color="auto"/>
            <w:bottom w:val="none" w:sz="0" w:space="0" w:color="auto"/>
            <w:right w:val="none" w:sz="0" w:space="0" w:color="auto"/>
          </w:divBdr>
        </w:div>
        <w:div w:id="765853725">
          <w:marLeft w:val="640"/>
          <w:marRight w:val="0"/>
          <w:marTop w:val="0"/>
          <w:marBottom w:val="0"/>
          <w:divBdr>
            <w:top w:val="none" w:sz="0" w:space="0" w:color="auto"/>
            <w:left w:val="none" w:sz="0" w:space="0" w:color="auto"/>
            <w:bottom w:val="none" w:sz="0" w:space="0" w:color="auto"/>
            <w:right w:val="none" w:sz="0" w:space="0" w:color="auto"/>
          </w:divBdr>
        </w:div>
        <w:div w:id="272441369">
          <w:marLeft w:val="640"/>
          <w:marRight w:val="0"/>
          <w:marTop w:val="0"/>
          <w:marBottom w:val="0"/>
          <w:divBdr>
            <w:top w:val="none" w:sz="0" w:space="0" w:color="auto"/>
            <w:left w:val="none" w:sz="0" w:space="0" w:color="auto"/>
            <w:bottom w:val="none" w:sz="0" w:space="0" w:color="auto"/>
            <w:right w:val="none" w:sz="0" w:space="0" w:color="auto"/>
          </w:divBdr>
        </w:div>
        <w:div w:id="1817141495">
          <w:marLeft w:val="640"/>
          <w:marRight w:val="0"/>
          <w:marTop w:val="0"/>
          <w:marBottom w:val="0"/>
          <w:divBdr>
            <w:top w:val="none" w:sz="0" w:space="0" w:color="auto"/>
            <w:left w:val="none" w:sz="0" w:space="0" w:color="auto"/>
            <w:bottom w:val="none" w:sz="0" w:space="0" w:color="auto"/>
            <w:right w:val="none" w:sz="0" w:space="0" w:color="auto"/>
          </w:divBdr>
        </w:div>
        <w:div w:id="116804204">
          <w:marLeft w:val="640"/>
          <w:marRight w:val="0"/>
          <w:marTop w:val="0"/>
          <w:marBottom w:val="0"/>
          <w:divBdr>
            <w:top w:val="none" w:sz="0" w:space="0" w:color="auto"/>
            <w:left w:val="none" w:sz="0" w:space="0" w:color="auto"/>
            <w:bottom w:val="none" w:sz="0" w:space="0" w:color="auto"/>
            <w:right w:val="none" w:sz="0" w:space="0" w:color="auto"/>
          </w:divBdr>
        </w:div>
        <w:div w:id="856232069">
          <w:marLeft w:val="640"/>
          <w:marRight w:val="0"/>
          <w:marTop w:val="0"/>
          <w:marBottom w:val="0"/>
          <w:divBdr>
            <w:top w:val="none" w:sz="0" w:space="0" w:color="auto"/>
            <w:left w:val="none" w:sz="0" w:space="0" w:color="auto"/>
            <w:bottom w:val="none" w:sz="0" w:space="0" w:color="auto"/>
            <w:right w:val="none" w:sz="0" w:space="0" w:color="auto"/>
          </w:divBdr>
        </w:div>
        <w:div w:id="1057586926">
          <w:marLeft w:val="640"/>
          <w:marRight w:val="0"/>
          <w:marTop w:val="0"/>
          <w:marBottom w:val="0"/>
          <w:divBdr>
            <w:top w:val="none" w:sz="0" w:space="0" w:color="auto"/>
            <w:left w:val="none" w:sz="0" w:space="0" w:color="auto"/>
            <w:bottom w:val="none" w:sz="0" w:space="0" w:color="auto"/>
            <w:right w:val="none" w:sz="0" w:space="0" w:color="auto"/>
          </w:divBdr>
        </w:div>
        <w:div w:id="1361780367">
          <w:marLeft w:val="640"/>
          <w:marRight w:val="0"/>
          <w:marTop w:val="0"/>
          <w:marBottom w:val="0"/>
          <w:divBdr>
            <w:top w:val="none" w:sz="0" w:space="0" w:color="auto"/>
            <w:left w:val="none" w:sz="0" w:space="0" w:color="auto"/>
            <w:bottom w:val="none" w:sz="0" w:space="0" w:color="auto"/>
            <w:right w:val="none" w:sz="0" w:space="0" w:color="auto"/>
          </w:divBdr>
        </w:div>
        <w:div w:id="1138644074">
          <w:marLeft w:val="640"/>
          <w:marRight w:val="0"/>
          <w:marTop w:val="0"/>
          <w:marBottom w:val="0"/>
          <w:divBdr>
            <w:top w:val="none" w:sz="0" w:space="0" w:color="auto"/>
            <w:left w:val="none" w:sz="0" w:space="0" w:color="auto"/>
            <w:bottom w:val="none" w:sz="0" w:space="0" w:color="auto"/>
            <w:right w:val="none" w:sz="0" w:space="0" w:color="auto"/>
          </w:divBdr>
        </w:div>
        <w:div w:id="1014458544">
          <w:marLeft w:val="640"/>
          <w:marRight w:val="0"/>
          <w:marTop w:val="0"/>
          <w:marBottom w:val="0"/>
          <w:divBdr>
            <w:top w:val="none" w:sz="0" w:space="0" w:color="auto"/>
            <w:left w:val="none" w:sz="0" w:space="0" w:color="auto"/>
            <w:bottom w:val="none" w:sz="0" w:space="0" w:color="auto"/>
            <w:right w:val="none" w:sz="0" w:space="0" w:color="auto"/>
          </w:divBdr>
        </w:div>
        <w:div w:id="944731465">
          <w:marLeft w:val="640"/>
          <w:marRight w:val="0"/>
          <w:marTop w:val="0"/>
          <w:marBottom w:val="0"/>
          <w:divBdr>
            <w:top w:val="none" w:sz="0" w:space="0" w:color="auto"/>
            <w:left w:val="none" w:sz="0" w:space="0" w:color="auto"/>
            <w:bottom w:val="none" w:sz="0" w:space="0" w:color="auto"/>
            <w:right w:val="none" w:sz="0" w:space="0" w:color="auto"/>
          </w:divBdr>
        </w:div>
        <w:div w:id="445270085">
          <w:marLeft w:val="640"/>
          <w:marRight w:val="0"/>
          <w:marTop w:val="0"/>
          <w:marBottom w:val="0"/>
          <w:divBdr>
            <w:top w:val="none" w:sz="0" w:space="0" w:color="auto"/>
            <w:left w:val="none" w:sz="0" w:space="0" w:color="auto"/>
            <w:bottom w:val="none" w:sz="0" w:space="0" w:color="auto"/>
            <w:right w:val="none" w:sz="0" w:space="0" w:color="auto"/>
          </w:divBdr>
        </w:div>
        <w:div w:id="1321083744">
          <w:marLeft w:val="640"/>
          <w:marRight w:val="0"/>
          <w:marTop w:val="0"/>
          <w:marBottom w:val="0"/>
          <w:divBdr>
            <w:top w:val="none" w:sz="0" w:space="0" w:color="auto"/>
            <w:left w:val="none" w:sz="0" w:space="0" w:color="auto"/>
            <w:bottom w:val="none" w:sz="0" w:space="0" w:color="auto"/>
            <w:right w:val="none" w:sz="0" w:space="0" w:color="auto"/>
          </w:divBdr>
        </w:div>
        <w:div w:id="1511261306">
          <w:marLeft w:val="640"/>
          <w:marRight w:val="0"/>
          <w:marTop w:val="0"/>
          <w:marBottom w:val="0"/>
          <w:divBdr>
            <w:top w:val="none" w:sz="0" w:space="0" w:color="auto"/>
            <w:left w:val="none" w:sz="0" w:space="0" w:color="auto"/>
            <w:bottom w:val="none" w:sz="0" w:space="0" w:color="auto"/>
            <w:right w:val="none" w:sz="0" w:space="0" w:color="auto"/>
          </w:divBdr>
        </w:div>
        <w:div w:id="11881280">
          <w:marLeft w:val="640"/>
          <w:marRight w:val="0"/>
          <w:marTop w:val="0"/>
          <w:marBottom w:val="0"/>
          <w:divBdr>
            <w:top w:val="none" w:sz="0" w:space="0" w:color="auto"/>
            <w:left w:val="none" w:sz="0" w:space="0" w:color="auto"/>
            <w:bottom w:val="none" w:sz="0" w:space="0" w:color="auto"/>
            <w:right w:val="none" w:sz="0" w:space="0" w:color="auto"/>
          </w:divBdr>
        </w:div>
        <w:div w:id="1471284503">
          <w:marLeft w:val="640"/>
          <w:marRight w:val="0"/>
          <w:marTop w:val="0"/>
          <w:marBottom w:val="0"/>
          <w:divBdr>
            <w:top w:val="none" w:sz="0" w:space="0" w:color="auto"/>
            <w:left w:val="none" w:sz="0" w:space="0" w:color="auto"/>
            <w:bottom w:val="none" w:sz="0" w:space="0" w:color="auto"/>
            <w:right w:val="none" w:sz="0" w:space="0" w:color="auto"/>
          </w:divBdr>
        </w:div>
        <w:div w:id="379135130">
          <w:marLeft w:val="640"/>
          <w:marRight w:val="0"/>
          <w:marTop w:val="0"/>
          <w:marBottom w:val="0"/>
          <w:divBdr>
            <w:top w:val="none" w:sz="0" w:space="0" w:color="auto"/>
            <w:left w:val="none" w:sz="0" w:space="0" w:color="auto"/>
            <w:bottom w:val="none" w:sz="0" w:space="0" w:color="auto"/>
            <w:right w:val="none" w:sz="0" w:space="0" w:color="auto"/>
          </w:divBdr>
        </w:div>
        <w:div w:id="2055544688">
          <w:marLeft w:val="640"/>
          <w:marRight w:val="0"/>
          <w:marTop w:val="0"/>
          <w:marBottom w:val="0"/>
          <w:divBdr>
            <w:top w:val="none" w:sz="0" w:space="0" w:color="auto"/>
            <w:left w:val="none" w:sz="0" w:space="0" w:color="auto"/>
            <w:bottom w:val="none" w:sz="0" w:space="0" w:color="auto"/>
            <w:right w:val="none" w:sz="0" w:space="0" w:color="auto"/>
          </w:divBdr>
        </w:div>
        <w:div w:id="1860389362">
          <w:marLeft w:val="640"/>
          <w:marRight w:val="0"/>
          <w:marTop w:val="0"/>
          <w:marBottom w:val="0"/>
          <w:divBdr>
            <w:top w:val="none" w:sz="0" w:space="0" w:color="auto"/>
            <w:left w:val="none" w:sz="0" w:space="0" w:color="auto"/>
            <w:bottom w:val="none" w:sz="0" w:space="0" w:color="auto"/>
            <w:right w:val="none" w:sz="0" w:space="0" w:color="auto"/>
          </w:divBdr>
        </w:div>
        <w:div w:id="889614315">
          <w:marLeft w:val="640"/>
          <w:marRight w:val="0"/>
          <w:marTop w:val="0"/>
          <w:marBottom w:val="0"/>
          <w:divBdr>
            <w:top w:val="none" w:sz="0" w:space="0" w:color="auto"/>
            <w:left w:val="none" w:sz="0" w:space="0" w:color="auto"/>
            <w:bottom w:val="none" w:sz="0" w:space="0" w:color="auto"/>
            <w:right w:val="none" w:sz="0" w:space="0" w:color="auto"/>
          </w:divBdr>
        </w:div>
        <w:div w:id="1064909045">
          <w:marLeft w:val="640"/>
          <w:marRight w:val="0"/>
          <w:marTop w:val="0"/>
          <w:marBottom w:val="0"/>
          <w:divBdr>
            <w:top w:val="none" w:sz="0" w:space="0" w:color="auto"/>
            <w:left w:val="none" w:sz="0" w:space="0" w:color="auto"/>
            <w:bottom w:val="none" w:sz="0" w:space="0" w:color="auto"/>
            <w:right w:val="none" w:sz="0" w:space="0" w:color="auto"/>
          </w:divBdr>
        </w:div>
        <w:div w:id="1761411935">
          <w:marLeft w:val="640"/>
          <w:marRight w:val="0"/>
          <w:marTop w:val="0"/>
          <w:marBottom w:val="0"/>
          <w:divBdr>
            <w:top w:val="none" w:sz="0" w:space="0" w:color="auto"/>
            <w:left w:val="none" w:sz="0" w:space="0" w:color="auto"/>
            <w:bottom w:val="none" w:sz="0" w:space="0" w:color="auto"/>
            <w:right w:val="none" w:sz="0" w:space="0" w:color="auto"/>
          </w:divBdr>
        </w:div>
        <w:div w:id="2074808986">
          <w:marLeft w:val="640"/>
          <w:marRight w:val="0"/>
          <w:marTop w:val="0"/>
          <w:marBottom w:val="0"/>
          <w:divBdr>
            <w:top w:val="none" w:sz="0" w:space="0" w:color="auto"/>
            <w:left w:val="none" w:sz="0" w:space="0" w:color="auto"/>
            <w:bottom w:val="none" w:sz="0" w:space="0" w:color="auto"/>
            <w:right w:val="none" w:sz="0" w:space="0" w:color="auto"/>
          </w:divBdr>
        </w:div>
        <w:div w:id="722631958">
          <w:marLeft w:val="640"/>
          <w:marRight w:val="0"/>
          <w:marTop w:val="0"/>
          <w:marBottom w:val="0"/>
          <w:divBdr>
            <w:top w:val="none" w:sz="0" w:space="0" w:color="auto"/>
            <w:left w:val="none" w:sz="0" w:space="0" w:color="auto"/>
            <w:bottom w:val="none" w:sz="0" w:space="0" w:color="auto"/>
            <w:right w:val="none" w:sz="0" w:space="0" w:color="auto"/>
          </w:divBdr>
        </w:div>
        <w:div w:id="266932080">
          <w:marLeft w:val="640"/>
          <w:marRight w:val="0"/>
          <w:marTop w:val="0"/>
          <w:marBottom w:val="0"/>
          <w:divBdr>
            <w:top w:val="none" w:sz="0" w:space="0" w:color="auto"/>
            <w:left w:val="none" w:sz="0" w:space="0" w:color="auto"/>
            <w:bottom w:val="none" w:sz="0" w:space="0" w:color="auto"/>
            <w:right w:val="none" w:sz="0" w:space="0" w:color="auto"/>
          </w:divBdr>
        </w:div>
        <w:div w:id="1545363664">
          <w:marLeft w:val="640"/>
          <w:marRight w:val="0"/>
          <w:marTop w:val="0"/>
          <w:marBottom w:val="0"/>
          <w:divBdr>
            <w:top w:val="none" w:sz="0" w:space="0" w:color="auto"/>
            <w:left w:val="none" w:sz="0" w:space="0" w:color="auto"/>
            <w:bottom w:val="none" w:sz="0" w:space="0" w:color="auto"/>
            <w:right w:val="none" w:sz="0" w:space="0" w:color="auto"/>
          </w:divBdr>
        </w:div>
        <w:div w:id="412703631">
          <w:marLeft w:val="640"/>
          <w:marRight w:val="0"/>
          <w:marTop w:val="0"/>
          <w:marBottom w:val="0"/>
          <w:divBdr>
            <w:top w:val="none" w:sz="0" w:space="0" w:color="auto"/>
            <w:left w:val="none" w:sz="0" w:space="0" w:color="auto"/>
            <w:bottom w:val="none" w:sz="0" w:space="0" w:color="auto"/>
            <w:right w:val="none" w:sz="0" w:space="0" w:color="auto"/>
          </w:divBdr>
        </w:div>
        <w:div w:id="269510563">
          <w:marLeft w:val="640"/>
          <w:marRight w:val="0"/>
          <w:marTop w:val="0"/>
          <w:marBottom w:val="0"/>
          <w:divBdr>
            <w:top w:val="none" w:sz="0" w:space="0" w:color="auto"/>
            <w:left w:val="none" w:sz="0" w:space="0" w:color="auto"/>
            <w:bottom w:val="none" w:sz="0" w:space="0" w:color="auto"/>
            <w:right w:val="none" w:sz="0" w:space="0" w:color="auto"/>
          </w:divBdr>
        </w:div>
        <w:div w:id="288324452">
          <w:marLeft w:val="640"/>
          <w:marRight w:val="0"/>
          <w:marTop w:val="0"/>
          <w:marBottom w:val="0"/>
          <w:divBdr>
            <w:top w:val="none" w:sz="0" w:space="0" w:color="auto"/>
            <w:left w:val="none" w:sz="0" w:space="0" w:color="auto"/>
            <w:bottom w:val="none" w:sz="0" w:space="0" w:color="auto"/>
            <w:right w:val="none" w:sz="0" w:space="0" w:color="auto"/>
          </w:divBdr>
        </w:div>
        <w:div w:id="297079418">
          <w:marLeft w:val="640"/>
          <w:marRight w:val="0"/>
          <w:marTop w:val="0"/>
          <w:marBottom w:val="0"/>
          <w:divBdr>
            <w:top w:val="none" w:sz="0" w:space="0" w:color="auto"/>
            <w:left w:val="none" w:sz="0" w:space="0" w:color="auto"/>
            <w:bottom w:val="none" w:sz="0" w:space="0" w:color="auto"/>
            <w:right w:val="none" w:sz="0" w:space="0" w:color="auto"/>
          </w:divBdr>
        </w:div>
        <w:div w:id="118304811">
          <w:marLeft w:val="640"/>
          <w:marRight w:val="0"/>
          <w:marTop w:val="0"/>
          <w:marBottom w:val="0"/>
          <w:divBdr>
            <w:top w:val="none" w:sz="0" w:space="0" w:color="auto"/>
            <w:left w:val="none" w:sz="0" w:space="0" w:color="auto"/>
            <w:bottom w:val="none" w:sz="0" w:space="0" w:color="auto"/>
            <w:right w:val="none" w:sz="0" w:space="0" w:color="auto"/>
          </w:divBdr>
        </w:div>
        <w:div w:id="1765489993">
          <w:marLeft w:val="640"/>
          <w:marRight w:val="0"/>
          <w:marTop w:val="0"/>
          <w:marBottom w:val="0"/>
          <w:divBdr>
            <w:top w:val="none" w:sz="0" w:space="0" w:color="auto"/>
            <w:left w:val="none" w:sz="0" w:space="0" w:color="auto"/>
            <w:bottom w:val="none" w:sz="0" w:space="0" w:color="auto"/>
            <w:right w:val="none" w:sz="0" w:space="0" w:color="auto"/>
          </w:divBdr>
        </w:div>
      </w:divsChild>
    </w:div>
    <w:div w:id="2110659177">
      <w:bodyDiv w:val="1"/>
      <w:marLeft w:val="0"/>
      <w:marRight w:val="0"/>
      <w:marTop w:val="0"/>
      <w:marBottom w:val="0"/>
      <w:divBdr>
        <w:top w:val="none" w:sz="0" w:space="0" w:color="auto"/>
        <w:left w:val="none" w:sz="0" w:space="0" w:color="auto"/>
        <w:bottom w:val="none" w:sz="0" w:space="0" w:color="auto"/>
        <w:right w:val="none" w:sz="0" w:space="0" w:color="auto"/>
      </w:divBdr>
      <w:divsChild>
        <w:div w:id="423653452">
          <w:marLeft w:val="640"/>
          <w:marRight w:val="0"/>
          <w:marTop w:val="0"/>
          <w:marBottom w:val="0"/>
          <w:divBdr>
            <w:top w:val="none" w:sz="0" w:space="0" w:color="auto"/>
            <w:left w:val="none" w:sz="0" w:space="0" w:color="auto"/>
            <w:bottom w:val="none" w:sz="0" w:space="0" w:color="auto"/>
            <w:right w:val="none" w:sz="0" w:space="0" w:color="auto"/>
          </w:divBdr>
        </w:div>
        <w:div w:id="166752594">
          <w:marLeft w:val="640"/>
          <w:marRight w:val="0"/>
          <w:marTop w:val="0"/>
          <w:marBottom w:val="0"/>
          <w:divBdr>
            <w:top w:val="none" w:sz="0" w:space="0" w:color="auto"/>
            <w:left w:val="none" w:sz="0" w:space="0" w:color="auto"/>
            <w:bottom w:val="none" w:sz="0" w:space="0" w:color="auto"/>
            <w:right w:val="none" w:sz="0" w:space="0" w:color="auto"/>
          </w:divBdr>
        </w:div>
        <w:div w:id="1672640569">
          <w:marLeft w:val="640"/>
          <w:marRight w:val="0"/>
          <w:marTop w:val="0"/>
          <w:marBottom w:val="0"/>
          <w:divBdr>
            <w:top w:val="none" w:sz="0" w:space="0" w:color="auto"/>
            <w:left w:val="none" w:sz="0" w:space="0" w:color="auto"/>
            <w:bottom w:val="none" w:sz="0" w:space="0" w:color="auto"/>
            <w:right w:val="none" w:sz="0" w:space="0" w:color="auto"/>
          </w:divBdr>
        </w:div>
        <w:div w:id="1688752055">
          <w:marLeft w:val="640"/>
          <w:marRight w:val="0"/>
          <w:marTop w:val="0"/>
          <w:marBottom w:val="0"/>
          <w:divBdr>
            <w:top w:val="none" w:sz="0" w:space="0" w:color="auto"/>
            <w:left w:val="none" w:sz="0" w:space="0" w:color="auto"/>
            <w:bottom w:val="none" w:sz="0" w:space="0" w:color="auto"/>
            <w:right w:val="none" w:sz="0" w:space="0" w:color="auto"/>
          </w:divBdr>
        </w:div>
        <w:div w:id="1125192548">
          <w:marLeft w:val="640"/>
          <w:marRight w:val="0"/>
          <w:marTop w:val="0"/>
          <w:marBottom w:val="0"/>
          <w:divBdr>
            <w:top w:val="none" w:sz="0" w:space="0" w:color="auto"/>
            <w:left w:val="none" w:sz="0" w:space="0" w:color="auto"/>
            <w:bottom w:val="none" w:sz="0" w:space="0" w:color="auto"/>
            <w:right w:val="none" w:sz="0" w:space="0" w:color="auto"/>
          </w:divBdr>
        </w:div>
        <w:div w:id="1767724151">
          <w:marLeft w:val="640"/>
          <w:marRight w:val="0"/>
          <w:marTop w:val="0"/>
          <w:marBottom w:val="0"/>
          <w:divBdr>
            <w:top w:val="none" w:sz="0" w:space="0" w:color="auto"/>
            <w:left w:val="none" w:sz="0" w:space="0" w:color="auto"/>
            <w:bottom w:val="none" w:sz="0" w:space="0" w:color="auto"/>
            <w:right w:val="none" w:sz="0" w:space="0" w:color="auto"/>
          </w:divBdr>
        </w:div>
        <w:div w:id="518660474">
          <w:marLeft w:val="640"/>
          <w:marRight w:val="0"/>
          <w:marTop w:val="0"/>
          <w:marBottom w:val="0"/>
          <w:divBdr>
            <w:top w:val="none" w:sz="0" w:space="0" w:color="auto"/>
            <w:left w:val="none" w:sz="0" w:space="0" w:color="auto"/>
            <w:bottom w:val="none" w:sz="0" w:space="0" w:color="auto"/>
            <w:right w:val="none" w:sz="0" w:space="0" w:color="auto"/>
          </w:divBdr>
        </w:div>
        <w:div w:id="1566993169">
          <w:marLeft w:val="640"/>
          <w:marRight w:val="0"/>
          <w:marTop w:val="0"/>
          <w:marBottom w:val="0"/>
          <w:divBdr>
            <w:top w:val="none" w:sz="0" w:space="0" w:color="auto"/>
            <w:left w:val="none" w:sz="0" w:space="0" w:color="auto"/>
            <w:bottom w:val="none" w:sz="0" w:space="0" w:color="auto"/>
            <w:right w:val="none" w:sz="0" w:space="0" w:color="auto"/>
          </w:divBdr>
        </w:div>
        <w:div w:id="1400053633">
          <w:marLeft w:val="640"/>
          <w:marRight w:val="0"/>
          <w:marTop w:val="0"/>
          <w:marBottom w:val="0"/>
          <w:divBdr>
            <w:top w:val="none" w:sz="0" w:space="0" w:color="auto"/>
            <w:left w:val="none" w:sz="0" w:space="0" w:color="auto"/>
            <w:bottom w:val="none" w:sz="0" w:space="0" w:color="auto"/>
            <w:right w:val="none" w:sz="0" w:space="0" w:color="auto"/>
          </w:divBdr>
        </w:div>
        <w:div w:id="117188019">
          <w:marLeft w:val="640"/>
          <w:marRight w:val="0"/>
          <w:marTop w:val="0"/>
          <w:marBottom w:val="0"/>
          <w:divBdr>
            <w:top w:val="none" w:sz="0" w:space="0" w:color="auto"/>
            <w:left w:val="none" w:sz="0" w:space="0" w:color="auto"/>
            <w:bottom w:val="none" w:sz="0" w:space="0" w:color="auto"/>
            <w:right w:val="none" w:sz="0" w:space="0" w:color="auto"/>
          </w:divBdr>
        </w:div>
        <w:div w:id="893278622">
          <w:marLeft w:val="640"/>
          <w:marRight w:val="0"/>
          <w:marTop w:val="0"/>
          <w:marBottom w:val="0"/>
          <w:divBdr>
            <w:top w:val="none" w:sz="0" w:space="0" w:color="auto"/>
            <w:left w:val="none" w:sz="0" w:space="0" w:color="auto"/>
            <w:bottom w:val="none" w:sz="0" w:space="0" w:color="auto"/>
            <w:right w:val="none" w:sz="0" w:space="0" w:color="auto"/>
          </w:divBdr>
        </w:div>
        <w:div w:id="1542135415">
          <w:marLeft w:val="640"/>
          <w:marRight w:val="0"/>
          <w:marTop w:val="0"/>
          <w:marBottom w:val="0"/>
          <w:divBdr>
            <w:top w:val="none" w:sz="0" w:space="0" w:color="auto"/>
            <w:left w:val="none" w:sz="0" w:space="0" w:color="auto"/>
            <w:bottom w:val="none" w:sz="0" w:space="0" w:color="auto"/>
            <w:right w:val="none" w:sz="0" w:space="0" w:color="auto"/>
          </w:divBdr>
        </w:div>
        <w:div w:id="743911533">
          <w:marLeft w:val="640"/>
          <w:marRight w:val="0"/>
          <w:marTop w:val="0"/>
          <w:marBottom w:val="0"/>
          <w:divBdr>
            <w:top w:val="none" w:sz="0" w:space="0" w:color="auto"/>
            <w:left w:val="none" w:sz="0" w:space="0" w:color="auto"/>
            <w:bottom w:val="none" w:sz="0" w:space="0" w:color="auto"/>
            <w:right w:val="none" w:sz="0" w:space="0" w:color="auto"/>
          </w:divBdr>
        </w:div>
        <w:div w:id="331839252">
          <w:marLeft w:val="640"/>
          <w:marRight w:val="0"/>
          <w:marTop w:val="0"/>
          <w:marBottom w:val="0"/>
          <w:divBdr>
            <w:top w:val="none" w:sz="0" w:space="0" w:color="auto"/>
            <w:left w:val="none" w:sz="0" w:space="0" w:color="auto"/>
            <w:bottom w:val="none" w:sz="0" w:space="0" w:color="auto"/>
            <w:right w:val="none" w:sz="0" w:space="0" w:color="auto"/>
          </w:divBdr>
        </w:div>
        <w:div w:id="1084454293">
          <w:marLeft w:val="640"/>
          <w:marRight w:val="0"/>
          <w:marTop w:val="0"/>
          <w:marBottom w:val="0"/>
          <w:divBdr>
            <w:top w:val="none" w:sz="0" w:space="0" w:color="auto"/>
            <w:left w:val="none" w:sz="0" w:space="0" w:color="auto"/>
            <w:bottom w:val="none" w:sz="0" w:space="0" w:color="auto"/>
            <w:right w:val="none" w:sz="0" w:space="0" w:color="auto"/>
          </w:divBdr>
        </w:div>
        <w:div w:id="866872174">
          <w:marLeft w:val="640"/>
          <w:marRight w:val="0"/>
          <w:marTop w:val="0"/>
          <w:marBottom w:val="0"/>
          <w:divBdr>
            <w:top w:val="none" w:sz="0" w:space="0" w:color="auto"/>
            <w:left w:val="none" w:sz="0" w:space="0" w:color="auto"/>
            <w:bottom w:val="none" w:sz="0" w:space="0" w:color="auto"/>
            <w:right w:val="none" w:sz="0" w:space="0" w:color="auto"/>
          </w:divBdr>
        </w:div>
        <w:div w:id="980693820">
          <w:marLeft w:val="640"/>
          <w:marRight w:val="0"/>
          <w:marTop w:val="0"/>
          <w:marBottom w:val="0"/>
          <w:divBdr>
            <w:top w:val="none" w:sz="0" w:space="0" w:color="auto"/>
            <w:left w:val="none" w:sz="0" w:space="0" w:color="auto"/>
            <w:bottom w:val="none" w:sz="0" w:space="0" w:color="auto"/>
            <w:right w:val="none" w:sz="0" w:space="0" w:color="auto"/>
          </w:divBdr>
        </w:div>
        <w:div w:id="1152334712">
          <w:marLeft w:val="640"/>
          <w:marRight w:val="0"/>
          <w:marTop w:val="0"/>
          <w:marBottom w:val="0"/>
          <w:divBdr>
            <w:top w:val="none" w:sz="0" w:space="0" w:color="auto"/>
            <w:left w:val="none" w:sz="0" w:space="0" w:color="auto"/>
            <w:bottom w:val="none" w:sz="0" w:space="0" w:color="auto"/>
            <w:right w:val="none" w:sz="0" w:space="0" w:color="auto"/>
          </w:divBdr>
        </w:div>
        <w:div w:id="387727009">
          <w:marLeft w:val="640"/>
          <w:marRight w:val="0"/>
          <w:marTop w:val="0"/>
          <w:marBottom w:val="0"/>
          <w:divBdr>
            <w:top w:val="none" w:sz="0" w:space="0" w:color="auto"/>
            <w:left w:val="none" w:sz="0" w:space="0" w:color="auto"/>
            <w:bottom w:val="none" w:sz="0" w:space="0" w:color="auto"/>
            <w:right w:val="none" w:sz="0" w:space="0" w:color="auto"/>
          </w:divBdr>
        </w:div>
        <w:div w:id="1561594740">
          <w:marLeft w:val="640"/>
          <w:marRight w:val="0"/>
          <w:marTop w:val="0"/>
          <w:marBottom w:val="0"/>
          <w:divBdr>
            <w:top w:val="none" w:sz="0" w:space="0" w:color="auto"/>
            <w:left w:val="none" w:sz="0" w:space="0" w:color="auto"/>
            <w:bottom w:val="none" w:sz="0" w:space="0" w:color="auto"/>
            <w:right w:val="none" w:sz="0" w:space="0" w:color="auto"/>
          </w:divBdr>
        </w:div>
        <w:div w:id="1936207896">
          <w:marLeft w:val="640"/>
          <w:marRight w:val="0"/>
          <w:marTop w:val="0"/>
          <w:marBottom w:val="0"/>
          <w:divBdr>
            <w:top w:val="none" w:sz="0" w:space="0" w:color="auto"/>
            <w:left w:val="none" w:sz="0" w:space="0" w:color="auto"/>
            <w:bottom w:val="none" w:sz="0" w:space="0" w:color="auto"/>
            <w:right w:val="none" w:sz="0" w:space="0" w:color="auto"/>
          </w:divBdr>
        </w:div>
        <w:div w:id="642348991">
          <w:marLeft w:val="640"/>
          <w:marRight w:val="0"/>
          <w:marTop w:val="0"/>
          <w:marBottom w:val="0"/>
          <w:divBdr>
            <w:top w:val="none" w:sz="0" w:space="0" w:color="auto"/>
            <w:left w:val="none" w:sz="0" w:space="0" w:color="auto"/>
            <w:bottom w:val="none" w:sz="0" w:space="0" w:color="auto"/>
            <w:right w:val="none" w:sz="0" w:space="0" w:color="auto"/>
          </w:divBdr>
        </w:div>
        <w:div w:id="1525443618">
          <w:marLeft w:val="640"/>
          <w:marRight w:val="0"/>
          <w:marTop w:val="0"/>
          <w:marBottom w:val="0"/>
          <w:divBdr>
            <w:top w:val="none" w:sz="0" w:space="0" w:color="auto"/>
            <w:left w:val="none" w:sz="0" w:space="0" w:color="auto"/>
            <w:bottom w:val="none" w:sz="0" w:space="0" w:color="auto"/>
            <w:right w:val="none" w:sz="0" w:space="0" w:color="auto"/>
          </w:divBdr>
        </w:div>
        <w:div w:id="1181118393">
          <w:marLeft w:val="640"/>
          <w:marRight w:val="0"/>
          <w:marTop w:val="0"/>
          <w:marBottom w:val="0"/>
          <w:divBdr>
            <w:top w:val="none" w:sz="0" w:space="0" w:color="auto"/>
            <w:left w:val="none" w:sz="0" w:space="0" w:color="auto"/>
            <w:bottom w:val="none" w:sz="0" w:space="0" w:color="auto"/>
            <w:right w:val="none" w:sz="0" w:space="0" w:color="auto"/>
          </w:divBdr>
        </w:div>
        <w:div w:id="1511292289">
          <w:marLeft w:val="640"/>
          <w:marRight w:val="0"/>
          <w:marTop w:val="0"/>
          <w:marBottom w:val="0"/>
          <w:divBdr>
            <w:top w:val="none" w:sz="0" w:space="0" w:color="auto"/>
            <w:left w:val="none" w:sz="0" w:space="0" w:color="auto"/>
            <w:bottom w:val="none" w:sz="0" w:space="0" w:color="auto"/>
            <w:right w:val="none" w:sz="0" w:space="0" w:color="auto"/>
          </w:divBdr>
        </w:div>
        <w:div w:id="520242731">
          <w:marLeft w:val="640"/>
          <w:marRight w:val="0"/>
          <w:marTop w:val="0"/>
          <w:marBottom w:val="0"/>
          <w:divBdr>
            <w:top w:val="none" w:sz="0" w:space="0" w:color="auto"/>
            <w:left w:val="none" w:sz="0" w:space="0" w:color="auto"/>
            <w:bottom w:val="none" w:sz="0" w:space="0" w:color="auto"/>
            <w:right w:val="none" w:sz="0" w:space="0" w:color="auto"/>
          </w:divBdr>
        </w:div>
        <w:div w:id="45179085">
          <w:marLeft w:val="640"/>
          <w:marRight w:val="0"/>
          <w:marTop w:val="0"/>
          <w:marBottom w:val="0"/>
          <w:divBdr>
            <w:top w:val="none" w:sz="0" w:space="0" w:color="auto"/>
            <w:left w:val="none" w:sz="0" w:space="0" w:color="auto"/>
            <w:bottom w:val="none" w:sz="0" w:space="0" w:color="auto"/>
            <w:right w:val="none" w:sz="0" w:space="0" w:color="auto"/>
          </w:divBdr>
        </w:div>
        <w:div w:id="2121606730">
          <w:marLeft w:val="640"/>
          <w:marRight w:val="0"/>
          <w:marTop w:val="0"/>
          <w:marBottom w:val="0"/>
          <w:divBdr>
            <w:top w:val="none" w:sz="0" w:space="0" w:color="auto"/>
            <w:left w:val="none" w:sz="0" w:space="0" w:color="auto"/>
            <w:bottom w:val="none" w:sz="0" w:space="0" w:color="auto"/>
            <w:right w:val="none" w:sz="0" w:space="0" w:color="auto"/>
          </w:divBdr>
        </w:div>
        <w:div w:id="984554084">
          <w:marLeft w:val="640"/>
          <w:marRight w:val="0"/>
          <w:marTop w:val="0"/>
          <w:marBottom w:val="0"/>
          <w:divBdr>
            <w:top w:val="none" w:sz="0" w:space="0" w:color="auto"/>
            <w:left w:val="none" w:sz="0" w:space="0" w:color="auto"/>
            <w:bottom w:val="none" w:sz="0" w:space="0" w:color="auto"/>
            <w:right w:val="none" w:sz="0" w:space="0" w:color="auto"/>
          </w:divBdr>
        </w:div>
        <w:div w:id="580529158">
          <w:marLeft w:val="640"/>
          <w:marRight w:val="0"/>
          <w:marTop w:val="0"/>
          <w:marBottom w:val="0"/>
          <w:divBdr>
            <w:top w:val="none" w:sz="0" w:space="0" w:color="auto"/>
            <w:left w:val="none" w:sz="0" w:space="0" w:color="auto"/>
            <w:bottom w:val="none" w:sz="0" w:space="0" w:color="auto"/>
            <w:right w:val="none" w:sz="0" w:space="0" w:color="auto"/>
          </w:divBdr>
        </w:div>
        <w:div w:id="768895367">
          <w:marLeft w:val="640"/>
          <w:marRight w:val="0"/>
          <w:marTop w:val="0"/>
          <w:marBottom w:val="0"/>
          <w:divBdr>
            <w:top w:val="none" w:sz="0" w:space="0" w:color="auto"/>
            <w:left w:val="none" w:sz="0" w:space="0" w:color="auto"/>
            <w:bottom w:val="none" w:sz="0" w:space="0" w:color="auto"/>
            <w:right w:val="none" w:sz="0" w:space="0" w:color="auto"/>
          </w:divBdr>
        </w:div>
        <w:div w:id="888415864">
          <w:marLeft w:val="640"/>
          <w:marRight w:val="0"/>
          <w:marTop w:val="0"/>
          <w:marBottom w:val="0"/>
          <w:divBdr>
            <w:top w:val="none" w:sz="0" w:space="0" w:color="auto"/>
            <w:left w:val="none" w:sz="0" w:space="0" w:color="auto"/>
            <w:bottom w:val="none" w:sz="0" w:space="0" w:color="auto"/>
            <w:right w:val="none" w:sz="0" w:space="0" w:color="auto"/>
          </w:divBdr>
        </w:div>
        <w:div w:id="1466465463">
          <w:marLeft w:val="640"/>
          <w:marRight w:val="0"/>
          <w:marTop w:val="0"/>
          <w:marBottom w:val="0"/>
          <w:divBdr>
            <w:top w:val="none" w:sz="0" w:space="0" w:color="auto"/>
            <w:left w:val="none" w:sz="0" w:space="0" w:color="auto"/>
            <w:bottom w:val="none" w:sz="0" w:space="0" w:color="auto"/>
            <w:right w:val="none" w:sz="0" w:space="0" w:color="auto"/>
          </w:divBdr>
        </w:div>
        <w:div w:id="1127972791">
          <w:marLeft w:val="640"/>
          <w:marRight w:val="0"/>
          <w:marTop w:val="0"/>
          <w:marBottom w:val="0"/>
          <w:divBdr>
            <w:top w:val="none" w:sz="0" w:space="0" w:color="auto"/>
            <w:left w:val="none" w:sz="0" w:space="0" w:color="auto"/>
            <w:bottom w:val="none" w:sz="0" w:space="0" w:color="auto"/>
            <w:right w:val="none" w:sz="0" w:space="0" w:color="auto"/>
          </w:divBdr>
        </w:div>
        <w:div w:id="274139353">
          <w:marLeft w:val="640"/>
          <w:marRight w:val="0"/>
          <w:marTop w:val="0"/>
          <w:marBottom w:val="0"/>
          <w:divBdr>
            <w:top w:val="none" w:sz="0" w:space="0" w:color="auto"/>
            <w:left w:val="none" w:sz="0" w:space="0" w:color="auto"/>
            <w:bottom w:val="none" w:sz="0" w:space="0" w:color="auto"/>
            <w:right w:val="none" w:sz="0" w:space="0" w:color="auto"/>
          </w:divBdr>
        </w:div>
        <w:div w:id="680011589">
          <w:marLeft w:val="640"/>
          <w:marRight w:val="0"/>
          <w:marTop w:val="0"/>
          <w:marBottom w:val="0"/>
          <w:divBdr>
            <w:top w:val="none" w:sz="0" w:space="0" w:color="auto"/>
            <w:left w:val="none" w:sz="0" w:space="0" w:color="auto"/>
            <w:bottom w:val="none" w:sz="0" w:space="0" w:color="auto"/>
            <w:right w:val="none" w:sz="0" w:space="0" w:color="auto"/>
          </w:divBdr>
        </w:div>
        <w:div w:id="377780261">
          <w:marLeft w:val="640"/>
          <w:marRight w:val="0"/>
          <w:marTop w:val="0"/>
          <w:marBottom w:val="0"/>
          <w:divBdr>
            <w:top w:val="none" w:sz="0" w:space="0" w:color="auto"/>
            <w:left w:val="none" w:sz="0" w:space="0" w:color="auto"/>
            <w:bottom w:val="none" w:sz="0" w:space="0" w:color="auto"/>
            <w:right w:val="none" w:sz="0" w:space="0" w:color="auto"/>
          </w:divBdr>
        </w:div>
        <w:div w:id="2142728926">
          <w:marLeft w:val="640"/>
          <w:marRight w:val="0"/>
          <w:marTop w:val="0"/>
          <w:marBottom w:val="0"/>
          <w:divBdr>
            <w:top w:val="none" w:sz="0" w:space="0" w:color="auto"/>
            <w:left w:val="none" w:sz="0" w:space="0" w:color="auto"/>
            <w:bottom w:val="none" w:sz="0" w:space="0" w:color="auto"/>
            <w:right w:val="none" w:sz="0" w:space="0" w:color="auto"/>
          </w:divBdr>
        </w:div>
        <w:div w:id="180095735">
          <w:marLeft w:val="640"/>
          <w:marRight w:val="0"/>
          <w:marTop w:val="0"/>
          <w:marBottom w:val="0"/>
          <w:divBdr>
            <w:top w:val="none" w:sz="0" w:space="0" w:color="auto"/>
            <w:left w:val="none" w:sz="0" w:space="0" w:color="auto"/>
            <w:bottom w:val="none" w:sz="0" w:space="0" w:color="auto"/>
            <w:right w:val="none" w:sz="0" w:space="0" w:color="auto"/>
          </w:divBdr>
        </w:div>
      </w:divsChild>
    </w:div>
    <w:div w:id="2138529566">
      <w:bodyDiv w:val="1"/>
      <w:marLeft w:val="0"/>
      <w:marRight w:val="0"/>
      <w:marTop w:val="0"/>
      <w:marBottom w:val="0"/>
      <w:divBdr>
        <w:top w:val="none" w:sz="0" w:space="0" w:color="auto"/>
        <w:left w:val="none" w:sz="0" w:space="0" w:color="auto"/>
        <w:bottom w:val="none" w:sz="0" w:space="0" w:color="auto"/>
        <w:right w:val="none" w:sz="0" w:space="0" w:color="auto"/>
      </w:divBdr>
      <w:divsChild>
        <w:div w:id="1222667116">
          <w:marLeft w:val="640"/>
          <w:marRight w:val="0"/>
          <w:marTop w:val="0"/>
          <w:marBottom w:val="0"/>
          <w:divBdr>
            <w:top w:val="none" w:sz="0" w:space="0" w:color="auto"/>
            <w:left w:val="none" w:sz="0" w:space="0" w:color="auto"/>
            <w:bottom w:val="none" w:sz="0" w:space="0" w:color="auto"/>
            <w:right w:val="none" w:sz="0" w:space="0" w:color="auto"/>
          </w:divBdr>
        </w:div>
        <w:div w:id="368529879">
          <w:marLeft w:val="640"/>
          <w:marRight w:val="0"/>
          <w:marTop w:val="0"/>
          <w:marBottom w:val="0"/>
          <w:divBdr>
            <w:top w:val="none" w:sz="0" w:space="0" w:color="auto"/>
            <w:left w:val="none" w:sz="0" w:space="0" w:color="auto"/>
            <w:bottom w:val="none" w:sz="0" w:space="0" w:color="auto"/>
            <w:right w:val="none" w:sz="0" w:space="0" w:color="auto"/>
          </w:divBdr>
        </w:div>
        <w:div w:id="1202862108">
          <w:marLeft w:val="640"/>
          <w:marRight w:val="0"/>
          <w:marTop w:val="0"/>
          <w:marBottom w:val="0"/>
          <w:divBdr>
            <w:top w:val="none" w:sz="0" w:space="0" w:color="auto"/>
            <w:left w:val="none" w:sz="0" w:space="0" w:color="auto"/>
            <w:bottom w:val="none" w:sz="0" w:space="0" w:color="auto"/>
            <w:right w:val="none" w:sz="0" w:space="0" w:color="auto"/>
          </w:divBdr>
        </w:div>
        <w:div w:id="2143763138">
          <w:marLeft w:val="640"/>
          <w:marRight w:val="0"/>
          <w:marTop w:val="0"/>
          <w:marBottom w:val="0"/>
          <w:divBdr>
            <w:top w:val="none" w:sz="0" w:space="0" w:color="auto"/>
            <w:left w:val="none" w:sz="0" w:space="0" w:color="auto"/>
            <w:bottom w:val="none" w:sz="0" w:space="0" w:color="auto"/>
            <w:right w:val="none" w:sz="0" w:space="0" w:color="auto"/>
          </w:divBdr>
        </w:div>
        <w:div w:id="1179810837">
          <w:marLeft w:val="640"/>
          <w:marRight w:val="0"/>
          <w:marTop w:val="0"/>
          <w:marBottom w:val="0"/>
          <w:divBdr>
            <w:top w:val="none" w:sz="0" w:space="0" w:color="auto"/>
            <w:left w:val="none" w:sz="0" w:space="0" w:color="auto"/>
            <w:bottom w:val="none" w:sz="0" w:space="0" w:color="auto"/>
            <w:right w:val="none" w:sz="0" w:space="0" w:color="auto"/>
          </w:divBdr>
        </w:div>
        <w:div w:id="1168716275">
          <w:marLeft w:val="640"/>
          <w:marRight w:val="0"/>
          <w:marTop w:val="0"/>
          <w:marBottom w:val="0"/>
          <w:divBdr>
            <w:top w:val="none" w:sz="0" w:space="0" w:color="auto"/>
            <w:left w:val="none" w:sz="0" w:space="0" w:color="auto"/>
            <w:bottom w:val="none" w:sz="0" w:space="0" w:color="auto"/>
            <w:right w:val="none" w:sz="0" w:space="0" w:color="auto"/>
          </w:divBdr>
        </w:div>
        <w:div w:id="234633822">
          <w:marLeft w:val="640"/>
          <w:marRight w:val="0"/>
          <w:marTop w:val="0"/>
          <w:marBottom w:val="0"/>
          <w:divBdr>
            <w:top w:val="none" w:sz="0" w:space="0" w:color="auto"/>
            <w:left w:val="none" w:sz="0" w:space="0" w:color="auto"/>
            <w:bottom w:val="none" w:sz="0" w:space="0" w:color="auto"/>
            <w:right w:val="none" w:sz="0" w:space="0" w:color="auto"/>
          </w:divBdr>
        </w:div>
        <w:div w:id="1314791859">
          <w:marLeft w:val="640"/>
          <w:marRight w:val="0"/>
          <w:marTop w:val="0"/>
          <w:marBottom w:val="0"/>
          <w:divBdr>
            <w:top w:val="none" w:sz="0" w:space="0" w:color="auto"/>
            <w:left w:val="none" w:sz="0" w:space="0" w:color="auto"/>
            <w:bottom w:val="none" w:sz="0" w:space="0" w:color="auto"/>
            <w:right w:val="none" w:sz="0" w:space="0" w:color="auto"/>
          </w:divBdr>
        </w:div>
        <w:div w:id="1443957302">
          <w:marLeft w:val="640"/>
          <w:marRight w:val="0"/>
          <w:marTop w:val="0"/>
          <w:marBottom w:val="0"/>
          <w:divBdr>
            <w:top w:val="none" w:sz="0" w:space="0" w:color="auto"/>
            <w:left w:val="none" w:sz="0" w:space="0" w:color="auto"/>
            <w:bottom w:val="none" w:sz="0" w:space="0" w:color="auto"/>
            <w:right w:val="none" w:sz="0" w:space="0" w:color="auto"/>
          </w:divBdr>
        </w:div>
        <w:div w:id="674306553">
          <w:marLeft w:val="640"/>
          <w:marRight w:val="0"/>
          <w:marTop w:val="0"/>
          <w:marBottom w:val="0"/>
          <w:divBdr>
            <w:top w:val="none" w:sz="0" w:space="0" w:color="auto"/>
            <w:left w:val="none" w:sz="0" w:space="0" w:color="auto"/>
            <w:bottom w:val="none" w:sz="0" w:space="0" w:color="auto"/>
            <w:right w:val="none" w:sz="0" w:space="0" w:color="auto"/>
          </w:divBdr>
        </w:div>
        <w:div w:id="196359052">
          <w:marLeft w:val="640"/>
          <w:marRight w:val="0"/>
          <w:marTop w:val="0"/>
          <w:marBottom w:val="0"/>
          <w:divBdr>
            <w:top w:val="none" w:sz="0" w:space="0" w:color="auto"/>
            <w:left w:val="none" w:sz="0" w:space="0" w:color="auto"/>
            <w:bottom w:val="none" w:sz="0" w:space="0" w:color="auto"/>
            <w:right w:val="none" w:sz="0" w:space="0" w:color="auto"/>
          </w:divBdr>
        </w:div>
        <w:div w:id="1187252648">
          <w:marLeft w:val="640"/>
          <w:marRight w:val="0"/>
          <w:marTop w:val="0"/>
          <w:marBottom w:val="0"/>
          <w:divBdr>
            <w:top w:val="none" w:sz="0" w:space="0" w:color="auto"/>
            <w:left w:val="none" w:sz="0" w:space="0" w:color="auto"/>
            <w:bottom w:val="none" w:sz="0" w:space="0" w:color="auto"/>
            <w:right w:val="none" w:sz="0" w:space="0" w:color="auto"/>
          </w:divBdr>
        </w:div>
        <w:div w:id="1719745002">
          <w:marLeft w:val="640"/>
          <w:marRight w:val="0"/>
          <w:marTop w:val="0"/>
          <w:marBottom w:val="0"/>
          <w:divBdr>
            <w:top w:val="none" w:sz="0" w:space="0" w:color="auto"/>
            <w:left w:val="none" w:sz="0" w:space="0" w:color="auto"/>
            <w:bottom w:val="none" w:sz="0" w:space="0" w:color="auto"/>
            <w:right w:val="none" w:sz="0" w:space="0" w:color="auto"/>
          </w:divBdr>
        </w:div>
        <w:div w:id="518543644">
          <w:marLeft w:val="640"/>
          <w:marRight w:val="0"/>
          <w:marTop w:val="0"/>
          <w:marBottom w:val="0"/>
          <w:divBdr>
            <w:top w:val="none" w:sz="0" w:space="0" w:color="auto"/>
            <w:left w:val="none" w:sz="0" w:space="0" w:color="auto"/>
            <w:bottom w:val="none" w:sz="0" w:space="0" w:color="auto"/>
            <w:right w:val="none" w:sz="0" w:space="0" w:color="auto"/>
          </w:divBdr>
        </w:div>
        <w:div w:id="1612400497">
          <w:marLeft w:val="640"/>
          <w:marRight w:val="0"/>
          <w:marTop w:val="0"/>
          <w:marBottom w:val="0"/>
          <w:divBdr>
            <w:top w:val="none" w:sz="0" w:space="0" w:color="auto"/>
            <w:left w:val="none" w:sz="0" w:space="0" w:color="auto"/>
            <w:bottom w:val="none" w:sz="0" w:space="0" w:color="auto"/>
            <w:right w:val="none" w:sz="0" w:space="0" w:color="auto"/>
          </w:divBdr>
        </w:div>
        <w:div w:id="1839037341">
          <w:marLeft w:val="640"/>
          <w:marRight w:val="0"/>
          <w:marTop w:val="0"/>
          <w:marBottom w:val="0"/>
          <w:divBdr>
            <w:top w:val="none" w:sz="0" w:space="0" w:color="auto"/>
            <w:left w:val="none" w:sz="0" w:space="0" w:color="auto"/>
            <w:bottom w:val="none" w:sz="0" w:space="0" w:color="auto"/>
            <w:right w:val="none" w:sz="0" w:space="0" w:color="auto"/>
          </w:divBdr>
        </w:div>
        <w:div w:id="815610605">
          <w:marLeft w:val="640"/>
          <w:marRight w:val="0"/>
          <w:marTop w:val="0"/>
          <w:marBottom w:val="0"/>
          <w:divBdr>
            <w:top w:val="none" w:sz="0" w:space="0" w:color="auto"/>
            <w:left w:val="none" w:sz="0" w:space="0" w:color="auto"/>
            <w:bottom w:val="none" w:sz="0" w:space="0" w:color="auto"/>
            <w:right w:val="none" w:sz="0" w:space="0" w:color="auto"/>
          </w:divBdr>
        </w:div>
        <w:div w:id="695740576">
          <w:marLeft w:val="640"/>
          <w:marRight w:val="0"/>
          <w:marTop w:val="0"/>
          <w:marBottom w:val="0"/>
          <w:divBdr>
            <w:top w:val="none" w:sz="0" w:space="0" w:color="auto"/>
            <w:left w:val="none" w:sz="0" w:space="0" w:color="auto"/>
            <w:bottom w:val="none" w:sz="0" w:space="0" w:color="auto"/>
            <w:right w:val="none" w:sz="0" w:space="0" w:color="auto"/>
          </w:divBdr>
        </w:div>
        <w:div w:id="1946500484">
          <w:marLeft w:val="640"/>
          <w:marRight w:val="0"/>
          <w:marTop w:val="0"/>
          <w:marBottom w:val="0"/>
          <w:divBdr>
            <w:top w:val="none" w:sz="0" w:space="0" w:color="auto"/>
            <w:left w:val="none" w:sz="0" w:space="0" w:color="auto"/>
            <w:bottom w:val="none" w:sz="0" w:space="0" w:color="auto"/>
            <w:right w:val="none" w:sz="0" w:space="0" w:color="auto"/>
          </w:divBdr>
        </w:div>
        <w:div w:id="1310209654">
          <w:marLeft w:val="640"/>
          <w:marRight w:val="0"/>
          <w:marTop w:val="0"/>
          <w:marBottom w:val="0"/>
          <w:divBdr>
            <w:top w:val="none" w:sz="0" w:space="0" w:color="auto"/>
            <w:left w:val="none" w:sz="0" w:space="0" w:color="auto"/>
            <w:bottom w:val="none" w:sz="0" w:space="0" w:color="auto"/>
            <w:right w:val="none" w:sz="0" w:space="0" w:color="auto"/>
          </w:divBdr>
        </w:div>
        <w:div w:id="664553312">
          <w:marLeft w:val="640"/>
          <w:marRight w:val="0"/>
          <w:marTop w:val="0"/>
          <w:marBottom w:val="0"/>
          <w:divBdr>
            <w:top w:val="none" w:sz="0" w:space="0" w:color="auto"/>
            <w:left w:val="none" w:sz="0" w:space="0" w:color="auto"/>
            <w:bottom w:val="none" w:sz="0" w:space="0" w:color="auto"/>
            <w:right w:val="none" w:sz="0" w:space="0" w:color="auto"/>
          </w:divBdr>
        </w:div>
        <w:div w:id="856694059">
          <w:marLeft w:val="640"/>
          <w:marRight w:val="0"/>
          <w:marTop w:val="0"/>
          <w:marBottom w:val="0"/>
          <w:divBdr>
            <w:top w:val="none" w:sz="0" w:space="0" w:color="auto"/>
            <w:left w:val="none" w:sz="0" w:space="0" w:color="auto"/>
            <w:bottom w:val="none" w:sz="0" w:space="0" w:color="auto"/>
            <w:right w:val="none" w:sz="0" w:space="0" w:color="auto"/>
          </w:divBdr>
        </w:div>
        <w:div w:id="156117842">
          <w:marLeft w:val="640"/>
          <w:marRight w:val="0"/>
          <w:marTop w:val="0"/>
          <w:marBottom w:val="0"/>
          <w:divBdr>
            <w:top w:val="none" w:sz="0" w:space="0" w:color="auto"/>
            <w:left w:val="none" w:sz="0" w:space="0" w:color="auto"/>
            <w:bottom w:val="none" w:sz="0" w:space="0" w:color="auto"/>
            <w:right w:val="none" w:sz="0" w:space="0" w:color="auto"/>
          </w:divBdr>
        </w:div>
        <w:div w:id="1875194906">
          <w:marLeft w:val="640"/>
          <w:marRight w:val="0"/>
          <w:marTop w:val="0"/>
          <w:marBottom w:val="0"/>
          <w:divBdr>
            <w:top w:val="none" w:sz="0" w:space="0" w:color="auto"/>
            <w:left w:val="none" w:sz="0" w:space="0" w:color="auto"/>
            <w:bottom w:val="none" w:sz="0" w:space="0" w:color="auto"/>
            <w:right w:val="none" w:sz="0" w:space="0" w:color="auto"/>
          </w:divBdr>
        </w:div>
        <w:div w:id="1962883157">
          <w:marLeft w:val="640"/>
          <w:marRight w:val="0"/>
          <w:marTop w:val="0"/>
          <w:marBottom w:val="0"/>
          <w:divBdr>
            <w:top w:val="none" w:sz="0" w:space="0" w:color="auto"/>
            <w:left w:val="none" w:sz="0" w:space="0" w:color="auto"/>
            <w:bottom w:val="none" w:sz="0" w:space="0" w:color="auto"/>
            <w:right w:val="none" w:sz="0" w:space="0" w:color="auto"/>
          </w:divBdr>
        </w:div>
        <w:div w:id="1816143075">
          <w:marLeft w:val="640"/>
          <w:marRight w:val="0"/>
          <w:marTop w:val="0"/>
          <w:marBottom w:val="0"/>
          <w:divBdr>
            <w:top w:val="none" w:sz="0" w:space="0" w:color="auto"/>
            <w:left w:val="none" w:sz="0" w:space="0" w:color="auto"/>
            <w:bottom w:val="none" w:sz="0" w:space="0" w:color="auto"/>
            <w:right w:val="none" w:sz="0" w:space="0" w:color="auto"/>
          </w:divBdr>
        </w:div>
        <w:div w:id="666907359">
          <w:marLeft w:val="640"/>
          <w:marRight w:val="0"/>
          <w:marTop w:val="0"/>
          <w:marBottom w:val="0"/>
          <w:divBdr>
            <w:top w:val="none" w:sz="0" w:space="0" w:color="auto"/>
            <w:left w:val="none" w:sz="0" w:space="0" w:color="auto"/>
            <w:bottom w:val="none" w:sz="0" w:space="0" w:color="auto"/>
            <w:right w:val="none" w:sz="0" w:space="0" w:color="auto"/>
          </w:divBdr>
        </w:div>
        <w:div w:id="880631852">
          <w:marLeft w:val="640"/>
          <w:marRight w:val="0"/>
          <w:marTop w:val="0"/>
          <w:marBottom w:val="0"/>
          <w:divBdr>
            <w:top w:val="none" w:sz="0" w:space="0" w:color="auto"/>
            <w:left w:val="none" w:sz="0" w:space="0" w:color="auto"/>
            <w:bottom w:val="none" w:sz="0" w:space="0" w:color="auto"/>
            <w:right w:val="none" w:sz="0" w:space="0" w:color="auto"/>
          </w:divBdr>
        </w:div>
        <w:div w:id="1170943888">
          <w:marLeft w:val="640"/>
          <w:marRight w:val="0"/>
          <w:marTop w:val="0"/>
          <w:marBottom w:val="0"/>
          <w:divBdr>
            <w:top w:val="none" w:sz="0" w:space="0" w:color="auto"/>
            <w:left w:val="none" w:sz="0" w:space="0" w:color="auto"/>
            <w:bottom w:val="none" w:sz="0" w:space="0" w:color="auto"/>
            <w:right w:val="none" w:sz="0" w:space="0" w:color="auto"/>
          </w:divBdr>
        </w:div>
        <w:div w:id="1990134159">
          <w:marLeft w:val="640"/>
          <w:marRight w:val="0"/>
          <w:marTop w:val="0"/>
          <w:marBottom w:val="0"/>
          <w:divBdr>
            <w:top w:val="none" w:sz="0" w:space="0" w:color="auto"/>
            <w:left w:val="none" w:sz="0" w:space="0" w:color="auto"/>
            <w:bottom w:val="none" w:sz="0" w:space="0" w:color="auto"/>
            <w:right w:val="none" w:sz="0" w:space="0" w:color="auto"/>
          </w:divBdr>
        </w:div>
        <w:div w:id="230383498">
          <w:marLeft w:val="640"/>
          <w:marRight w:val="0"/>
          <w:marTop w:val="0"/>
          <w:marBottom w:val="0"/>
          <w:divBdr>
            <w:top w:val="none" w:sz="0" w:space="0" w:color="auto"/>
            <w:left w:val="none" w:sz="0" w:space="0" w:color="auto"/>
            <w:bottom w:val="none" w:sz="0" w:space="0" w:color="auto"/>
            <w:right w:val="none" w:sz="0" w:space="0" w:color="auto"/>
          </w:divBdr>
        </w:div>
        <w:div w:id="1339818071">
          <w:marLeft w:val="640"/>
          <w:marRight w:val="0"/>
          <w:marTop w:val="0"/>
          <w:marBottom w:val="0"/>
          <w:divBdr>
            <w:top w:val="none" w:sz="0" w:space="0" w:color="auto"/>
            <w:left w:val="none" w:sz="0" w:space="0" w:color="auto"/>
            <w:bottom w:val="none" w:sz="0" w:space="0" w:color="auto"/>
            <w:right w:val="none" w:sz="0" w:space="0" w:color="auto"/>
          </w:divBdr>
        </w:div>
        <w:div w:id="678044223">
          <w:marLeft w:val="640"/>
          <w:marRight w:val="0"/>
          <w:marTop w:val="0"/>
          <w:marBottom w:val="0"/>
          <w:divBdr>
            <w:top w:val="none" w:sz="0" w:space="0" w:color="auto"/>
            <w:left w:val="none" w:sz="0" w:space="0" w:color="auto"/>
            <w:bottom w:val="none" w:sz="0" w:space="0" w:color="auto"/>
            <w:right w:val="none" w:sz="0" w:space="0" w:color="auto"/>
          </w:divBdr>
        </w:div>
        <w:div w:id="487748418">
          <w:marLeft w:val="640"/>
          <w:marRight w:val="0"/>
          <w:marTop w:val="0"/>
          <w:marBottom w:val="0"/>
          <w:divBdr>
            <w:top w:val="none" w:sz="0" w:space="0" w:color="auto"/>
            <w:left w:val="none" w:sz="0" w:space="0" w:color="auto"/>
            <w:bottom w:val="none" w:sz="0" w:space="0" w:color="auto"/>
            <w:right w:val="none" w:sz="0" w:space="0" w:color="auto"/>
          </w:divBdr>
        </w:div>
        <w:div w:id="1927955099">
          <w:marLeft w:val="640"/>
          <w:marRight w:val="0"/>
          <w:marTop w:val="0"/>
          <w:marBottom w:val="0"/>
          <w:divBdr>
            <w:top w:val="none" w:sz="0" w:space="0" w:color="auto"/>
            <w:left w:val="none" w:sz="0" w:space="0" w:color="auto"/>
            <w:bottom w:val="none" w:sz="0" w:space="0" w:color="auto"/>
            <w:right w:val="none" w:sz="0" w:space="0" w:color="auto"/>
          </w:divBdr>
        </w:div>
        <w:div w:id="1046832534">
          <w:marLeft w:val="640"/>
          <w:marRight w:val="0"/>
          <w:marTop w:val="0"/>
          <w:marBottom w:val="0"/>
          <w:divBdr>
            <w:top w:val="none" w:sz="0" w:space="0" w:color="auto"/>
            <w:left w:val="none" w:sz="0" w:space="0" w:color="auto"/>
            <w:bottom w:val="none" w:sz="0" w:space="0" w:color="auto"/>
            <w:right w:val="none" w:sz="0" w:space="0" w:color="auto"/>
          </w:divBdr>
        </w:div>
        <w:div w:id="1562207267">
          <w:marLeft w:val="640"/>
          <w:marRight w:val="0"/>
          <w:marTop w:val="0"/>
          <w:marBottom w:val="0"/>
          <w:divBdr>
            <w:top w:val="none" w:sz="0" w:space="0" w:color="auto"/>
            <w:left w:val="none" w:sz="0" w:space="0" w:color="auto"/>
            <w:bottom w:val="none" w:sz="0" w:space="0" w:color="auto"/>
            <w:right w:val="none" w:sz="0" w:space="0" w:color="auto"/>
          </w:divBdr>
        </w:div>
        <w:div w:id="1498108432">
          <w:marLeft w:val="640"/>
          <w:marRight w:val="0"/>
          <w:marTop w:val="0"/>
          <w:marBottom w:val="0"/>
          <w:divBdr>
            <w:top w:val="none" w:sz="0" w:space="0" w:color="auto"/>
            <w:left w:val="none" w:sz="0" w:space="0" w:color="auto"/>
            <w:bottom w:val="none" w:sz="0" w:space="0" w:color="auto"/>
            <w:right w:val="none" w:sz="0" w:space="0" w:color="auto"/>
          </w:divBdr>
        </w:div>
        <w:div w:id="764225138">
          <w:marLeft w:val="640"/>
          <w:marRight w:val="0"/>
          <w:marTop w:val="0"/>
          <w:marBottom w:val="0"/>
          <w:divBdr>
            <w:top w:val="none" w:sz="0" w:space="0" w:color="auto"/>
            <w:left w:val="none" w:sz="0" w:space="0" w:color="auto"/>
            <w:bottom w:val="none" w:sz="0" w:space="0" w:color="auto"/>
            <w:right w:val="none" w:sz="0" w:space="0" w:color="auto"/>
          </w:divBdr>
        </w:div>
        <w:div w:id="480923784">
          <w:marLeft w:val="640"/>
          <w:marRight w:val="0"/>
          <w:marTop w:val="0"/>
          <w:marBottom w:val="0"/>
          <w:divBdr>
            <w:top w:val="none" w:sz="0" w:space="0" w:color="auto"/>
            <w:left w:val="none" w:sz="0" w:space="0" w:color="auto"/>
            <w:bottom w:val="none" w:sz="0" w:space="0" w:color="auto"/>
            <w:right w:val="none" w:sz="0" w:space="0" w:color="auto"/>
          </w:divBdr>
        </w:div>
        <w:div w:id="897669387">
          <w:marLeft w:val="640"/>
          <w:marRight w:val="0"/>
          <w:marTop w:val="0"/>
          <w:marBottom w:val="0"/>
          <w:divBdr>
            <w:top w:val="none" w:sz="0" w:space="0" w:color="auto"/>
            <w:left w:val="none" w:sz="0" w:space="0" w:color="auto"/>
            <w:bottom w:val="none" w:sz="0" w:space="0" w:color="auto"/>
            <w:right w:val="none" w:sz="0" w:space="0" w:color="auto"/>
          </w:divBdr>
        </w:div>
        <w:div w:id="1153107017">
          <w:marLeft w:val="640"/>
          <w:marRight w:val="0"/>
          <w:marTop w:val="0"/>
          <w:marBottom w:val="0"/>
          <w:divBdr>
            <w:top w:val="none" w:sz="0" w:space="0" w:color="auto"/>
            <w:left w:val="none" w:sz="0" w:space="0" w:color="auto"/>
            <w:bottom w:val="none" w:sz="0" w:space="0" w:color="auto"/>
            <w:right w:val="none" w:sz="0" w:space="0" w:color="auto"/>
          </w:divBdr>
        </w:div>
        <w:div w:id="2146700976">
          <w:marLeft w:val="640"/>
          <w:marRight w:val="0"/>
          <w:marTop w:val="0"/>
          <w:marBottom w:val="0"/>
          <w:divBdr>
            <w:top w:val="none" w:sz="0" w:space="0" w:color="auto"/>
            <w:left w:val="none" w:sz="0" w:space="0" w:color="auto"/>
            <w:bottom w:val="none" w:sz="0" w:space="0" w:color="auto"/>
            <w:right w:val="none" w:sz="0" w:space="0" w:color="auto"/>
          </w:divBdr>
        </w:div>
        <w:div w:id="1638341972">
          <w:marLeft w:val="640"/>
          <w:marRight w:val="0"/>
          <w:marTop w:val="0"/>
          <w:marBottom w:val="0"/>
          <w:divBdr>
            <w:top w:val="none" w:sz="0" w:space="0" w:color="auto"/>
            <w:left w:val="none" w:sz="0" w:space="0" w:color="auto"/>
            <w:bottom w:val="none" w:sz="0" w:space="0" w:color="auto"/>
            <w:right w:val="none" w:sz="0" w:space="0" w:color="auto"/>
          </w:divBdr>
        </w:div>
        <w:div w:id="1126703166">
          <w:marLeft w:val="640"/>
          <w:marRight w:val="0"/>
          <w:marTop w:val="0"/>
          <w:marBottom w:val="0"/>
          <w:divBdr>
            <w:top w:val="none" w:sz="0" w:space="0" w:color="auto"/>
            <w:left w:val="none" w:sz="0" w:space="0" w:color="auto"/>
            <w:bottom w:val="none" w:sz="0" w:space="0" w:color="auto"/>
            <w:right w:val="none" w:sz="0" w:space="0" w:color="auto"/>
          </w:divBdr>
        </w:div>
        <w:div w:id="706029118">
          <w:marLeft w:val="640"/>
          <w:marRight w:val="0"/>
          <w:marTop w:val="0"/>
          <w:marBottom w:val="0"/>
          <w:divBdr>
            <w:top w:val="none" w:sz="0" w:space="0" w:color="auto"/>
            <w:left w:val="none" w:sz="0" w:space="0" w:color="auto"/>
            <w:bottom w:val="none" w:sz="0" w:space="0" w:color="auto"/>
            <w:right w:val="none" w:sz="0" w:space="0" w:color="auto"/>
          </w:divBdr>
        </w:div>
        <w:div w:id="1309044755">
          <w:marLeft w:val="640"/>
          <w:marRight w:val="0"/>
          <w:marTop w:val="0"/>
          <w:marBottom w:val="0"/>
          <w:divBdr>
            <w:top w:val="none" w:sz="0" w:space="0" w:color="auto"/>
            <w:left w:val="none" w:sz="0" w:space="0" w:color="auto"/>
            <w:bottom w:val="none" w:sz="0" w:space="0" w:color="auto"/>
            <w:right w:val="none" w:sz="0" w:space="0" w:color="auto"/>
          </w:divBdr>
        </w:div>
        <w:div w:id="190532139">
          <w:marLeft w:val="640"/>
          <w:marRight w:val="0"/>
          <w:marTop w:val="0"/>
          <w:marBottom w:val="0"/>
          <w:divBdr>
            <w:top w:val="none" w:sz="0" w:space="0" w:color="auto"/>
            <w:left w:val="none" w:sz="0" w:space="0" w:color="auto"/>
            <w:bottom w:val="none" w:sz="0" w:space="0" w:color="auto"/>
            <w:right w:val="none" w:sz="0" w:space="0" w:color="auto"/>
          </w:divBdr>
        </w:div>
        <w:div w:id="405611576">
          <w:marLeft w:val="640"/>
          <w:marRight w:val="0"/>
          <w:marTop w:val="0"/>
          <w:marBottom w:val="0"/>
          <w:divBdr>
            <w:top w:val="none" w:sz="0" w:space="0" w:color="auto"/>
            <w:left w:val="none" w:sz="0" w:space="0" w:color="auto"/>
            <w:bottom w:val="none" w:sz="0" w:space="0" w:color="auto"/>
            <w:right w:val="none" w:sz="0" w:space="0" w:color="auto"/>
          </w:divBdr>
        </w:div>
        <w:div w:id="1642609467">
          <w:marLeft w:val="640"/>
          <w:marRight w:val="0"/>
          <w:marTop w:val="0"/>
          <w:marBottom w:val="0"/>
          <w:divBdr>
            <w:top w:val="none" w:sz="0" w:space="0" w:color="auto"/>
            <w:left w:val="none" w:sz="0" w:space="0" w:color="auto"/>
            <w:bottom w:val="none" w:sz="0" w:space="0" w:color="auto"/>
            <w:right w:val="none" w:sz="0" w:space="0" w:color="auto"/>
          </w:divBdr>
        </w:div>
        <w:div w:id="34084918">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modulondb.org/index.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gólne"/>
          <w:gallery w:val="placeholder"/>
        </w:category>
        <w:types>
          <w:type w:val="bbPlcHdr"/>
        </w:types>
        <w:behaviors>
          <w:behavior w:val="content"/>
        </w:behaviors>
        <w:guid w:val="{583A5310-ED74-4D9D-A28A-7D83A7446843}"/>
      </w:docPartPr>
      <w:docPartBody>
        <w:p w:rsidR="00D15F58" w:rsidRDefault="002F0CE3">
          <w:r w:rsidRPr="00890F65">
            <w:rPr>
              <w:rStyle w:val="Tekstzastpczy"/>
            </w:rPr>
            <w:t>Kliknij lub naciśnij tutaj, aby wprowadzić tekst.</w:t>
          </w:r>
        </w:p>
      </w:docPartBody>
    </w:docPart>
    <w:docPart>
      <w:docPartPr>
        <w:name w:val="3503B3467374434E8694AD6D58E3658A"/>
        <w:category>
          <w:name w:val="Ogólne"/>
          <w:gallery w:val="placeholder"/>
        </w:category>
        <w:types>
          <w:type w:val="bbPlcHdr"/>
        </w:types>
        <w:behaviors>
          <w:behavior w:val="content"/>
        </w:behaviors>
        <w:guid w:val="{2995A6F6-FD7E-436B-864E-C858CA54002F}"/>
      </w:docPartPr>
      <w:docPartBody>
        <w:p w:rsidR="004B5F2F" w:rsidRDefault="00241BA0" w:rsidP="00241BA0">
          <w:pPr>
            <w:pStyle w:val="3503B3467374434E8694AD6D58E3658A"/>
          </w:pPr>
          <w:r w:rsidRPr="00890F65">
            <w:rPr>
              <w:rStyle w:val="Tekstzastpczy"/>
            </w:rPr>
            <w:t>Kliknij lub naciśnij tutaj, aby wprowadzić tekst.</w:t>
          </w:r>
        </w:p>
      </w:docPartBody>
    </w:docPart>
    <w:docPart>
      <w:docPartPr>
        <w:name w:val="3161B2C03C9C4653804B700BDE65F30B"/>
        <w:category>
          <w:name w:val="Ogólne"/>
          <w:gallery w:val="placeholder"/>
        </w:category>
        <w:types>
          <w:type w:val="bbPlcHdr"/>
        </w:types>
        <w:behaviors>
          <w:behavior w:val="content"/>
        </w:behaviors>
        <w:guid w:val="{BA561897-A9D4-4D11-9BA2-4D15A1737DE3}"/>
      </w:docPartPr>
      <w:docPartBody>
        <w:p w:rsidR="004B5F2F" w:rsidRDefault="00241BA0" w:rsidP="00241BA0">
          <w:pPr>
            <w:pStyle w:val="3161B2C03C9C4653804B700BDE65F30B"/>
          </w:pPr>
          <w:r w:rsidRPr="00890F65">
            <w:rPr>
              <w:rStyle w:val="Tekstzastpczy"/>
            </w:rPr>
            <w:t>Kliknij lub naciśnij tutaj, aby wprowadzić tekst.</w:t>
          </w:r>
        </w:p>
      </w:docPartBody>
    </w:docPart>
    <w:docPart>
      <w:docPartPr>
        <w:name w:val="E23928A3D436402AB7C1DF7A66DE2DB7"/>
        <w:category>
          <w:name w:val="Ogólne"/>
          <w:gallery w:val="placeholder"/>
        </w:category>
        <w:types>
          <w:type w:val="bbPlcHdr"/>
        </w:types>
        <w:behaviors>
          <w:behavior w:val="content"/>
        </w:behaviors>
        <w:guid w:val="{DBB5C8A8-87EB-4FEA-8274-8782530DF662}"/>
      </w:docPartPr>
      <w:docPartBody>
        <w:p w:rsidR="00880F0E" w:rsidRDefault="00CE20DE" w:rsidP="00CE20DE">
          <w:pPr>
            <w:pStyle w:val="E23928A3D436402AB7C1DF7A66DE2DB7"/>
          </w:pPr>
          <w:r w:rsidRPr="00890F65">
            <w:rPr>
              <w:rStyle w:val="Tekstzastpczy"/>
            </w:rPr>
            <w:t>Kliknij lub naciśnij tutaj, aby wprowadzić tekst.</w:t>
          </w:r>
        </w:p>
      </w:docPartBody>
    </w:docPart>
    <w:docPart>
      <w:docPartPr>
        <w:name w:val="E923F5FDB2CD4610A3A3F2D634ED94E2"/>
        <w:category>
          <w:name w:val="Ogólne"/>
          <w:gallery w:val="placeholder"/>
        </w:category>
        <w:types>
          <w:type w:val="bbPlcHdr"/>
        </w:types>
        <w:behaviors>
          <w:behavior w:val="content"/>
        </w:behaviors>
        <w:guid w:val="{807EDAA7-9FCB-44B2-9CAB-83B7017F5BF8}"/>
      </w:docPartPr>
      <w:docPartBody>
        <w:p w:rsidR="00000000" w:rsidRDefault="00880F0E" w:rsidP="00880F0E">
          <w:pPr>
            <w:pStyle w:val="E923F5FDB2CD4610A3A3F2D634ED94E2"/>
          </w:pPr>
          <w:r w:rsidRPr="00890F65">
            <w:rPr>
              <w:rStyle w:val="Tekstzastpczy"/>
            </w:rPr>
            <w:t>Kliknij lub naciśnij tutaj, aby wprowadzić tekst.</w:t>
          </w:r>
        </w:p>
      </w:docPartBody>
    </w:docPart>
    <w:docPart>
      <w:docPartPr>
        <w:name w:val="9BF18DB730E242F1B7DDEBAC33355BFB"/>
        <w:category>
          <w:name w:val="Ogólne"/>
          <w:gallery w:val="placeholder"/>
        </w:category>
        <w:types>
          <w:type w:val="bbPlcHdr"/>
        </w:types>
        <w:behaviors>
          <w:behavior w:val="content"/>
        </w:behaviors>
        <w:guid w:val="{8574A725-6CC0-403F-B32B-9BFB727C944A}"/>
      </w:docPartPr>
      <w:docPartBody>
        <w:p w:rsidR="00000000" w:rsidRDefault="00880F0E" w:rsidP="00880F0E">
          <w:pPr>
            <w:pStyle w:val="9BF18DB730E242F1B7DDEBAC33355BFB"/>
          </w:pPr>
          <w:r w:rsidRPr="00890F65">
            <w:rPr>
              <w:rStyle w:val="Tekstzastpczy"/>
            </w:rPr>
            <w:t>Kliknij lub naciśnij tutaj, aby wprowadzić tekst.</w:t>
          </w:r>
        </w:p>
      </w:docPartBody>
    </w:docPart>
    <w:docPart>
      <w:docPartPr>
        <w:name w:val="43BA63AA610F47B18E4731D5D09B199A"/>
        <w:category>
          <w:name w:val="Ogólne"/>
          <w:gallery w:val="placeholder"/>
        </w:category>
        <w:types>
          <w:type w:val="bbPlcHdr"/>
        </w:types>
        <w:behaviors>
          <w:behavior w:val="content"/>
        </w:behaviors>
        <w:guid w:val="{7D97A6D8-60AA-4A66-9767-050F5720B284}"/>
      </w:docPartPr>
      <w:docPartBody>
        <w:p w:rsidR="00000000" w:rsidRDefault="00880F0E" w:rsidP="00880F0E">
          <w:pPr>
            <w:pStyle w:val="43BA63AA610F47B18E4731D5D09B199A"/>
          </w:pPr>
          <w:r w:rsidRPr="00890F65">
            <w:rPr>
              <w:rStyle w:val="Tekstzastpczy"/>
            </w:rPr>
            <w:t>Kliknij lub naciśnij tutaj, aby wprowadzić tekst.</w:t>
          </w:r>
        </w:p>
      </w:docPartBody>
    </w:docPart>
    <w:docPart>
      <w:docPartPr>
        <w:name w:val="C8F10EA4352D49A38A324C61347A4750"/>
        <w:category>
          <w:name w:val="Ogólne"/>
          <w:gallery w:val="placeholder"/>
        </w:category>
        <w:types>
          <w:type w:val="bbPlcHdr"/>
        </w:types>
        <w:behaviors>
          <w:behavior w:val="content"/>
        </w:behaviors>
        <w:guid w:val="{05649914-A367-461E-B217-1EE32CD1183E}"/>
      </w:docPartPr>
      <w:docPartBody>
        <w:p w:rsidR="00000000" w:rsidRDefault="00880F0E" w:rsidP="00880F0E">
          <w:pPr>
            <w:pStyle w:val="C8F10EA4352D49A38A324C61347A4750"/>
          </w:pPr>
          <w:r w:rsidRPr="00890F65">
            <w:rPr>
              <w:rStyle w:val="Tekstzastpczy"/>
            </w:rPr>
            <w:t>Kliknij lub naciśnij tutaj, aby wprowadzić tekst.</w:t>
          </w:r>
        </w:p>
      </w:docPartBody>
    </w:docPart>
    <w:docPart>
      <w:docPartPr>
        <w:name w:val="5EE05CB8538A49EBAE63A0359EE6CA4A"/>
        <w:category>
          <w:name w:val="Ogólne"/>
          <w:gallery w:val="placeholder"/>
        </w:category>
        <w:types>
          <w:type w:val="bbPlcHdr"/>
        </w:types>
        <w:behaviors>
          <w:behavior w:val="content"/>
        </w:behaviors>
        <w:guid w:val="{8BDDE372-33AA-469B-A6E9-D7851C460B6C}"/>
      </w:docPartPr>
      <w:docPartBody>
        <w:p w:rsidR="00000000" w:rsidRDefault="00880F0E" w:rsidP="00880F0E">
          <w:pPr>
            <w:pStyle w:val="5EE05CB8538A49EBAE63A0359EE6CA4A"/>
          </w:pPr>
          <w:r w:rsidRPr="00890F65">
            <w:rPr>
              <w:rStyle w:val="Tekstzastpczy"/>
            </w:rPr>
            <w:t>Kliknij lub naciśnij tutaj, aby wprowadzić tekst.</w:t>
          </w:r>
        </w:p>
      </w:docPartBody>
    </w:docPart>
    <w:docPart>
      <w:docPartPr>
        <w:name w:val="A5F14944F0C84833B01A23A5B3D1BF43"/>
        <w:category>
          <w:name w:val="Ogólne"/>
          <w:gallery w:val="placeholder"/>
        </w:category>
        <w:types>
          <w:type w:val="bbPlcHdr"/>
        </w:types>
        <w:behaviors>
          <w:behavior w:val="content"/>
        </w:behaviors>
        <w:guid w:val="{789CE9EC-B09C-4F3F-A196-2C7771256A35}"/>
      </w:docPartPr>
      <w:docPartBody>
        <w:p w:rsidR="00000000" w:rsidRDefault="00880F0E" w:rsidP="00880F0E">
          <w:pPr>
            <w:pStyle w:val="A5F14944F0C84833B01A23A5B3D1BF43"/>
          </w:pPr>
          <w:r w:rsidRPr="00890F65">
            <w:rPr>
              <w:rStyle w:val="Tekstzastpczy"/>
            </w:rPr>
            <w:t>Kliknij lub naciśnij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E3"/>
    <w:rsid w:val="000E7B44"/>
    <w:rsid w:val="001341EF"/>
    <w:rsid w:val="001E5CDD"/>
    <w:rsid w:val="00241BA0"/>
    <w:rsid w:val="00270E09"/>
    <w:rsid w:val="002F0CE3"/>
    <w:rsid w:val="004B5F2F"/>
    <w:rsid w:val="00560D85"/>
    <w:rsid w:val="005D328B"/>
    <w:rsid w:val="007855F6"/>
    <w:rsid w:val="008548CC"/>
    <w:rsid w:val="00870E2F"/>
    <w:rsid w:val="00880F0E"/>
    <w:rsid w:val="009248EF"/>
    <w:rsid w:val="00964EEC"/>
    <w:rsid w:val="00A12D9C"/>
    <w:rsid w:val="00A57DB3"/>
    <w:rsid w:val="00B16EB0"/>
    <w:rsid w:val="00CE20DE"/>
    <w:rsid w:val="00D15F58"/>
    <w:rsid w:val="00E066A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880F0E"/>
    <w:rPr>
      <w:color w:val="666666"/>
    </w:rPr>
  </w:style>
  <w:style w:type="paragraph" w:customStyle="1" w:styleId="3503B3467374434E8694AD6D58E3658A">
    <w:name w:val="3503B3467374434E8694AD6D58E3658A"/>
    <w:rsid w:val="00241BA0"/>
  </w:style>
  <w:style w:type="paragraph" w:customStyle="1" w:styleId="3161B2C03C9C4653804B700BDE65F30B">
    <w:name w:val="3161B2C03C9C4653804B700BDE65F30B"/>
    <w:rsid w:val="00241BA0"/>
  </w:style>
  <w:style w:type="paragraph" w:customStyle="1" w:styleId="46CE11A6B0234E53B810CD63EDFFD5E9">
    <w:name w:val="46CE11A6B0234E53B810CD63EDFFD5E9"/>
    <w:rsid w:val="00880F0E"/>
  </w:style>
  <w:style w:type="paragraph" w:customStyle="1" w:styleId="E23928A3D436402AB7C1DF7A66DE2DB7">
    <w:name w:val="E23928A3D436402AB7C1DF7A66DE2DB7"/>
    <w:rsid w:val="00CE20DE"/>
  </w:style>
  <w:style w:type="paragraph" w:customStyle="1" w:styleId="E923F5FDB2CD4610A3A3F2D634ED94E2">
    <w:name w:val="E923F5FDB2CD4610A3A3F2D634ED94E2"/>
    <w:rsid w:val="00880F0E"/>
  </w:style>
  <w:style w:type="paragraph" w:customStyle="1" w:styleId="447DC14A44F34BF58DFBC04F9F3EDAAC">
    <w:name w:val="447DC14A44F34BF58DFBC04F9F3EDAAC"/>
    <w:rsid w:val="00880F0E"/>
  </w:style>
  <w:style w:type="paragraph" w:customStyle="1" w:styleId="43E6819C95A8478FAF5A960254709761">
    <w:name w:val="43E6819C95A8478FAF5A960254709761"/>
    <w:rsid w:val="00880F0E"/>
  </w:style>
  <w:style w:type="paragraph" w:customStyle="1" w:styleId="9BF18DB730E242F1B7DDEBAC33355BFB">
    <w:name w:val="9BF18DB730E242F1B7DDEBAC33355BFB"/>
    <w:rsid w:val="00880F0E"/>
  </w:style>
  <w:style w:type="paragraph" w:customStyle="1" w:styleId="43BA63AA610F47B18E4731D5D09B199A">
    <w:name w:val="43BA63AA610F47B18E4731D5D09B199A"/>
    <w:rsid w:val="00880F0E"/>
  </w:style>
  <w:style w:type="paragraph" w:customStyle="1" w:styleId="C8F10EA4352D49A38A324C61347A4750">
    <w:name w:val="C8F10EA4352D49A38A324C61347A4750"/>
    <w:rsid w:val="00880F0E"/>
  </w:style>
  <w:style w:type="paragraph" w:customStyle="1" w:styleId="FB5E48861DC14E869772AD22FBACF902">
    <w:name w:val="FB5E48861DC14E869772AD22FBACF902"/>
    <w:rsid w:val="00880F0E"/>
  </w:style>
  <w:style w:type="paragraph" w:customStyle="1" w:styleId="5EE05CB8538A49EBAE63A0359EE6CA4A">
    <w:name w:val="5EE05CB8538A49EBAE63A0359EE6CA4A"/>
    <w:rsid w:val="00880F0E"/>
  </w:style>
  <w:style w:type="paragraph" w:customStyle="1" w:styleId="A5F14944F0C84833B01A23A5B3D1BF43">
    <w:name w:val="A5F14944F0C84833B01A23A5B3D1BF43"/>
    <w:rsid w:val="00880F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990A5C-6D72-4361-B31D-EB1553E97FD5}">
  <we:reference id="wa104382081" version="1.55.1.0" store="en-US" storeType="OMEX"/>
  <we:alternateReferences>
    <we:reference id="WA104382081" version="1.55.1.0" store="" storeType="OMEX"/>
  </we:alternateReferences>
  <we:properties>
    <we:property name="MENDELEY_CITATIONS" value="[{&quot;citationID&quot;:&quot;MENDELEY_CITATION_84bd2d71-300e-4925-801d-2185b2daeb40&quot;,&quot;properties&quot;:{&quot;noteIndex&quot;:0},&quot;isEdited&quot;:false,&quot;manualOverride&quot;:{&quot;isManuallyOverridden&quot;:false,&quot;citeprocText&quot;:&quot;[1]&quot;,&quot;manualOverrideText&quot;:&quot;&quot;},&quot;citationTag&quot;:&quot;MENDELEY_CITATION_v3_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&quot;,&quot;citationItems&quot;:[{&quot;id&quot;:&quot;674537d6-0ac5-3bba-a9bb-cfaae63d3fd0&quot;,&quot;itemData&quot;:{&quot;type&quot;:&quot;article-journal&quot;,&quot;id&quot;:&quot;674537d6-0ac5-3bba-a9bb-cfaae63d3fd0&quot;,&quot;title&quot;:&quot;Taxonomy, Physiology, and Natural Products of Actinobacteria&quot;,&quot;author&quot;:[{&quot;family&quot;:&quot;Barka&quot;,&quot;given&quot;:&quot;Essaid Ait&quot;,&quot;parse-names&quot;:false,&quot;dropping-particle&quot;:&quot;&quot;,&quot;non-dropping-particle&quot;:&quot;&quot;},{&quot;family&quot;:&quot;Vatsa&quot;,&quot;given&quot;:&quot;Parul&quot;,&quot;parse-names&quot;:false,&quot;dropping-particle&quot;:&quot;&quot;,&quot;non-dropping-particle&quot;:&quot;&quot;},{&quot;family&quot;:&quot;Sanchez&quot;,&quot;given&quot;:&quot;Lisa&quot;,&quot;parse-names&quot;:false,&quot;dropping-particle&quot;:&quot;&quot;,&quot;non-dropping-particle&quot;:&quot;&quot;},{&quot;family&quot;:&quot;Gaveau-Vaillant&quot;,&quot;given&quot;:&quot;Nathalie&quot;,&quot;parse-names&quot;:false,&quot;dropping-particle&quot;:&quot;&quot;,&quot;non-dropping-particle&quot;:&quot;&quot;},{&quot;family&quot;:&quot;Jacquard&quot;,&quot;given&quot;:&quot;Cedric&quot;,&quot;parse-names&quot;:false,&quot;dropping-particle&quot;:&quot;&quot;,&quot;non-dropping-particle&quot;:&quot;&quot;},{&quot;family&quot;:&quot;Klenk&quot;,&quot;given&quot;:&quot;Hans-Peter&quot;,&quot;parse-names&quot;:false,&quot;dropping-particle&quot;:&quot;&quot;,&quot;non-dropping-particle&quot;:&quot;&quot;},{&quot;family&quot;:&quot;Clément&quot;,&quot;given&quot;:&quot;Christophe&quot;,&quot;parse-names&quot;:false,&quot;dropping-particle&quot;:&quot;&quot;,&quot;non-dropping-particle&quot;:&quot;&quot;},{&quot;family&quot;:&quot;Ouhdouch&quot;,&quot;given&quot;:&quot;Yder&quot;,&quot;parse-names&quot;:false,&quot;dropping-particle&quot;:&quot;&quot;,&quot;non-dropping-particle&quot;:&quot;&quot;},{&quot;family&quot;:&quot;Wezel&quot;,&quot;given&quot;:&quot;Gilles P.&quot;,&quot;parse-names&quot;:false,&quot;dropping-particle&quot;:&quot;&quot;,&quot;non-dropping-particle&quot;:&quot;van&quot;}],&quot;container-title&quot;:&quot;Microbiology and Molecular Biology Reviews&quot;,&quot;DOI&quot;:&quot;10.1128/MMBR.00019-15&quot;,&quot;ISSN&quot;:&quot;1092-2172&quot;,&quot;URL&quot;:&quot;https://journals.asm.org/doi/10.1128/MMBR.00019-15&quot;,&quot;issued&quot;:{&quot;date-parts&quot;:[[2016,3]]},&quot;page&quot;:&quot;1-43&quot;,&quot;abstract&quot;:&quot;Actinobacteria are Gram-positive bacteria with high G+C DNA content that constitute one of the largest bacterial phyla, and they are ubiquitously distributed in both aquatic and terrestrial ecosystems. Many Actinobacteria have a mycelial lifestyle and undergo complex morphological differentiation. They also have an extensive secondary metabolism and produce about two-thirds of all naturally derived antibiotics in current clinical use, as well as many anticancer, anthelmintic, and antifungal compounds. Consequently, these bacteria are of major importance for biotechnology, medicine, and agriculture. Actinobacteria play diverse roles in their associations with various higher organisms, since their members have adopted different lifestyles, and the phylum includes pathogens (notably, species of Corynebacterium , Mycobacterium , Nocardia , Propionibacterium , and Tropheryma ), soil inhabitants (e.g., Micromonospora and Streptomyces species), plant commensals (e.g., Frankia spp.), and gastrointestinal commensals ( Bifidobacterium spp.). Actinobacteria also play an important role as symbionts and as pathogens in plant-associated microbial communities. This review presents an update on the biology of this important bacterial phylum.&quot;,&quot;issue&quot;:&quot;1&quot;,&quot;volume&quot;:&quot;80&quot;,&quot;container-title-short&quot;:&quot;&quot;},&quot;isTemporary&quot;:false}]},{&quot;citationID&quot;:&quot;MENDELEY_CITATION_78c962e9-a09f-4bf4-9f91-2134b31e21d2&quot;,&quot;properties&quot;:{&quot;noteIndex&quot;:0},&quot;isEdited&quot;:false,&quot;manualOverride&quot;:{&quot;isManuallyOverridden&quot;:false,&quot;citeprocText&quot;:&quot;[2], [3]&quot;,&quot;manualOverrideText&quot;:&quot;&quot;},&quot;citationTag&quot;:&quot;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&quot;,&quot;citationItems&quot;:[{&quot;id&quot;:&quot;695df34b-30cd-3747-bf36-420d9d340da4&quot;,&quot;itemData&quot;:{&quot;type&quot;:&quot;article-journal&quot;,&quot;id&quot;:&quot;695df34b-30cd-3747-bf36-420d9d340da4&quot;,&quot;title&quot;:&quot;Complete genome sequence of the model actinomycete Streptomyces coelicolor A3(2)&quot;,&quot;author&quot;:[{&quot;family&quot;:&quot;Bentley&quot;,&quot;given&quot;:&quot;S. D.&quot;,&quot;parse-names&quot;:false,&quot;dropping-particle&quot;:&quot;&quot;,&quot;non-dropping-particle&quot;:&quot;&quot;},{&quot;family&quot;:&quot;Chater&quot;,&quot;given&quot;:&quot;K. F.&quot;,&quot;parse-names&quot;:false,&quot;dropping-particle&quot;:&quot;&quot;,&quot;non-dropping-particle&quot;:&quot;&quot;},{&quot;family&quot;:&quot;Cerdeño-Tárraga&quot;,&quot;given&quot;:&quot;A.-M.&quot;,&quot;parse-names&quot;:false,&quot;dropping-particle&quot;:&quot;&quot;,&quot;non-dropping-particle&quot;:&quot;&quot;},{&quot;family&quot;:&quot;Challis&quot;,&quot;given&quot;:&quot;G. L.&quot;,&quot;parse-names&quot;:false,&quot;dropping-particle&quot;:&quot;&quot;,&quot;non-dropping-particle&quot;:&quot;&quot;},{&quot;family&quot;:&quot;Thomson&quot;,&quot;given&quot;:&quot;N. R.&quot;,&quot;parse-names&quot;:false,&quot;dropping-particle&quot;:&quot;&quot;,&quot;non-dropping-particle&quot;:&quot;&quot;},{&quot;family&quot;:&quot;James&quot;,&quot;given&quot;:&quot;K. D.&quot;,&quot;parse-names&quot;:false,&quot;dropping-particle&quot;:&quot;&quot;,&quot;non-dropping-particle&quot;:&quot;&quot;},{&quot;family&quot;:&quot;Harris&quot;,&quot;given&quot;:&quot;D. E.&quot;,&quot;parse-names&quot;:false,&quot;dropping-particle&quot;:&quot;&quot;,&quot;non-dropping-particle&quot;:&quot;&quot;},{&quot;family&quot;:&quot;Quail&quot;,&quot;given&quot;:&quot;M. A.&quot;,&quot;parse-names&quot;:false,&quot;dropping-particle&quot;:&quot;&quot;,&quot;non-dropping-particle&quot;:&quot;&quot;},{&quot;family&quot;:&quot;Kieser&quot;,&quot;given&quot;:&quot;H.&quot;,&quot;parse-names&quot;:false,&quot;dropping-particle&quot;:&quot;&quot;,&quot;non-dropping-particle&quot;:&quot;&quot;},{&quot;family&quot;:&quot;Harper&quot;,&quot;given&quot;:&quot;D.&quot;,&quot;parse-names&quot;:false,&quot;dropping-particle&quot;:&quot;&quot;,&quot;non-dropping-particle&quot;:&quot;&quot;},{&quot;family&quot;:&quot;Bateman&quot;,&quot;given&quot;:&quot;A.&quot;,&quot;parse-names&quot;:false,&quot;dropping-particle&quot;:&quot;&quot;,&quot;non-dropping-particle&quot;:&quot;&quot;},{&quot;family&quot;:&quot;Brown&quot;,&quot;given&quot;:&quot;S.&quot;,&quot;parse-names&quot;:false,&quot;dropping-particle&quot;:&quot;&quot;,&quot;non-dropping-particle&quot;:&quot;&quot;},{&quot;family&quot;:&quot;Chandra&quot;,&quot;given&quot;:&quot;G.&quot;,&quot;parse-names&quot;:false,&quot;dropping-particle&quot;:&quot;&quot;,&quot;non-dropping-particle&quot;:&quot;&quot;},{&quot;family&quot;:&quot;Chen&quot;,&quot;given&quot;:&quot;C. W.&quot;,&quot;parse-names&quot;:false,&quot;dropping-particle&quot;:&quot;&quot;,&quot;non-dropping-particle&quot;:&quot;&quot;},{&quot;family&quot;:&quot;Collins&quot;,&quot;given&quot;:&quot;M.&quot;,&quot;parse-names&quot;:false,&quot;dropping-particle&quot;:&quot;&quot;,&quot;non-dropping-particle&quot;:&quot;&quot;},{&quot;family&quot;:&quot;Cronin&quot;,&quot;given&quot;:&quot;A.&quot;,&quot;parse-names&quot;:false,&quot;dropping-particle&quot;:&quot;&quot;,&quot;non-dropping-particle&quot;:&quot;&quot;},{&quot;family&quot;:&quot;Fraser&quot;,&quot;given&quot;:&quot;A.&quot;,&quot;parse-names&quot;:false,&quot;dropping-particle&quot;:&quot;&quot;,&quot;non-dropping-particle&quot;:&quot;&quot;},{&quot;family&quot;:&quot;Goble&quot;,&quot;given&quot;:&quot;A.&quot;,&quot;parse-names&quot;:false,&quot;dropping-particle&quot;:&quot;&quot;,&quot;non-dropping-particle&quot;:&quot;&quot;},{&quot;family&quot;:&quot;Hidalgo&quot;,&quot;given&quot;:&quot;J.&quot;,&quot;parse-names&quot;:false,&quot;dropping-particle&quot;:&quot;&quot;,&quot;non-dropping-particle&quot;:&quot;&quot;},{&quot;family&quot;:&quot;Hornsby&quot;,&quot;given&quot;:&quot;T.&quot;,&quot;parse-names&quot;:false,&quot;dropping-particle&quot;:&quot;&quot;,&quot;non-dropping-particle&quot;:&quot;&quot;},{&quot;family&quot;:&quot;Howarth&quot;,&quot;given&quot;:&quot;S.&quot;,&quot;parse-names&quot;:false,&quot;dropping-particle&quot;:&quot;&quot;,&quot;non-dropping-particle&quot;:&quot;&quot;},{&quot;family&quot;:&quot;Huang&quot;,&quot;given&quot;:&quot;C.-H.&quot;,&quot;parse-names&quot;:false,&quot;dropping-particle&quot;:&quot;&quot;,&quot;non-dropping-particle&quot;:&quot;&quot;},{&quot;family&quot;:&quot;Kieser&quot;,&quot;given&quot;:&quot;T.&quot;,&quot;parse-names&quot;:false,&quot;dropping-particle&quot;:&quot;&quot;,&quot;non-dropping-particle&quot;:&quot;&quot;},{&quot;family&quot;:&quot;Larke&quot;,&quot;given&quot;:&quot;L.&quot;,&quot;parse-names&quot;:false,&quot;dropping-particle&quot;:&quot;&quot;,&quot;non-dropping-particle&quot;:&quot;&quot;},{&quot;family&quot;:&quot;Murphy&quot;,&quot;given&quot;:&quot;L.&quot;,&quot;parse-names&quot;:false,&quot;dropping-particle&quot;:&quot;&quot;,&quot;non-dropping-particle&quot;:&quot;&quot;},{&quot;family&quot;:&quot;Oliver&quot;,&quot;given&quot;:&quot;K.&quot;,&quot;parse-names&quot;:false,&quot;dropping-particle&quot;:&quot;&quot;,&quot;non-dropping-particle&quot;:&quot;&quot;},{&quot;family&quot;:&quot;O'Neil&quot;,&quot;given&quot;:&quot;S.&quot;,&quot;parse-names&quot;:false,&quot;dropping-particle&quot;:&quot;&quot;,&quot;non-dropping-particle&quot;:&quot;&quot;},{&quot;family&quot;:&quot;Rabbinowitsch&quot;,&quot;given&quot;:&quot;E.&quot;,&quot;parse-names&quot;:false,&quot;dropping-particle&quot;:&quot;&quot;,&quot;non-dropping-particle&quot;:&quot;&quot;},{&quot;family&quot;:&quot;Rajandream&quot;,&quot;given&quot;:&quot;M.-A.&quot;,&quot;parse-names&quot;:false,&quot;dropping-particle&quot;:&quot;&quot;,&quot;non-dropping-particle&quot;:&quot;&quot;},{&quot;family&quot;:&quot;Rutherford&quot;,&quot;given&quot;:&quot;K.&quot;,&quot;parse-names&quot;:false,&quot;dropping-particle&quot;:&quot;&quot;,&quot;non-dropping-particle&quot;:&quot;&quot;},{&quot;family&quot;:&quot;Rutter&quot;,&quot;given&quot;:&quot;S.&quot;,&quot;parse-names&quot;:false,&quot;dropping-particle&quot;:&quot;&quot;,&quot;non-dropping-particle&quot;:&quot;&quot;},{&quot;family&quot;:&quot;Seeger&quot;,&quot;given&quot;:&quot;K.&quot;,&quot;parse-names&quot;:false,&quot;dropping-particle&quot;:&quot;&quot;,&quot;non-dropping-particle&quot;:&quot;&quot;},{&quot;family&quot;:&quot;Saunders&quot;,&quot;given&quot;:&quot;D.&quot;,&quot;parse-names&quot;:false,&quot;dropping-particle&quot;:&quot;&quot;,&quot;non-dropping-particle&quot;:&quot;&quot;},{&quot;family&quot;:&quot;Sharp&quot;,&quot;given&quot;:&quot;S.&quot;,&quot;parse-names&quot;:false,&quot;dropping-particle&quot;:&quot;&quot;,&quot;non-dropping-particle&quot;:&quot;&quot;},{&quot;family&quot;:&quot;Squares&quot;,&quot;given&quot;:&quot;R.&quot;,&quot;parse-names&quot;:false,&quot;dropping-particle&quot;:&quot;&quot;,&quot;non-dropping-particle&quot;:&quot;&quot;},{&quot;family&quot;:&quot;Squares&quot;,&quot;given&quot;:&quot;S.&quot;,&quot;parse-names&quot;:false,&quot;dropping-particle&quot;:&quot;&quot;,&quot;non-dropping-particle&quot;:&quot;&quot;},{&quot;family&quot;:&quot;Taylor&quot;,&quot;given&quot;:&quot;K.&quot;,&quot;parse-names&quot;:false,&quot;dropping-particle&quot;:&quot;&quot;,&quot;non-dropping-particle&quot;:&quot;&quot;},{&quot;family&quot;:&quot;Warren&quot;,&quot;given&quot;:&quot;T.&quot;,&quot;parse-names&quot;:false,&quot;dropping-particle&quot;:&quot;&quot;,&quot;non-dropping-particle&quot;:&quot;&quot;},{&quot;family&quot;:&quot;Wietzorrek&quot;,&quot;given&quot;:&quot;A.&quot;,&quot;parse-names&quot;:false,&quot;dropping-particle&quot;:&quot;&quot;,&quot;non-dropping-particle&quot;:&quot;&quot;},{&quot;family&quot;:&quot;Woodward&quot;,&quot;given&quot;:&quot;J.&quot;,&quot;parse-names&quot;:false,&quot;dropping-particle&quot;:&quot;&quot;,&quot;non-dropping-particle&quot;:&quot;&quot;},{&quot;family&quot;:&quot;Barrell&quot;,&quot;given&quot;:&quot;B. G.&quot;,&quot;parse-names&quot;:false,&quot;dropping-particle&quot;:&quot;&quot;,&quot;non-dropping-particle&quot;:&quot;&quot;},{&quot;family&quot;:&quot;Parkhill&quot;,&quot;given&quot;:&quot;J.&quot;,&quot;parse-names&quot;:false,&quot;dropping-particle&quot;:&quot;&quot;,&quot;non-dropping-particle&quot;:&quot;&quot;},{&quot;family&quot;:&quot;Hopwood&quot;,&quot;given&quot;:&quot;D. A.&quot;,&quot;parse-names&quot;:false,&quot;dropping-particle&quot;:&quot;&quot;,&quot;non-dropping-particle&quot;:&quot;&quot;}],&quot;container-title&quot;:&quot;Nature&quot;,&quot;container-title-short&quot;:&quot;Nature&quot;,&quot;DOI&quot;:&quot;10.1038/417141a&quot;,&quot;ISSN&quot;:&quot;0028-0836&quot;,&quot;URL&quot;:&quot;https://www.nature.com/articles/417141a&quot;,&quot;issued&quot;:{&quot;date-parts&quot;:[[2002,5]]},&quot;page&quot;:&quot;141-147&quot;,&quot;issue&quot;:&quot;6885&quot;,&quot;volume&quot;:&quot;417&quot;},&quot;isTemporary&quot;:false},{&quot;id&quot;:&quot;4bfd5d26-444e-314f-88b8-989459a84e37&quot;,&quot;itemData&quot;:{&quot;type&quot;:&quot;article-journal&quot;,&quot;id&quot;:&quot;4bfd5d26-444e-314f-88b8-989459a84e37&quot;,&quot;title&quot;:&quot;A panoramic view of the genomic landscape of the genus Streptomyces&quot;,&quot;author&quot;:[{&quot;family&quot;:&quot;Nikolaidis&quot;,&quot;given&quot;:&quot;Marios&quot;,&quot;parse-names&quot;:false,&quot;dropping-particle&quot;:&quot;&quot;,&quot;non-dropping-particle&quot;:&quot;&quot;},{&quot;family&quot;:&quot;Hesketh&quot;,&quot;given&quot;:&quot;Andrew&quot;,&quot;parse-names&quot;:false,&quot;dropping-particle&quot;:&quot;&quot;,&quot;non-dropping-particle&quot;:&quot;&quot;},{&quot;family&quot;:&quot;Frangou&quot;,&quot;given&quot;:&quot;Nikoletta&quot;,&quot;parse-names&quot;:false,&quot;dropping-particle&quot;:&quot;&quot;,&quot;non-dropping-particle&quot;:&quot;&quot;},{&quot;family&quot;:&quot;Mossialos&quot;,&quot;given&quot;:&quot;Dimitris&quot;,&quot;parse-names&quot;:false,&quot;dropping-particle&quot;:&quot;&quot;,&quot;non-dropping-particle&quot;:&quot;&quot;},{&quot;family&quot;:&quot;Peer&quot;,&quot;given&quot;:&quot;Yves&quot;,&quot;parse-names&quot;:false,&quot;dropping-particle&quot;:&quot;&quot;,&quot;non-dropping-particle&quot;:&quot;Van de&quot;},{&quot;family&quot;:&quot;Oliver&quot;,&quot;given&quot;:&quot;Stephen G.&quot;,&quot;parse-names&quot;:false,&quot;dropping-particle&quot;:&quot;&quot;,&quot;non-dropping-particle&quot;:&quot;&quot;},{&quot;family&quot;:&quot;Amoutzias&quot;,&quot;given&quot;:&quot;Grigorios D.&quot;,&quot;parse-names&quot;:false,&quot;dropping-particle&quot;:&quot;&quot;,&quot;non-dropping-particle&quot;:&quot;&quot;}],&quot;container-title&quot;:&quot;Microbial Genomics&quot;,&quot;container-title-short&quot;:&quot;Microb Genom&quot;,&quot;DOI&quot;:&quot;10.1099/mgen.0.001028&quot;,&quot;ISSN&quot;:&quot;2057-5858&quot;,&quot;URL&quot;:&quot;https://www.microbiologyresearch.org/content/journal/mgen/10.1099/mgen.0.001028&quot;,&quot;issued&quot;:{&quot;date-parts&quot;:[[2023,6,2]]},&quot;abstract&quot;:&quot;We delineate the evolutionary plasticity of the ecologically and biotechnologically important genus Streptomyces , by analysing the genomes of 213 species. Streptomycetes genomes demonstrate high levels of internal homology, whereas the genome of their last common ancestor was already complex. Importantly, we identify the species-specific fingerprint proteins that characterize each species. Even among closely related species, we observed high interspecies variability of chromosomal protein-coding genes, species-level core genes, accessory genes and fingerprints. Notably, secondary metabolite biosynthetic gene clusters (smBGCs), carbohydrate-active enzymes (CAZymes) and protein-coding genes bearing the rare TTA codon demonstrate high intraspecies and interspecies variability, which emphasizes the need for strain-specific genomic mining. Highly conserved genes, such as those specifying genus-level core proteins, tend to occur in the central region of the chromosome, whereas those encoding proteins with evolutionarily volatile species-level fingerprints, smBGCs, CAZymes and TTA-codon-bearing genes are often found towards the ends of the linear chromosome. Thus, the chromosomal arms emerge as the part of the genome that is mainly responsible for rapid adaptation at the species and strain level. Finally, we observed a moderate, but statistically significant, correlation between the total number of CAZymes and three categories of smBGCs (siderophores, e-Polylysin and type III lanthipeptides) that are related to competition among bacteria.&quot;,&quot;issue&quot;:&quot;6&quot;,&quot;volume&quot;:&quot;9&quot;},&quot;isTemporary&quot;:false}]},{&quot;citationID&quot;:&quot;MENDELEY_CITATION_3f60a9ca-f675-41c8-b1f4-f18ae82d7dcf&quot;,&quot;properties&quot;:{&quot;noteIndex&quot;:0},&quot;isEdited&quot;:false,&quot;manualOverride&quot;:{&quot;isManuallyOverridden&quot;:false,&quot;citeprocText&quot;:&quot;[4]&quot;,&quot;manualOverrideText&quot;:&quot;&quot;},&quot;citationTag&quot;:&quot;MENDELEY_CITATION_v3_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&quot;,&quot;citationItems&quot;:[{&quot;id&quot;:&quot;5bdb7010-af65-3519-9142-35353861b578&quot;,&quot;itemData&quot;:{&quot;type&quot;:&quot;article-journal&quot;,&quot;id&quot;:&quot;5bdb7010-af65-3519-9142-35353861b578&quot;,&quot;title&quot;:&quot;‘Exploring’ the regulation of Streptomyces growth and development&quot;,&quot;author&quot;:[{&quot;family&quot;:&quot;Jones&quot;,&quot;given&quot;:&quot;Stephanie E&quot;,&quot;parse-names&quot;:false,&quot;dropping-particle&quot;:&quot;&quot;,&quot;non-dropping-particle&quot;:&quot;&quot;},{&quot;family&quot;:&quot;Elliot&quot;,&quot;given&quot;:&quot;Marie A&quot;,&quot;parse-names&quot;:false,&quot;dropping-particle&quot;:&quot;&quot;,&quot;non-dropping-particle&quot;:&quot;&quot;}],&quot;container-title&quot;:&quot;Current Opinion in Microbiology&quot;,&quot;container-title-short&quot;:&quot;Curr Opin Microbiol&quot;,&quot;DOI&quot;:&quot;10.1016/j.mib.2017.09.009&quot;,&quot;ISSN&quot;:&quot;13695274&quot;,&quot;URL&quot;:&quot;https://linkinghub.elsevier.com/retrieve/pii/S1369527417301443&quot;,&quot;issued&quot;:{&quot;date-parts&quot;:[[2018,4]]},&quot;page&quot;:&quot;25-30&quot;,&quot;volume&quot;:&quot;42&quot;},&quot;isTemporary&quot;:false}]},{&quot;citationID&quot;:&quot;MENDELEY_CITATION_b4e1aa52-b309-4436-a75c-987f02585972&quot;,&quot;properties&quot;:{&quot;noteIndex&quot;:0},&quot;isEdited&quot;:false,&quot;manualOverride&quot;:{&quot;isManuallyOverridden&quot;:false,&quot;citeprocText&quot;:&quot;[5]&quot;,&quot;manualOverrideText&quot;:&quot;&quot;},&quot;citationTag&quot;:&quot;MENDELEY_CITATION_v3_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&quot;,&quot;citationItems&quot;:[{&quot;id&quot;:&quot;e46c8027-5685-3f9a-9508-acad46de6ab3&quot;,&quot;itemData&quot;:{&quot;type&quot;:&quot;article-journal&quot;,&quot;id&quot;:&quot;e46c8027-5685-3f9a-9508-acad46de6ab3&quot;,&quot;title&quot;:&quot;Streptomyces from traditional medicine: sources of new innovations in antibiotic discovery&quot;,&quot;author&quot;:[{&quot;family&quot;:&quot;Quinn&quot;,&quot;given&quot;:&quot;Gerry A.&quot;,&quot;parse-names&quot;:false,&quot;dropping-particle&quot;:&quot;&quot;,&quot;non-dropping-particle&quot;:&quot;&quot;},{&quot;family&quot;:&quot;Banat&quot;,&quot;given&quot;:&quot;Aiya M.&quot;,&quot;parse-names&quot;:false,&quot;dropping-particle&quot;:&quot;&quot;,&quot;non-dropping-particle&quot;:&quot;&quot;},{&quot;family&quot;:&quot;Abdelhameed&quot;,&quot;given&quot;:&quot;Alyaa M.&quot;,&quot;parse-names&quot;:false,&quot;dropping-particle&quot;:&quot;&quot;,&quot;non-dropping-particle&quot;:&quot;&quot;},{&quot;family&quot;:&quot;Banat&quot;,&quot;given&quot;:&quot;Ibrahim M.&quot;,&quot;parse-names&quot;:false,&quot;dropping-particle&quot;:&quot;&quot;,&quot;non-dropping-particle&quot;:&quot;&quot;}],&quot;container-title&quot;:&quot;Journal of Medical Microbiology&quot;,&quot;container-title-short&quot;:&quot;J Med Microbiol&quot;,&quot;DOI&quot;:&quot;10.1099/jmm.0.001232&quot;,&quot;ISSN&quot;:&quot;0022-2615&quot;,&quot;URL&quot;:&quot;https://www.microbiologyresearch.org/content/journal/jmm/10.1099/jmm.0.001232&quot;,&quot;issued&quot;:{&quot;date-parts&quot;:[[2020,8,1]]},&quot;page&quot;:&quot;1040-1048&quot;,&quot;abstract&quot;:&quot;Given the increased reporting of multi-resistant bacteria and the shortage of newly approved medicines, researchers have been looking towards extreme and unusual environments as a new source of antibiotics. Streptomyces currently provides many of the world’s clinical antibiotics, so it comes as no surprise that these bacteria have recently been isolated from traditional medicine. Given the wide array of traditional medicines, it is hoped that these discoveries can provide the much sought after core structure diversity that will be required of a new generation of antibiotics. This review discusses the contribution of Streptomyces to antibiotics and the potential of newly discovered species in traditional medicine. We also explore how knowledge of traditional medicines can aid current initiatives in sourcing new and chemically diverse antibiotics.&quot;,&quot;issue&quot;:&quot;8&quot;,&quot;volume&quot;:&quot;69&quot;},&quot;isTemporary&quot;:false}]},{&quot;citationID&quot;:&quot;MENDELEY_CITATION_0d908d32-fc10-4388-a6ef-6d42e4af6b4b&quot;,&quot;properties&quot;:{&quot;noteIndex&quot;:0},&quot;isEdited&quot;:false,&quot;manualOverride&quot;:{&quot;isManuallyOverridden&quot;:false,&quot;citeprocText&quot;:&quot;[6]&quot;,&quot;manualOverrideText&quot;:&quot;&quot;},&quot;citationTag&quot;:&quot;MENDELEY_CITATION_v3_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&quot;,&quot;citationItems&quot;:[{&quot;id&quot;:&quot;2cfc625c-50b5-38e9-bcd6-e93d2c1c1b78&quot;,&quot;itemData&quot;:{&quot;type&quot;:&quot;article-journal&quot;,&quot;id&quot;:&quot;2cfc625c-50b5-38e9-bcd6-e93d2c1c1b78&quot;,&quot;title&quot;:&quot;Recent advances in understanding Streptomyces&quot;,&quot;author&quot;:[{&quot;family&quot;:&quot;Chater&quot;,&quot;given&quot;:&quot;Keith F.&quot;,&quot;parse-names&quot;:false,&quot;dropping-particle&quot;:&quot;&quot;,&quot;non-dropping-particle&quot;:&quot;&quot;}],&quot;container-title&quot;:&quot;F1000Research&quot;,&quot;container-title-short&quot;:&quot;F1000Res&quot;,&quot;DOI&quot;:&quot;10.12688/f1000research.9534.1&quot;,&quot;ISSN&quot;:&quot;2046-1402&quot;,&quot;URL&quot;:&quot;https://f1000research.com/articles/5-2795/v1&quot;,&quot;issued&quot;:{&quot;date-parts&quot;:[[2016,11,30]]},&quot;page&quot;:&quot;2795&quot;,&quot;abstract&quot;:&quot;About 2,500 papers dated 2014–2016 were recovered by searching the PubMed database for Streptomyces , which are the richest known source of antibiotics. This review integrates around 100 of these papers in sections dealing with evolution, ecology, pathogenicity, growth and development, stress responses and secondary metabolism, gene expression, and technical advances. Genomic approaches have greatly accelerated progress. For example, it has been definitively shown that interspecies recombination of conserved genes has occurred during evolution, in addition to exchanges of some of the tens of thousands of non-conserved accessory genes. The closeness of the association of Streptomyces with plants, fungi, and insects has become clear and is reflected in the importance of regulators of cellulose and chitin utilisation in overall Streptomyces biology. Interestingly, endogenous cellulose-like glycans are also proving important in hyphal growth and in the clumping that affects industrial fermentations. Nucleotide secondary messengers, including cyclic di-GMP, have been shown to provide key input into developmental processes such as germination and reproductive growth, while late morphological changes during sporulation involve control by phosphorylation. The discovery that nitric oxide is produced endogenously puts a new face on speculative models in which regulatory Wbl proteins (peculiar to actinobacteria) respond to nitric oxide produced in stressful physiological transitions. Some dramatic insights have come from a new model system for Streptomyces developmental biology, Streptomyces venezuelae , including molecular evidence of very close interplay in each of two pairs of regulatory proteins. An extra dimension has been added to the many complexities of the regulation of secondary metabolism by findings of regulatory crosstalk within and between pathways, and even between species, mediated by end products. Among many outcomes from the application of chromosome immunoprecipitation sequencing (ChIP-seq) analysis and other methods based on “next-generation sequencing” has been the finding that 21% of Streptomyces mRNA species lack leader sequences and conventional ribosome binding sites. Further technical advances now emerging should lead to continued acceleration of knowledge, and more effective exploitation, of these astonishing and critically important organisms.&quot;,&quot;volume&quot;:&quot;5&quot;},&quot;isTemporary&quot;:false}]},{&quot;citationID&quot;:&quot;MENDELEY_CITATION_ebbd31a5-86e8-420e-80dd-625fa1e170d9&quot;,&quot;properties&quot;:{&quot;noteIndex&quot;:0},&quot;isEdited&quot;:false,&quot;manualOverride&quot;:{&quot;isManuallyOverridden&quot;:false,&quot;citeprocText&quot;:&quot;[7]&quot;,&quot;manualOverrideText&quot;:&quot;&quot;},&quot;citationTag&quot;:&quot;MENDELEY_CITATION_v3_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&quot;,&quot;citationItems&quot;:[{&quot;id&quot;:&quot;c11937ff-d090-3e25-b0ef-a5bbfa11e9e5&quot;,&quot;itemData&quot;:{&quot;type&quot;:&quot;article-journal&quot;,&quot;id&quot;:&quot;c11937ff-d090-3e25-b0ef-a5bbfa11e9e5&quot;,&quot;title&quot;:&quot;Ultrastructure of Exospore Formation in Streptomyces Revealed by Cryo-Electron Tomography&quot;,&quot;author&quot;:[{&quot;family&quot;:&quot;Sexton&quot;,&quot;given&quot;:&quot;Danielle L.&quot;,&quot;parse-names&quot;:false,&quot;dropping-particle&quot;:&quot;&quot;,&quot;non-dropping-particle&quot;:&quot;&quot;},{&quot;family&quot;:&quot;Tocheva&quot;,&quot;given&quot;:&quot;Elitza I.&quot;,&quot;parse-names&quot;:false,&quot;dropping-particle&quot;:&quot;&quot;,&quot;non-dropping-particle&quot;:&quot;&quot;}],&quot;container-title&quot;:&quot;Frontiers in Microbiology&quot;,&quot;container-title-short&quot;:&quot;Front Microbiol&quot;,&quot;DOI&quot;:&quot;10.3389/fmicb.2020.581135&quot;,&quot;ISSN&quot;:&quot;1664-302X&quot;,&quot;URL&quot;:&quot;https://www.frontiersin.org/article/10.3389/fmicb.2020.581135/full&quot;,&quot;issued&quot;:{&quot;date-parts&quot;:[[2020,9,24]]},&quot;volume&quot;:&quot;11&quot;},&quot;isTemporary&quot;:false}]},{&quot;citationID&quot;:&quot;MENDELEY_CITATION_aef040aa-d64d-4c53-9644-fe8f2b498470&quot;,&quot;properties&quot;:{&quot;noteIndex&quot;:0},&quot;isEdited&quot;:false,&quot;manualOverride&quot;:{&quot;isManuallyOverridden&quot;:false,&quot;citeprocText&quot;:&quot;[8]&quot;,&quot;manualOverrideText&quot;:&quot;&quot;},&quot;citationTag&quot;:&quot;MENDELEY_CITATION_v3_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&quot;,&quot;citationItems&quot;:[{&quot;id&quot;:&quot;8984b440-16fb-33f3-978f-eee119eb3157&quot;,&quot;itemData&quot;:{&quot;type&quot;:&quot;article-journal&quot;,&quot;id&quot;:&quot;8984b440-16fb-33f3-978f-eee119eb3157&quot;,&quot;title&quot;:&quot;Streptomyces: The biofactory of secondary metabolites&quot;,&quot;author&quot;:[{&quot;family&quot;:&quot;Alam&quot;,&quot;given&quot;:&quot;Khorshed&quot;,&quot;parse-names&quot;:false,&quot;dropping-particle&quot;:&quot;&quot;,&quot;non-dropping-particle&quot;:&quot;&quot;},{&quot;family&quot;:&quot;Mazumder&quot;,&quot;given&quot;:&quot;Arpita&quot;,&quot;parse-names&quot;:false,&quot;dropping-particle&quot;:&quot;&quot;,&quot;non-dropping-particle&quot;:&quot;&quot;},{&quot;family&quot;:&quot;Sikdar&quot;,&quot;given&quot;:&quot;Suranjana&quot;,&quot;parse-names&quot;:false,&quot;dropping-particle&quot;:&quot;&quot;,&quot;non-dropping-particle&quot;:&quot;&quot;},{&quot;family&quot;:&quot;Zhao&quot;,&quot;given&quot;:&quot;Yi-Ming&quot;,&quot;parse-names&quot;:false,&quot;dropping-particle&quot;:&quot;&quot;,&quot;non-dropping-particle&quot;:&quot;&quot;},{&quot;family&quot;:&quot;Hao&quot;,&quot;given&quot;:&quot;Jinfang&quot;,&quot;parse-names&quot;:false,&quot;dropping-particle&quot;:&quot;&quot;,&quot;non-dropping-particle&quot;:&quot;&quot;},{&quot;family&quot;:&quot;Song&quot;,&quot;given&quot;:&quot;Chaoyi&quot;,&quot;parse-names&quot;:false,&quot;dropping-particle&quot;:&quot;&quot;,&quot;non-dropping-particle&quot;:&quot;&quot;},{&quot;family&quot;:&quot;Wang&quot;,&quot;given&quot;:&quot;Yanyan&quot;,&quot;parse-names&quot;:false,&quot;dropping-particle&quot;:&quot;&quot;,&quot;non-dropping-particle&quot;:&quot;&quot;},{&quot;family&quot;:&quot;Sarkar&quot;,&quot;given&quot;:&quot;Rajib&quot;,&quot;parse-names&quot;:false,&quot;dropping-particle&quot;:&quot;&quot;,&quot;non-dropping-particle&quot;:&quot;&quot;},{&quot;family&quot;:&quot;Islam&quot;,&quot;given&quot;:&quot;Saiful&quot;,&quot;parse-names&quot;:false,&quot;dropping-particle&quot;:&quot;&quot;,&quot;non-dropping-particle&quot;:&quot;&quot;},{&quot;family&quot;:&quot;Zhang&quot;,&quot;given&quot;:&quot;Youming&quot;,&quot;parse-names&quot;:false,&quot;dropping-particle&quot;:&quot;&quot;,&quot;non-dropping-particle&quot;:&quot;&quot;},{&quot;family&quot;:&quot;Li&quot;,&quot;given&quot;:&quot;Aiying&quot;,&quot;parse-names&quot;:false,&quot;dropping-particle&quot;:&quot;&quot;,&quot;non-dropping-particle&quot;:&quot;&quot;}],&quot;container-title&quot;:&quot;Frontiers in Microbiology&quot;,&quot;container-title-short&quot;:&quot;Front Microbiol&quot;,&quot;DOI&quot;:&quot;10.3389/fmicb.2022.968053&quot;,&quot;ISSN&quot;:&quot;1664-302X&quot;,&quot;URL&quot;:&quot;https://www.frontiersin.org/articles/10.3389/fmicb.2022.968053/full&quot;,&quot;issued&quot;:{&quot;date-parts&quot;:[[2022,9,29]]},&quot;abstract&quot;:&quot;Natural products derived from microorganisms serve as a vital resource of valuable pharmaceuticals and therapeutic agents. Streptomyces is the most ubiquitous bacterial genus in the environments with prolific capability to produce diverse and valuable natural products with significant biological activities in medicine, environments, food industries, and agronomy sectors. However, many natural products remain unexplored among Streptomyces . It is exigent to develop novel antibiotics, agrochemicals, anticancer medicines, etc., due to the fast growth in resistance to antibiotics, cancer chemotherapeutics, and pesticides. This review article focused the natural products secreted by Streptomyces and their function and importance in curing diseases and agriculture. Moreover, it discussed genomic-driven drug discovery strategies and also gave a future perspective for drug development from the Streptomyces .&quot;,&quot;volume&quot;:&quot;13&quot;},&quot;isTemporary&quot;:false}]},{&quot;citationID&quot;:&quot;MENDELEY_CITATION_da775c7c-401b-439f-aba3-50c1969cabe8&quot;,&quot;properties&quot;:{&quot;noteIndex&quot;:0},&quot;isEdited&quot;:false,&quot;manualOverride&quot;:{&quot;isManuallyOverridden&quot;:false,&quot;citeprocText&quot;:&quot;[8]&quot;,&quot;manualOverrideText&quot;:&quot;&quot;},&quot;citationTag&quot;:&quot;MENDELEY_CITATION_v3_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&quot;,&quot;citationItems&quot;:[{&quot;id&quot;:&quot;8984b440-16fb-33f3-978f-eee119eb3157&quot;,&quot;itemData&quot;:{&quot;type&quot;:&quot;article-journal&quot;,&quot;id&quot;:&quot;8984b440-16fb-33f3-978f-eee119eb3157&quot;,&quot;title&quot;:&quot;Streptomyces: The biofactory of secondary metabolites&quot;,&quot;author&quot;:[{&quot;family&quot;:&quot;Alam&quot;,&quot;given&quot;:&quot;Khorshed&quot;,&quot;parse-names&quot;:false,&quot;dropping-particle&quot;:&quot;&quot;,&quot;non-dropping-particle&quot;:&quot;&quot;},{&quot;family&quot;:&quot;Mazumder&quot;,&quot;given&quot;:&quot;Arpita&quot;,&quot;parse-names&quot;:false,&quot;dropping-particle&quot;:&quot;&quot;,&quot;non-dropping-particle&quot;:&quot;&quot;},{&quot;family&quot;:&quot;Sikdar&quot;,&quot;given&quot;:&quot;Suranjana&quot;,&quot;parse-names&quot;:false,&quot;dropping-particle&quot;:&quot;&quot;,&quot;non-dropping-particle&quot;:&quot;&quot;},{&quot;family&quot;:&quot;Zhao&quot;,&quot;given&quot;:&quot;Yi-Ming&quot;,&quot;parse-names&quot;:false,&quot;dropping-particle&quot;:&quot;&quot;,&quot;non-dropping-particle&quot;:&quot;&quot;},{&quot;family&quot;:&quot;Hao&quot;,&quot;given&quot;:&quot;Jinfang&quot;,&quot;parse-names&quot;:false,&quot;dropping-particle&quot;:&quot;&quot;,&quot;non-dropping-particle&quot;:&quot;&quot;},{&quot;family&quot;:&quot;Song&quot;,&quot;given&quot;:&quot;Chaoyi&quot;,&quot;parse-names&quot;:false,&quot;dropping-particle&quot;:&quot;&quot;,&quot;non-dropping-particle&quot;:&quot;&quot;},{&quot;family&quot;:&quot;Wang&quot;,&quot;given&quot;:&quot;Yanyan&quot;,&quot;parse-names&quot;:false,&quot;dropping-particle&quot;:&quot;&quot;,&quot;non-dropping-particle&quot;:&quot;&quot;},{&quot;family&quot;:&quot;Sarkar&quot;,&quot;given&quot;:&quot;Rajib&quot;,&quot;parse-names&quot;:false,&quot;dropping-particle&quot;:&quot;&quot;,&quot;non-dropping-particle&quot;:&quot;&quot;},{&quot;family&quot;:&quot;Islam&quot;,&quot;given&quot;:&quot;Saiful&quot;,&quot;parse-names&quot;:false,&quot;dropping-particle&quot;:&quot;&quot;,&quot;non-dropping-particle&quot;:&quot;&quot;},{&quot;family&quot;:&quot;Zhang&quot;,&quot;given&quot;:&quot;Youming&quot;,&quot;parse-names&quot;:false,&quot;dropping-particle&quot;:&quot;&quot;,&quot;non-dropping-particle&quot;:&quot;&quot;},{&quot;family&quot;:&quot;Li&quot;,&quot;given&quot;:&quot;Aiying&quot;,&quot;parse-names&quot;:false,&quot;dropping-particle&quot;:&quot;&quot;,&quot;non-dropping-particle&quot;:&quot;&quot;}],&quot;container-title&quot;:&quot;Frontiers in Microbiology&quot;,&quot;container-title-short&quot;:&quot;Front Microbiol&quot;,&quot;DOI&quot;:&quot;10.3389/fmicb.2022.968053&quot;,&quot;ISSN&quot;:&quot;1664-302X&quot;,&quot;URL&quot;:&quot;https://www.frontiersin.org/articles/10.3389/fmicb.2022.968053/full&quot;,&quot;issued&quot;:{&quot;date-parts&quot;:[[2022,9,29]]},&quot;abstract&quot;:&quot;Natural products derived from microorganisms serve as a vital resource of valuable pharmaceuticals and therapeutic agents. Streptomyces is the most ubiquitous bacterial genus in the environments with prolific capability to produce diverse and valuable natural products with significant biological activities in medicine, environments, food industries, and agronomy sectors. However, many natural products remain unexplored among Streptomyces . It is exigent to develop novel antibiotics, agrochemicals, anticancer medicines, etc., due to the fast growth in resistance to antibiotics, cancer chemotherapeutics, and pesticides. This review article focused the natural products secreted by Streptomyces and their function and importance in curing diseases and agriculture. Moreover, it discussed genomic-driven drug discovery strategies and also gave a future perspective for drug development from the Streptomyces .&quot;,&quot;volume&quot;:&quot;13&quot;},&quot;isTemporary&quot;:false}]},{&quot;citationID&quot;:&quot;MENDELEY_CITATION_65a6e274-ac9d-4385-8ecf-52954239e4bb&quot;,&quot;properties&quot;:{&quot;noteIndex&quot;:0},&quot;isEdited&quot;:false,&quot;manualOverride&quot;:{&quot;isManuallyOverridden&quot;:false,&quot;citeprocText&quot;:&quot;[9]&quot;,&quot;manualOverrideText&quot;:&quot;&quot;},&quot;citationTag&quot;:&quot;MENDELEY_CITATION_v3_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&quot;,&quot;citationItems&quot;:[{&quot;id&quot;:&quot;cd2d0d85-071e-3b5d-8c22-698057879576&quot;,&quot;itemData&quot;:{&quot;type&quot;:&quot;article-journal&quot;,&quot;id&quot;:&quot;cd2d0d85-071e-3b5d-8c22-698057879576&quot;,&quot;title&quot;:&quot;Recent Advances in Silent Gene Cluster Activation in Streptomyces&quot;,&quot;author&quot;:[{&quot;family&quot;:&quot;Liu&quot;,&quot;given&quot;:&quot;Zhenyu&quot;,&quot;parse-names&quot;:false,&quot;dropping-particle&quot;:&quot;&quot;,&quot;non-dropping-particle&quot;:&quot;&quot;},{&quot;family&quot;:&quot;Zhao&quot;,&quot;given&quot;:&quot;Yatong&quot;,&quot;parse-names&quot;:false,&quot;dropping-particle&quot;:&quot;&quot;,&quot;non-dropping-particle&quot;:&quot;&quot;},{&quot;family&quot;:&quot;Huang&quot;,&quot;given&quot;:&quot;Chaoqun&quot;,&quot;parse-names&quot;:false,&quot;dropping-particle&quot;:&quot;&quot;,&quot;non-dropping-particle&quot;:&quot;&quot;},{&quot;family&quot;:&quot;Luo&quot;,&quot;given&quot;:&quot;Yunzi&quot;,&quot;parse-names&quot;:false,&quot;dropping-particle&quot;:&quot;&quot;,&quot;non-dropping-particle&quot;:&quot;&quot;}],&quot;container-title&quot;:&quot;Frontiers in Bioengineering and Biotechnology&quot;,&quot;container-title-short&quot;:&quot;Front Bioeng Biotechnol&quot;,&quot;DOI&quot;:&quot;10.3389/fbioe.2021.632230&quot;,&quot;ISSN&quot;:&quot;2296-4185&quot;,&quot;URL&quot;:&quot;https://www.frontiersin.org/articles/10.3389/fbioe.2021.632230/full&quot;,&quot;issued&quot;:{&quot;date-parts&quot;:[[2021,2,18]]},&quot;abstract&quot;:&quot;Natural products (NPs) are critical sources of drug molecules for decades. About two-thirds of natural antibiotics are produced by Streptomyces. Streptomyces have a large number of secondary metabolite biosynthetic gene clusters (SM-BGCs) that may encode NPs. However, most of these BGCs are silent under standard laboratory conditions. Hence, activation of these silent BGCs is essential to current natural products discovery research. In this review, we described the commonly used strategies for silent BGC activation in Streptomyces from two aspects. One focused on the strategies applied in heterologous host, including methods to clone and reconstruct BGCs along with advances in chassis engineering; the other focused on methods applied in native host which includes engineering of promoters, regulatory factors, and ribosomes. With the metabolic network being elucidated more comprehensively and methods optimized more high-thoroughly, the discovery of NPs will be greatly accelerated.&quot;,&quot;volume&quot;:&quot;9&quot;},&quot;isTemporary&quot;:false}]},{&quot;citationID&quot;:&quot;MENDELEY_CITATION_4400126d-bdb6-46a6-a493-70ea73fd5220&quot;,&quot;properties&quot;:{&quot;noteIndex&quot;:0},&quot;isEdited&quot;:false,&quot;manualOverride&quot;:{&quot;isManuallyOverridden&quot;:false,&quot;citeprocText&quot;:&quot;[10]&quot;,&quot;manualOverrideText&quot;:&quot;&quot;},&quot;citationTag&quot;:&quot;MENDELEY_CITATION_v3_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&quot;,&quot;citationItems&quot;:[{&quot;id&quot;:&quot;27369a16-1913-3717-9da5-53003e333ee2&quot;,&quot;itemData&quot;:{&quot;type&quot;:&quot;article-journal&quot;,&quot;id&quot;:&quot;27369a16-1913-3717-9da5-53003e333ee2&quot;,&quot;title&quot;:&quot;Streptomyces as Microbial Chassis for Heterologous Protein Expression&quot;,&quot;author&quot;:[{&quot;family&quot;:&quot;Hwang&quot;,&quot;given&quot;:&quot;Soonkyu&quot;,&quot;parse-names&quot;:false,&quot;dropping-particle&quot;:&quot;&quot;,&quot;non-dropping-particle&quot;:&quot;&quot;},{&quot;family&quot;:&quot;Lee&quot;,&quot;given&quot;:&quot;Yongjae&quot;,&quot;parse-names&quot;:false,&quot;dropping-particle&quot;:&quot;&quot;,&quot;non-dropping-particle&quot;:&quot;&quot;},{&quot;family&quot;:&quot;Kim&quot;,&quot;given&quot;:&quot;Ji Hun&quot;,&quot;parse-names&quot;:false,&quot;dropping-particle&quot;:&quot;&quot;,&quot;non-dropping-particle&quot;:&quot;&quot;},{&quot;family&quot;:&quot;Kim&quot;,&quot;given&quot;:&quot;Gahyeon&quot;,&quot;parse-names&quot;:false,&quot;dropping-particle&quot;:&quot;&quot;,&quot;non-dropping-particle&quot;:&quot;&quot;},{&quot;family&quot;:&quot;Kim&quot;,&quot;given&quot;:&quot;Hyeseong&quot;,&quot;parse-names&quot;:false,&quot;dropping-particle&quot;:&quot;&quot;,&quot;non-dropping-particle&quot;:&quot;&quot;},{&quot;family&quot;:&quot;Kim&quot;,&quot;given&quot;:&quot;Woori&quot;,&quot;parse-names&quot;:false,&quot;dropping-particle&quot;:&quot;&quot;,&quot;non-dropping-particle&quot;:&quot;&quot;},{&quot;family&quot;:&quot;Cho&quot;,&quot;given&quot;:&quot;Suhyung&quot;,&quot;parse-names&quot;:false,&quot;dropping-particle&quot;:&quot;&quot;,&quot;non-dropping-particle&quot;:&quot;&quot;},{&quot;family&quot;:&quot;Palsson&quot;,&quot;given&quot;:&quot;Bernhard O.&quot;,&quot;parse-names&quot;:false,&quot;dropping-particle&quot;:&quot;&quot;,&quot;non-dropping-particle&quot;:&quot;&quot;},{&quot;family&quot;:&quot;Cho&quot;,&quot;given&quot;:&quot;Byung-Kwan&quot;,&quot;parse-names&quot;:false,&quot;dropping-particle&quot;:&quot;&quot;,&quot;non-dropping-particle&quot;:&quot;&quot;}],&quot;container-title&quot;:&quot;Frontiers in Bioengineering and Biotechnology&quot;,&quot;container-title-short&quot;:&quot;Front Bioeng Biotechnol&quot;,&quot;DOI&quot;:&quot;10.3389/fbioe.2021.804295&quot;,&quot;ISSN&quot;:&quot;2296-4185&quot;,&quot;URL&quot;:&quot;https://www.frontiersin.org/articles/10.3389/fbioe.2021.804295/full&quot;,&quot;issued&quot;:{&quot;date-parts&quot;:[[2021,12,21]]},&quot;abstract&quot;:&quot;Heterologous production of recombinant proteins is gaining increasing interest in biotechnology with respect to productivity, scalability, and wide applicability. The members of genus Streptomyces have been proposed as remarkable hosts for heterologous production due to their versatile nature of expressing various secondary metabolite biosynthetic gene clusters and secretory enzymes. However, there are several issues that limit their use, including low yield, difficulty in genetic manipulation, and their complex cellular features. In this review, we summarize rational engineering approaches to optimizing the heterologous production of secondary metabolites and recombinant proteins in Streptomyces species in terms of genetic tool development and chassis construction. Further perspectives on the development of optimal Streptomyces chassis by the design-build-test-learn cycle in systems are suggested, which may increase the availability of secondary metabolites and recombinant proteins.&quot;,&quot;volume&quot;:&quot;9&quot;},&quot;isTemporary&quot;:false}]},{&quot;citationID&quot;:&quot;MENDELEY_CITATION_86e65459-f351-41d1-ba65-3125cebc7e3a&quot;,&quot;properties&quot;:{&quot;noteIndex&quot;:0},&quot;isEdited&quot;:false,&quot;manualOverride&quot;:{&quot;isManuallyOverridden&quot;:false,&quot;citeprocText&quot;:&quot;[2], [11]&quot;,&quot;manualOverrideText&quot;:&quot;&quot;},&quot;citationTag&quot;:&quot;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&quot;,&quot;citationItems&quot;:[{&quot;id&quot;:&quot;695df34b-30cd-3747-bf36-420d9d340da4&quot;,&quot;itemData&quot;:{&quot;type&quot;:&quot;article-journal&quot;,&quot;id&quot;:&quot;695df34b-30cd-3747-bf36-420d9d340da4&quot;,&quot;title&quot;:&quot;Complete genome sequence of the model actinomycete Streptomyces coelicolor A3(2)&quot;,&quot;author&quot;:[{&quot;family&quot;:&quot;Bentley&quot;,&quot;given&quot;:&quot;S. D.&quot;,&quot;parse-names&quot;:false,&quot;dropping-particle&quot;:&quot;&quot;,&quot;non-dropping-particle&quot;:&quot;&quot;},{&quot;family&quot;:&quot;Chater&quot;,&quot;given&quot;:&quot;K. F.&quot;,&quot;parse-names&quot;:false,&quot;dropping-particle&quot;:&quot;&quot;,&quot;non-dropping-particle&quot;:&quot;&quot;},{&quot;family&quot;:&quot;Cerdeño-Tárraga&quot;,&quot;given&quot;:&quot;A.-M.&quot;,&quot;parse-names&quot;:false,&quot;dropping-particle&quot;:&quot;&quot;,&quot;non-dropping-particle&quot;:&quot;&quot;},{&quot;family&quot;:&quot;Challis&quot;,&quot;given&quot;:&quot;G. L.&quot;,&quot;parse-names&quot;:false,&quot;dropping-particle&quot;:&quot;&quot;,&quot;non-dropping-particle&quot;:&quot;&quot;},{&quot;family&quot;:&quot;Thomson&quot;,&quot;given&quot;:&quot;N. R.&quot;,&quot;parse-names&quot;:false,&quot;dropping-particle&quot;:&quot;&quot;,&quot;non-dropping-particle&quot;:&quot;&quot;},{&quot;family&quot;:&quot;James&quot;,&quot;given&quot;:&quot;K. D.&quot;,&quot;parse-names&quot;:false,&quot;dropping-particle&quot;:&quot;&quot;,&quot;non-dropping-particle&quot;:&quot;&quot;},{&quot;family&quot;:&quot;Harris&quot;,&quot;given&quot;:&quot;D. E.&quot;,&quot;parse-names&quot;:false,&quot;dropping-particle&quot;:&quot;&quot;,&quot;non-dropping-particle&quot;:&quot;&quot;},{&quot;family&quot;:&quot;Quail&quot;,&quot;given&quot;:&quot;M. A.&quot;,&quot;parse-names&quot;:false,&quot;dropping-particle&quot;:&quot;&quot;,&quot;non-dropping-particle&quot;:&quot;&quot;},{&quot;family&quot;:&quot;Kieser&quot;,&quot;given&quot;:&quot;H.&quot;,&quot;parse-names&quot;:false,&quot;dropping-particle&quot;:&quot;&quot;,&quot;non-dropping-particle&quot;:&quot;&quot;},{&quot;family&quot;:&quot;Harper&quot;,&quot;given&quot;:&quot;D.&quot;,&quot;parse-names&quot;:false,&quot;dropping-particle&quot;:&quot;&quot;,&quot;non-dropping-particle&quot;:&quot;&quot;},{&quot;family&quot;:&quot;Bateman&quot;,&quot;given&quot;:&quot;A.&quot;,&quot;parse-names&quot;:false,&quot;dropping-particle&quot;:&quot;&quot;,&quot;non-dropping-particle&quot;:&quot;&quot;},{&quot;family&quot;:&quot;Brown&quot;,&quot;given&quot;:&quot;S.&quot;,&quot;parse-names&quot;:false,&quot;dropping-particle&quot;:&quot;&quot;,&quot;non-dropping-particle&quot;:&quot;&quot;},{&quot;family&quot;:&quot;Chandra&quot;,&quot;given&quot;:&quot;G.&quot;,&quot;parse-names&quot;:false,&quot;dropping-particle&quot;:&quot;&quot;,&quot;non-dropping-particle&quot;:&quot;&quot;},{&quot;family&quot;:&quot;Chen&quot;,&quot;given&quot;:&quot;C. W.&quot;,&quot;parse-names&quot;:false,&quot;dropping-particle&quot;:&quot;&quot;,&quot;non-dropping-particle&quot;:&quot;&quot;},{&quot;family&quot;:&quot;Collins&quot;,&quot;given&quot;:&quot;M.&quot;,&quot;parse-names&quot;:false,&quot;dropping-particle&quot;:&quot;&quot;,&quot;non-dropping-particle&quot;:&quot;&quot;},{&quot;family&quot;:&quot;Cronin&quot;,&quot;given&quot;:&quot;A.&quot;,&quot;parse-names&quot;:false,&quot;dropping-particle&quot;:&quot;&quot;,&quot;non-dropping-particle&quot;:&quot;&quot;},{&quot;family&quot;:&quot;Fraser&quot;,&quot;given&quot;:&quot;A.&quot;,&quot;parse-names&quot;:false,&quot;dropping-particle&quot;:&quot;&quot;,&quot;non-dropping-particle&quot;:&quot;&quot;},{&quot;family&quot;:&quot;Goble&quot;,&quot;given&quot;:&quot;A.&quot;,&quot;parse-names&quot;:false,&quot;dropping-particle&quot;:&quot;&quot;,&quot;non-dropping-particle&quot;:&quot;&quot;},{&quot;family&quot;:&quot;Hidalgo&quot;,&quot;given&quot;:&quot;J.&quot;,&quot;parse-names&quot;:false,&quot;dropping-particle&quot;:&quot;&quot;,&quot;non-dropping-particle&quot;:&quot;&quot;},{&quot;family&quot;:&quot;Hornsby&quot;,&quot;given&quot;:&quot;T.&quot;,&quot;parse-names&quot;:false,&quot;dropping-particle&quot;:&quot;&quot;,&quot;non-dropping-particle&quot;:&quot;&quot;},{&quot;family&quot;:&quot;Howarth&quot;,&quot;given&quot;:&quot;S.&quot;,&quot;parse-names&quot;:false,&quot;dropping-particle&quot;:&quot;&quot;,&quot;non-dropping-particle&quot;:&quot;&quot;},{&quot;family&quot;:&quot;Huang&quot;,&quot;given&quot;:&quot;C.-H.&quot;,&quot;parse-names&quot;:false,&quot;dropping-particle&quot;:&quot;&quot;,&quot;non-dropping-particle&quot;:&quot;&quot;},{&quot;family&quot;:&quot;Kieser&quot;,&quot;given&quot;:&quot;T.&quot;,&quot;parse-names&quot;:false,&quot;dropping-particle&quot;:&quot;&quot;,&quot;non-dropping-particle&quot;:&quot;&quot;},{&quot;family&quot;:&quot;Larke&quot;,&quot;given&quot;:&quot;L.&quot;,&quot;parse-names&quot;:false,&quot;dropping-particle&quot;:&quot;&quot;,&quot;non-dropping-particle&quot;:&quot;&quot;},{&quot;family&quot;:&quot;Murphy&quot;,&quot;given&quot;:&quot;L.&quot;,&quot;parse-names&quot;:false,&quot;dropping-particle&quot;:&quot;&quot;,&quot;non-dropping-particle&quot;:&quot;&quot;},{&quot;family&quot;:&quot;Oliver&quot;,&quot;given&quot;:&quot;K.&quot;,&quot;parse-names&quot;:false,&quot;dropping-particle&quot;:&quot;&quot;,&quot;non-dropping-particle&quot;:&quot;&quot;},{&quot;family&quot;:&quot;O'Neil&quot;,&quot;given&quot;:&quot;S.&quot;,&quot;parse-names&quot;:false,&quot;dropping-particle&quot;:&quot;&quot;,&quot;non-dropping-particle&quot;:&quot;&quot;},{&quot;family&quot;:&quot;Rabbinowitsch&quot;,&quot;given&quot;:&quot;E.&quot;,&quot;parse-names&quot;:false,&quot;dropping-particle&quot;:&quot;&quot;,&quot;non-dropping-particle&quot;:&quot;&quot;},{&quot;family&quot;:&quot;Rajandream&quot;,&quot;given&quot;:&quot;M.-A.&quot;,&quot;parse-names&quot;:false,&quot;dropping-particle&quot;:&quot;&quot;,&quot;non-dropping-particle&quot;:&quot;&quot;},{&quot;family&quot;:&quot;Rutherford&quot;,&quot;given&quot;:&quot;K.&quot;,&quot;parse-names&quot;:false,&quot;dropping-particle&quot;:&quot;&quot;,&quot;non-dropping-particle&quot;:&quot;&quot;},{&quot;family&quot;:&quot;Rutter&quot;,&quot;given&quot;:&quot;S.&quot;,&quot;parse-names&quot;:false,&quot;dropping-particle&quot;:&quot;&quot;,&quot;non-dropping-particle&quot;:&quot;&quot;},{&quot;family&quot;:&quot;Seeger&quot;,&quot;given&quot;:&quot;K.&quot;,&quot;parse-names&quot;:false,&quot;dropping-particle&quot;:&quot;&quot;,&quot;non-dropping-particle&quot;:&quot;&quot;},{&quot;family&quot;:&quot;Saunders&quot;,&quot;given&quot;:&quot;D.&quot;,&quot;parse-names&quot;:false,&quot;dropping-particle&quot;:&quot;&quot;,&quot;non-dropping-particle&quot;:&quot;&quot;},{&quot;family&quot;:&quot;Sharp&quot;,&quot;given&quot;:&quot;S.&quot;,&quot;parse-names&quot;:false,&quot;dropping-particle&quot;:&quot;&quot;,&quot;non-dropping-particle&quot;:&quot;&quot;},{&quot;family&quot;:&quot;Squares&quot;,&quot;given&quot;:&quot;R.&quot;,&quot;parse-names&quot;:false,&quot;dropping-particle&quot;:&quot;&quot;,&quot;non-dropping-particle&quot;:&quot;&quot;},{&quot;family&quot;:&quot;Squares&quot;,&quot;given&quot;:&quot;S.&quot;,&quot;parse-names&quot;:false,&quot;dropping-particle&quot;:&quot;&quot;,&quot;non-dropping-particle&quot;:&quot;&quot;},{&quot;family&quot;:&quot;Taylor&quot;,&quot;given&quot;:&quot;K.&quot;,&quot;parse-names&quot;:false,&quot;dropping-particle&quot;:&quot;&quot;,&quot;non-dropping-particle&quot;:&quot;&quot;},{&quot;family&quot;:&quot;Warren&quot;,&quot;given&quot;:&quot;T.&quot;,&quot;parse-names&quot;:false,&quot;dropping-particle&quot;:&quot;&quot;,&quot;non-dropping-particle&quot;:&quot;&quot;},{&quot;family&quot;:&quot;Wietzorrek&quot;,&quot;given&quot;:&quot;A.&quot;,&quot;parse-names&quot;:false,&quot;dropping-particle&quot;:&quot;&quot;,&quot;non-dropping-particle&quot;:&quot;&quot;},{&quot;family&quot;:&quot;Woodward&quot;,&quot;given&quot;:&quot;J.&quot;,&quot;parse-names&quot;:false,&quot;dropping-particle&quot;:&quot;&quot;,&quot;non-dropping-particle&quot;:&quot;&quot;},{&quot;family&quot;:&quot;Barrell&quot;,&quot;given&quot;:&quot;B. G.&quot;,&quot;parse-names&quot;:false,&quot;dropping-particle&quot;:&quot;&quot;,&quot;non-dropping-particle&quot;:&quot;&quot;},{&quot;family&quot;:&quot;Parkhill&quot;,&quot;given&quot;:&quot;J.&quot;,&quot;parse-names&quot;:false,&quot;dropping-particle&quot;:&quot;&quot;,&quot;non-dropping-particle&quot;:&quot;&quot;},{&quot;family&quot;:&quot;Hopwood&quot;,&quot;given&quot;:&quot;D. A.&quot;,&quot;parse-names&quot;:false,&quot;dropping-particle&quot;:&quot;&quot;,&quot;non-dropping-particle&quot;:&quot;&quot;}],&quot;container-title&quot;:&quot;Nature&quot;,&quot;container-title-short&quot;:&quot;Nature&quot;,&quot;DOI&quot;:&quot;10.1038/417141a&quot;,&quot;ISSN&quot;:&quot;0028-0836&quot;,&quot;URL&quot;:&quot;https://www.nature.com/articles/417141a&quot;,&quot;issued&quot;:{&quot;date-parts&quot;:[[2002,5]]},&quot;page&quot;:&quot;141-147&quot;,&quot;issue&quot;:&quot;6885&quot;,&quot;volume&quot;:&quot;417&quot;},&quot;isTemporary&quot;:false},{&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citationID&quot;:&quot;MENDELEY_CITATION_dd81d22e-0433-45e5-ad1d-10c3d34f05a1&quot;,&quot;properties&quot;:{&quot;noteIndex&quot;:0},&quot;isEdited&quot;:false,&quot;manualOverride&quot;:{&quot;isManuallyOverridden&quot;:false,&quot;citeprocText&quot;:&quot;[11], [12]&quot;,&quot;manualOverrideText&quot;:&quot;&quot;},&quot;citationTag&quot;:&quot;MENDELEY_CITATION_v3_eyJjaXRhdGlvbklEIjoiTUVOREVMRVlfQ0lUQVRJT05fZGQ4MWQyMmUtMDQzMy00NWU1LWFkMWQtMTBjM2QzNGYwNWExIiwicHJvcGVydGllcyI6eyJub3RlSW5kZXgiOjB9LCJpc0VkaXRlZCI6ZmFsc2UsIm1hbnVhbE92ZXJyaWRlIjp7ImlzTWFudWFsbHlPdmVycmlkZGVuIjpmYWxzZSwiY2l0ZXByb2NUZXh0IjoiWzExXSwgWzEy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&quot;,&quot;citationItems&quot;:[{&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id&quot;:&quot;410f8c7b-43e8-30ef-b993-1376b33d4cb5&quot;,&quot;itemData&quot;:{&quot;type&quot;:&quot;article-journal&quot;,&quot;id&quot;:&quot;410f8c7b-43e8-30ef-b993-1376b33d4cb5&quot;,&quot;title&quot;:&quot;Production of actinorhodin-related \&quot;blue pigments\&quot; by Streptomyces coelicolor A3(2)&quot;,&quot;author&quot;:[{&quot;family&quot;:&quot;Bystrykh&quot;,&quot;given&quot;:&quot;L&quot;,&quot;parse-names&quot;:false,&quot;dropping-particle&quot;:&quot;V&quot;,&quot;non-dropping-particle&quot;:&quot;&quot;},{&quot;family&quot;:&quot;Fernández-Moreno&quot;,&quot;given&quot;:&quot;M A&quot;,&quot;parse-names&quot;:false,&quot;dropping-particle&quot;:&quot;&quot;,&quot;non-dropping-particle&quot;:&quot;&quot;},{&quot;family&quot;:&quot;Herrema&quot;,&quot;given&quot;:&quot;J K&quot;,&quot;parse-names&quot;:false,&quot;dropping-particle&quot;:&quot;&quot;,&quot;non-dropping-particle&quot;:&quot;&quot;},{&quot;family&quot;:&quot;Malpartida&quot;,&quot;given&quot;:&quot;F&quot;,&quot;parse-names&quot;:false,&quot;dropping-particle&quot;:&quot;&quot;,&quot;non-dropping-particle&quot;:&quot;&quot;},{&quot;family&quot;:&quot;Hopwood&quot;,&quot;given&quot;:&quot;D A&quot;,&quot;parse-names&quot;:false,&quot;dropping-particle&quot;:&quot;&quot;,&quot;non-dropping-particle&quot;:&quot;&quot;},{&quot;family&quot;:&quot;Dijkhuizen&quot;,&quot;given&quot;:&quot;L&quot;,&quot;parse-names&quot;:false,&quot;dropping-particle&quot;:&quot;&quot;,&quot;non-dropping-particle&quot;:&quot;&quot;}],&quot;container-title&quot;:&quot;Journal of Bacteriology&quot;,&quot;container-title-short&quot;:&quot;J Bacteriol&quot;,&quot;DOI&quot;:&quot;10.1128/jb.178.8.2238-2244.1996&quot;,&quot;ISSN&quot;:&quot;0021-9193&quot;,&quot;URL&quot;:&quot;https://journals.asm.org/doi/10.1128/jb.178.8.2238-2244.1996&quot;,&quot;issued&quot;:{&quot;date-parts&quot;:[[1996,4]]},&quot;page&quot;:&quot;2238-2244&quot;,&quot;abstract&quot;:&quot;The genetically well-known strain Streptomyces coelicolor A3(2) produces the pH indicator (red/blue) antibiotic actinorhodin, but not all the \&quot;blue pigment\&quot; produced by this strain is actinorhodin. When the organism was subjected to various nutrient limitations (ammonium, nitrate, phosphate, or trace elements), and also during growth cessation caused by a relatively low medium pH, blue pigment production was initiated but the pigment and its location varied. At pH 4.5 to 5.5, significant formation of actinorhodin occurred and was located exclusively intracellularly. At pH 6.0 to 7.5 a different blue pigment was produced intracellularly as well as extracellularly. It was purified and identified as gamma-actinorhodin (the lactone form of actinorhodin). Analysis of act mutants of S. coelicolor A3(2) confirmed that both pigments are derived from the act biosynthetic pathway. Mutants with lesions in actII-ORF2, actII-ORF3, or actVA-ORF1, previously implicated or suggested to be involved in actinorhodin export, were impaired in production of gamma-actinorhodin, suggesting that synthesis of gamma-actinorhodin from actinorhodin is coupled to its export from the cell. However, effects on the level of actinorhodin production were also found in some mutants.&quot;,&quot;issue&quot;:&quot;8&quot;,&quot;volume&quot;:&quot;178&quot;},&quot;isTemporary&quot;:false}]},{&quot;citationID&quot;:&quot;MENDELEY_CITATION_afd7e309-62bb-4de9-9f22-8a10754c3ecd&quot;,&quot;properties&quot;:{&quot;noteIndex&quot;:0},&quot;isEdited&quot;:false,&quot;manualOverride&quot;:{&quot;isManuallyOverridden&quot;:false,&quot;citeprocText&quot;:&quot;[11]&quot;,&quot;manualOverrideText&quot;:&quot;&quot;},&quot;citationTag&quot;:&quot;MENDELEY_CITATION_v3_eyJjaXRhdGlvbklEIjoiTUVOREVMRVlfQ0lUQVRJT05fYWZkN2UzMDktNjJiYi00ZGU5LTlmMjItOGExMDc1NGMzZWNk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quot;,&quot;citationItems&quot;:[{&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citationID&quot;:&quot;MENDELEY_CITATION_d6635e07-ac25-4b6a-878b-5490b4333677&quot;,&quot;properties&quot;:{&quot;noteIndex&quot;:0},&quot;isEdited&quot;:false,&quot;manualOverride&quot;:{&quot;isManuallyOverridden&quot;:false,&quot;citeprocText&quot;:&quot;[11]&quot;,&quot;manualOverrideText&quot;:&quot;&quot;},&quot;citationTag&quot;:&quot;MENDELEY_CITATION_v3_eyJjaXRhdGlvbklEIjoiTUVOREVMRVlfQ0lUQVRJT05fZDY2MzVlMDctYWMyNS00YjZhLTg3OGItNTQ5MGI0MzMzNjc3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quot;,&quot;citationItems&quot;:[{&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citationID&quot;:&quot;MENDELEY_CITATION_cfa12948-c532-469d-8d3a-2c3db5ba0434&quot;,&quot;properties&quot;:{&quot;noteIndex&quot;:0},&quot;isEdited&quot;:false,&quot;manualOverride&quot;:{&quot;isManuallyOverridden&quot;:false,&quot;citeprocText&quot;:&quot;[13]&quot;,&quot;manualOverrideText&quot;:&quot;&quot;},&quot;citationTag&quot;:&quot;MENDELEY_CITATION_v3_eyJjaXRhdGlvbklEIjoiTUVOREVMRVlfQ0lUQVRJT05fY2ZhMTI5NDgtYzUzMi00NjlkLThkM2EtMmMzZGI1YmEwNDM0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quot;,&quot;citationItems&quot;:[{&quot;id&quot;:&quot;3d7528b0-2f7b-3063-ba82-fb130012af5a&quot;,&quot;itemData&quot;:{&quot;type&quot;:&quot;article-journal&quot;,&quot;id&quot;:&quot;3d7528b0-2f7b-3063-ba82-fb130012af5a&quot;,&quot;title&quot;:&quot;Connecting Metabolic Pathways: Sigma Factors in Streptomyces spp.&quot;,&quot;author&quot;:[{&quot;family&quot;:&quot;Sun&quot;,&quot;given&quot;:&quot;Di&quot;,&quot;parse-names&quot;:false,&quot;dropping-particle&quot;:&quot;&quot;,&quot;non-dropping-particle&quot;:&quot;&quot;},{&quot;family&quot;:&quot;Liu&quot;,&quot;given&quot;:&quot;Cong&quot;,&quot;parse-names&quot;:false,&quot;dropping-particle&quot;:&quot;&quot;,&quot;non-dropping-particle&quot;:&quot;&quot;},{&quot;family&quot;:&quot;Zhu&quot;,&quot;given&quot;:&quot;Jingrong&quot;,&quot;parse-names&quot;:false,&quot;dropping-particle&quot;:&quot;&quot;,&quot;non-dropping-particle&quot;:&quot;&quot;},{&quot;family&quot;:&quot;Liu&quot;,&quot;given&quot;:&quot;Weijie&quot;,&quot;parse-names&quot;:false,&quot;dropping-particle&quot;:&quot;&quot;,&quot;non-dropping-particle&quot;:&quot;&quot;}],&quot;container-title&quot;:&quot;Frontiers in Microbiology&quot;,&quot;container-title-short&quot;:&quot;Front Microbiol&quot;,&quot;DOI&quot;:&quot;10.3389/fmicb.2017.02546&quot;,&quot;ISSN&quot;:&quot;1664-302X&quot;,&quot;URL&quot;:&quot;http://journal.frontiersin.org/article/10.3389/fmicb.2017.02546/full&quot;,&quot;issued&quot;:{&quot;date-parts&quot;:[[2017,12,19]]},&quot;volume&quot;:&quot;8&quot;},&quot;isTemporary&quot;:false}]},{&quot;citationID&quot;:&quot;MENDELEY_CITATION_7164030b-e4b1-4e2b-81a2-c4e19cfadf3f&quot;,&quot;properties&quot;:{&quot;noteIndex&quot;:0},&quot;isEdited&quot;:false,&quot;manualOverride&quot;:{&quot;isManuallyOverridden&quot;:false,&quot;citeprocText&quot;:&quot;[13]&quot;,&quot;manualOverrideText&quot;:&quot;&quot;},&quot;citationTag&quot;:&quot;MENDELEY_CITATION_v3_eyJjaXRhdGlvbklEIjoiTUVOREVMRVlfQ0lUQVRJT05fNzE2NDAzMGItZTRiMS00ZTJiLTgxYTItYzRlMTljZmFkZjNm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quot;,&quot;citationItems&quot;:[{&quot;id&quot;:&quot;3d7528b0-2f7b-3063-ba82-fb130012af5a&quot;,&quot;itemData&quot;:{&quot;type&quot;:&quot;article-journal&quot;,&quot;id&quot;:&quot;3d7528b0-2f7b-3063-ba82-fb130012af5a&quot;,&quot;title&quot;:&quot;Connecting Metabolic Pathways: Sigma Factors in Streptomyces spp.&quot;,&quot;author&quot;:[{&quot;family&quot;:&quot;Sun&quot;,&quot;given&quot;:&quot;Di&quot;,&quot;parse-names&quot;:false,&quot;dropping-particle&quot;:&quot;&quot;,&quot;non-dropping-particle&quot;:&quot;&quot;},{&quot;family&quot;:&quot;Liu&quot;,&quot;given&quot;:&quot;Cong&quot;,&quot;parse-names&quot;:false,&quot;dropping-particle&quot;:&quot;&quot;,&quot;non-dropping-particle&quot;:&quot;&quot;},{&quot;family&quot;:&quot;Zhu&quot;,&quot;given&quot;:&quot;Jingrong&quot;,&quot;parse-names&quot;:false,&quot;dropping-particle&quot;:&quot;&quot;,&quot;non-dropping-particle&quot;:&quot;&quot;},{&quot;family&quot;:&quot;Liu&quot;,&quot;given&quot;:&quot;Weijie&quot;,&quot;parse-names&quot;:false,&quot;dropping-particle&quot;:&quot;&quot;,&quot;non-dropping-particle&quot;:&quot;&quot;}],&quot;container-title&quot;:&quot;Frontiers in Microbiology&quot;,&quot;container-title-short&quot;:&quot;Front Microbiol&quot;,&quot;DOI&quot;:&quot;10.3389/fmicb.2017.02546&quot;,&quot;ISSN&quot;:&quot;1664-302X&quot;,&quot;URL&quot;:&quot;http://journal.frontiersin.org/article/10.3389/fmicb.2017.02546/full&quot;,&quot;issued&quot;:{&quot;date-parts&quot;:[[2017,12,19]]},&quot;volume&quot;:&quot;8&quot;},&quot;isTemporary&quot;:false}]},{&quot;citationID&quot;:&quot;MENDELEY_CITATION_00d66082-d193-4a02-b841-fe747ac666c0&quot;,&quot;properties&quot;:{&quot;noteIndex&quot;:0},&quot;isEdited&quot;:false,&quot;manualOverride&quot;:{&quot;isManuallyOverridden&quot;:false,&quot;citeprocText&quot;:&quot;[13]&quot;,&quot;manualOverrideText&quot;:&quot;&quot;},&quot;citationTag&quot;:&quot;MENDELEY_CITATION_v3_eyJjaXRhdGlvbklEIjoiTUVOREVMRVlfQ0lUQVRJT05fMDBkNjYwODItZDE5My00YTAyLWI4NDEtZmU3NDdhYzY2NmMw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quot;,&quot;citationItems&quot;:[{&quot;id&quot;:&quot;3d7528b0-2f7b-3063-ba82-fb130012af5a&quot;,&quot;itemData&quot;:{&quot;type&quot;:&quot;article-journal&quot;,&quot;id&quot;:&quot;3d7528b0-2f7b-3063-ba82-fb130012af5a&quot;,&quot;title&quot;:&quot;Connecting Metabolic Pathways: Sigma Factors in Streptomyces spp.&quot;,&quot;author&quot;:[{&quot;family&quot;:&quot;Sun&quot;,&quot;given&quot;:&quot;Di&quot;,&quot;parse-names&quot;:false,&quot;dropping-particle&quot;:&quot;&quot;,&quot;non-dropping-particle&quot;:&quot;&quot;},{&quot;family&quot;:&quot;Liu&quot;,&quot;given&quot;:&quot;Cong&quot;,&quot;parse-names&quot;:false,&quot;dropping-particle&quot;:&quot;&quot;,&quot;non-dropping-particle&quot;:&quot;&quot;},{&quot;family&quot;:&quot;Zhu&quot;,&quot;given&quot;:&quot;Jingrong&quot;,&quot;parse-names&quot;:false,&quot;dropping-particle&quot;:&quot;&quot;,&quot;non-dropping-particle&quot;:&quot;&quot;},{&quot;family&quot;:&quot;Liu&quot;,&quot;given&quot;:&quot;Weijie&quot;,&quot;parse-names&quot;:false,&quot;dropping-particle&quot;:&quot;&quot;,&quot;non-dropping-particle&quot;:&quot;&quot;}],&quot;container-title&quot;:&quot;Frontiers in Microbiology&quot;,&quot;container-title-short&quot;:&quot;Front Microbiol&quot;,&quot;DOI&quot;:&quot;10.3389/fmicb.2017.02546&quot;,&quot;ISSN&quot;:&quot;1664-302X&quot;,&quot;URL&quot;:&quot;http://journal.frontiersin.org/article/10.3389/fmicb.2017.02546/full&quot;,&quot;issued&quot;:{&quot;date-parts&quot;:[[2017,12,19]]},&quot;volume&quot;:&quot;8&quot;},&quot;isTemporary&quot;:false}]},{&quot;citationID&quot;:&quot;MENDELEY_CITATION_a6d84e9c-3624-4cb8-9417-c66e30274c2e&quot;,&quot;properties&quot;:{&quot;noteIndex&quot;:0},&quot;isEdited&quot;:false,&quot;manualOverride&quot;:{&quot;isManuallyOverridden&quot;:false,&quot;citeprocText&quot;:&quot;[14]&quot;,&quot;manualOverrideText&quot;:&quot;&quot;},&quot;citationTag&quot;:&quot;MENDELEY_CITATION_v3_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&quot;,&quot;citationItems&quot;:[{&quot;id&quot;:&quot;dc9039a4-0e0f-376e-8e8c-da138288cf15&quot;,&quot;itemData&quot;:{&quot;type&quot;:&quot;article-journal&quot;,&quot;id&quot;:&quot;dc9039a4-0e0f-376e-8e8c-da138288cf15&quot;,&quot;title&quot;:&quot;A master regulator σ B governs osmotic and oxidative response as well as differentiation via a network of sigma factors in Streptomyces coelicolor&quot;,&quot;author&quot;:[{&quot;family&quot;:&quot;Lee&quot;,&quot;given&quot;:&quot;Eun‐Jin&quot;,&quot;parse-names&quot;:false,&quot;dropping-particle&quot;:&quot;&quot;,&quot;non-dropping-particle&quot;:&quot;&quot;},{&quot;family&quot;:&quot;Karoonuthaisiri&quot;,&quot;given&quot;:&quot;Nitsara&quot;,&quot;parse-names&quot;:false,&quot;dropping-particle&quot;:&quot;&quot;,&quot;non-dropping-particle&quot;:&quot;&quot;},{&quot;family&quot;:&quot;Kim&quot;,&quot;given&quot;:&quot;Hyo‐Sub&quot;,&quot;parse-names&quot;:false,&quot;dropping-particle&quot;:&quot;&quot;,&quot;non-dropping-particle&quot;:&quot;&quot;},{&quot;family&quot;:&quot;Park&quot;,&quot;given&quot;:&quot;Joo‐Hong&quot;,&quot;parse-names&quot;:false,&quot;dropping-particle&quot;:&quot;&quot;,&quot;non-dropping-particle&quot;:&quot;&quot;},{&quot;family&quot;:&quot;Cha&quot;,&quot;given&quot;:&quot;Chang‐Jun&quot;,&quot;parse-names&quot;:false,&quot;dropping-particle&quot;:&quot;&quot;,&quot;non-dropping-particle&quot;:&quot;&quot;},{&quot;family&quot;:&quot;Kao&quot;,&quot;given&quot;:&quot;Camilla M.&quot;,&quot;parse-names&quot;:false,&quot;dropping-particle&quot;:&quot;&quot;,&quot;non-dropping-particle&quot;:&quot;&quot;},{&quot;family&quot;:&quot;Roe&quot;,&quot;given&quot;:&quot;Jung‐Hye&quot;,&quot;parse-names&quot;:false,&quot;dropping-particle&quot;:&quot;&quot;,&quot;non-dropping-particle&quot;:&quot;&quot;}],&quot;container-title&quot;:&quot;Molecular Microbiology&quot;,&quot;container-title-short&quot;:&quot;Mol Microbiol&quot;,&quot;DOI&quot;:&quot;10.1111/j.1365-2958.2005.04761.x&quot;,&quot;ISSN&quot;:&quot;0950-382X&quot;,&quot;URL&quot;:&quot;https://onlinelibrary.wiley.com/doi/10.1111/j.1365-2958.2005.04761.x&quot;,&quot;issued&quot;:{&quot;date-parts&quot;:[[2005,9,22]]},&quot;page&quot;:&quot;1252-1264&quot;,&quot;abstract&quot;:&quot;The differentiating bacterium Streptomyces coelicolor harbours some 66 sigma factors, which support its complex life cycle. σ B , a functional homologue of σ S from Escherichia coli , controls both osmoprotection and differentiation in S. coelicolor A3(2). Microarray analysis revealed σ B ‐dependent induction of more than 280 genes by 0.2 M KCl. These genes encode several sigma factors, oxidative defence proteins, chaperones, systems to provide osmolytes, cysteine, mycothiol, and gas vesicle. σ B controlled induction of itself and its two paralogues (σ L and σ M ) in a hierarchical order of σ B →σ L →σ M , as revealed by S1 mapping and Western blot analyses. The phenotype of each sigma mutant suggested a sequential action in morphological differentiation; σ B in forming aerial mycelium, σ L in forming spores and σ M for efficient sporulation. σ B was also responsible for the increase in cysteine and mycothiol, the major thiol buffer in actinomycetes, upon osmotic shock, revealing an overlap between protections against osmotic and oxidative stresses. Proteins in sigB mutant were more oxidized (carbonylated) than the wild type. These results support a hypothesis that σ B serves as a master regulator that triggers other related sigma factors in a cascade, and thus regulates differentiation and osmotic and oxidative response in S. coelicolor .&quot;,&quot;issue&quot;:&quot;5&quot;,&quot;volume&quot;:&quot;57&quot;},&quot;isTemporary&quot;:false}]},{&quot;citationID&quot;:&quot;MENDELEY_CITATION_37a817b5-9711-4eb8-80cd-0744c1e1686f&quot;,&quot;properties&quot;:{&quot;noteIndex&quot;:0},&quot;isEdited&quot;:false,&quot;manualOverride&quot;:{&quot;isManuallyOverridden&quot;:false,&quot;citeprocText&quot;:&quot;[15]&quot;,&quot;manualOverrideText&quot;:&quot;&quot;},&quot;citationTag&quot;:&quot;MENDELEY_CITATION_v3_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&quot;,&quot;citationItems&quot;:[{&quot;id&quot;:&quot;e35c95d2-070b-3390-966c-3e3899508589&quot;,&quot;itemData&quot;:{&quot;type&quot;:&quot;article-journal&quot;,&quot;id&quot;:&quot;e35c95d2-070b-3390-966c-3e3899508589&quot;,&quot;title&quot;:&quot;An overview on transcriptional regulators in Streptomyces&quot;,&quot;author&quot;:[{&quot;family&quot;:&quot;Romero-Rodríguez&quot;,&quot;given&quot;:&quot;Alba&quot;,&quot;parse-names&quot;:false,&quot;dropping-particle&quot;:&quot;&quot;,&quot;non-dropping-particle&quot;:&quot;&quot;},{&quot;family&quot;:&quot;Robledo-Casados&quot;,&quot;given&quot;:&quot;Ivonne&quot;,&quot;parse-names&quot;:false,&quot;dropping-particle&quot;:&quot;&quot;,&quot;non-dropping-particle&quot;:&quot;&quot;},{&quot;family&quot;:&quot;Sánchez&quot;,&quot;given&quot;:&quot;Sergio&quot;,&quot;parse-names&quot;:false,&quot;dropping-particle&quot;:&quot;&quot;,&quot;non-dropping-particle&quot;:&quot;&quot;}],&quot;container-title&quot;:&quot;Biochimica et Biophysica Acta (BBA) - Gene Regulatory Mechanisms&quot;,&quot;DOI&quot;:&quot;10.1016/j.bbagrm.2015.06.007&quot;,&quot;ISSN&quot;:&quot;18749399&quot;,&quot;URL&quot;:&quot;https://linkinghub.elsevier.com/retrieve/pii/S1874939915001303&quot;,&quot;issued&quot;:{&quot;date-parts&quot;:[[2015,8]]},&quot;page&quot;:&quot;1017-1039&quot;,&quot;issue&quot;:&quot;8&quot;,&quot;volume&quot;:&quot;1849&quot;,&quot;container-title-short&quot;:&quot;&quot;},&quot;isTemporary&quot;:false}]},{&quot;citationID&quot;:&quot;MENDELEY_CITATION_5f8a5c5e-1708-4a0c-80ab-65755b911542&quot;,&quot;properties&quot;:{&quot;noteIndex&quot;:0},&quot;isEdited&quot;:false,&quot;manualOverride&quot;:{&quot;isManuallyOverridden&quot;:false,&quot;citeprocText&quot;:&quot;[15]&quot;,&quot;manualOverrideText&quot;:&quot;&quot;},&quot;citationTag&quot;:&quot;MENDELEY_CITATION_v3_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&quot;,&quot;citationItems&quot;:[{&quot;id&quot;:&quot;e35c95d2-070b-3390-966c-3e3899508589&quot;,&quot;itemData&quot;:{&quot;type&quot;:&quot;article-journal&quot;,&quot;id&quot;:&quot;e35c95d2-070b-3390-966c-3e3899508589&quot;,&quot;title&quot;:&quot;An overview on transcriptional regulators in Streptomyces&quot;,&quot;author&quot;:[{&quot;family&quot;:&quot;Romero-Rodríguez&quot;,&quot;given&quot;:&quot;Alba&quot;,&quot;parse-names&quot;:false,&quot;dropping-particle&quot;:&quot;&quot;,&quot;non-dropping-particle&quot;:&quot;&quot;},{&quot;family&quot;:&quot;Robledo-Casados&quot;,&quot;given&quot;:&quot;Ivonne&quot;,&quot;parse-names&quot;:false,&quot;dropping-particle&quot;:&quot;&quot;,&quot;non-dropping-particle&quot;:&quot;&quot;},{&quot;family&quot;:&quot;Sánchez&quot;,&quot;given&quot;:&quot;Sergio&quot;,&quot;parse-names&quot;:false,&quot;dropping-particle&quot;:&quot;&quot;,&quot;non-dropping-particle&quot;:&quot;&quot;}],&quot;container-title&quot;:&quot;Biochimica et Biophysica Acta (BBA) - Gene Regulatory Mechanisms&quot;,&quot;DOI&quot;:&quot;10.1016/j.bbagrm.2015.06.007&quot;,&quot;ISSN&quot;:&quot;18749399&quot;,&quot;URL&quot;:&quot;https://linkinghub.elsevier.com/retrieve/pii/S1874939915001303&quot;,&quot;issued&quot;:{&quot;date-parts&quot;:[[2015,8]]},&quot;page&quot;:&quot;1017-1039&quot;,&quot;issue&quot;:&quot;8&quot;,&quot;volume&quot;:&quot;1849&quot;,&quot;container-title-short&quot;:&quot;&quot;},&quot;isTemporary&quot;:false}]},{&quot;citationID&quot;:&quot;MENDELEY_CITATION_a1bbc2b0-c16d-4080-be01-6923defb8225&quot;,&quot;properties&quot;:{&quot;noteIndex&quot;:0},&quot;isEdited&quot;:false,&quot;manualOverride&quot;:{&quot;isManuallyOverridden&quot;:false,&quot;citeprocText&quot;:&quot;[16]&quot;,&quot;manualOverrideText&quot;:&quot;&quot;},&quot;citationTag&quot;:&quot;MENDELEY_CITATION_v3_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&quot;,&quot;citationItems&quot;:[{&quot;id&quot;:&quot;8038e739-5fac-3248-a74a-31be2e7935cc&quot;,&quot;itemData&quot;:{&quot;type&quot;:&quot;article-journal&quot;,&quot;id&quot;:&quot;8038e739-5fac-3248-a74a-31be2e7935cc&quot;,&quot;title&quot;:&quot;Compaction and control—the role of chromosome-organizing proteins in Streptomyces&quot;,&quot;author&quot;:[{&quot;family&quot;:&quot;Szafran&quot;,&quot;given&quot;:&quot;Marcin J&quot;,&quot;parse-names&quot;:false,&quot;dropping-particle&quot;:&quot;&quot;,&quot;non-dropping-particle&quot;:&quot;&quot;},{&quot;family&quot;:&quot;Jakimowicz&quot;,&quot;given&quot;:&quot;Dagmara&quot;,&quot;parse-names&quot;:false,&quot;dropping-particle&quot;:&quot;&quot;,&quot;non-dropping-particle&quot;:&quot;&quot;},{&quot;family&quot;:&quot;Elliot&quot;,&quot;given&quot;:&quot;Marie A&quot;,&quot;parse-names&quot;:false,&quot;dropping-particle&quot;:&quot;&quot;,&quot;non-dropping-particle&quot;:&quot;&quot;}],&quot;container-title&quot;:&quot;FEMS Microbiology Reviews&quot;,&quot;container-title-short&quot;:&quot;FEMS Microbiol Rev&quot;,&quot;DOI&quot;:&quot;10.1093/femsre/fuaa028&quot;,&quot;ISSN&quot;:&quot;1574-6976&quot;,&quot;URL&quot;:&quot;https://academic.oup.com/femsre/article/44/6/725/5870660&quot;,&quot;issued&quot;:{&quot;date-parts&quot;:[[2020,11,24]]},&quot;page&quot;:&quot;725-739&quot;,&quot;abstract&quot;:&quot;Chromosomes are dynamic entities, whose organization and structure depend on the concerted activity of DNA-binding proteins and DNA-processing enzymes. In bacteria, chromosome replication, segregation, compaction and transcription are all occurring simultaneously, and to ensure that these processes are appropriately coordinated, all bacteria employ a mix of well-conserved and species-specific proteins. Unusually, Streptomyces bacteria have large, linear chromosomes and life cycle stages that include multigenomic filamentous hyphae and unigenomic spores. Moreover, their prolific secondary metabolism yields a wealth of bioactive natural products. These different life cycle stages are associated with profound changes in nucleoid structure and chromosome compaction, and require distinct repertoires of architectural—and regulatory—proteins. To date, chromosome organization is best understood during Streptomyces sporulation, when chromosome segregation and condensation are most evident, and these processes are coordinated with synchronous rounds of cell division. Advances are, however, now being made in understanding how chromosome organization is achieved in multigenomic hyphal compartments, in defining the functional and regulatory interplay between different architectural elements, and in appreciating the transcriptional control exerted by these ‘structural’ proteins.&quot;,&quot;issue&quot;:&quot;6&quot;,&quot;volume&quot;:&quot;44&quot;},&quot;isTemporary&quot;:false}]},{&quot;citationID&quot;:&quot;MENDELEY_CITATION_dab912a1-6729-4853-a2e3-d31bc12a759f&quot;,&quot;properties&quot;:{&quot;noteIndex&quot;:0},&quot;isEdited&quot;:false,&quot;manualOverride&quot;:{&quot;isManuallyOverridden&quot;:false,&quot;citeprocText&quot;:&quot;[16]&quot;,&quot;manualOverrideText&quot;:&quot;&quot;},&quot;citationTag&quot;:&quot;MENDELEY_CITATION_v3_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&quot;,&quot;citationItems&quot;:[{&quot;id&quot;:&quot;8038e739-5fac-3248-a74a-31be2e7935cc&quot;,&quot;itemData&quot;:{&quot;type&quot;:&quot;article-journal&quot;,&quot;id&quot;:&quot;8038e739-5fac-3248-a74a-31be2e7935cc&quot;,&quot;title&quot;:&quot;Compaction and control—the role of chromosome-organizing proteins in Streptomyces&quot;,&quot;author&quot;:[{&quot;family&quot;:&quot;Szafran&quot;,&quot;given&quot;:&quot;Marcin J&quot;,&quot;parse-names&quot;:false,&quot;dropping-particle&quot;:&quot;&quot;,&quot;non-dropping-particle&quot;:&quot;&quot;},{&quot;family&quot;:&quot;Jakimowicz&quot;,&quot;given&quot;:&quot;Dagmara&quot;,&quot;parse-names&quot;:false,&quot;dropping-particle&quot;:&quot;&quot;,&quot;non-dropping-particle&quot;:&quot;&quot;},{&quot;family&quot;:&quot;Elliot&quot;,&quot;given&quot;:&quot;Marie A&quot;,&quot;parse-names&quot;:false,&quot;dropping-particle&quot;:&quot;&quot;,&quot;non-dropping-particle&quot;:&quot;&quot;}],&quot;container-title&quot;:&quot;FEMS Microbiology Reviews&quot;,&quot;container-title-short&quot;:&quot;FEMS Microbiol Rev&quot;,&quot;DOI&quot;:&quot;10.1093/femsre/fuaa028&quot;,&quot;ISSN&quot;:&quot;1574-6976&quot;,&quot;URL&quot;:&quot;https://academic.oup.com/femsre/article/44/6/725/5870660&quot;,&quot;issued&quot;:{&quot;date-parts&quot;:[[2020,11,24]]},&quot;page&quot;:&quot;725-739&quot;,&quot;abstract&quot;:&quot;Chromosomes are dynamic entities, whose organization and structure depend on the concerted activity of DNA-binding proteins and DNA-processing enzymes. In bacteria, chromosome replication, segregation, compaction and transcription are all occurring simultaneously, and to ensure that these processes are appropriately coordinated, all bacteria employ a mix of well-conserved and species-specific proteins. Unusually, Streptomyces bacteria have large, linear chromosomes and life cycle stages that include multigenomic filamentous hyphae and unigenomic spores. Moreover, their prolific secondary metabolism yields a wealth of bioactive natural products. These different life cycle stages are associated with profound changes in nucleoid structure and chromosome compaction, and require distinct repertoires of architectural—and regulatory—proteins. To date, chromosome organization is best understood during Streptomyces sporulation, when chromosome segregation and condensation are most evident, and these processes are coordinated with synchronous rounds of cell division. Advances are, however, now being made in understanding how chromosome organization is achieved in multigenomic hyphal compartments, in defining the functional and regulatory interplay between different architectural elements, and in appreciating the transcriptional control exerted by these ‘structural’ proteins.&quot;,&quot;issue&quot;:&quot;6&quot;,&quot;volume&quot;:&quot;44&quot;},&quot;isTemporary&quot;:false}]},{&quot;citationID&quot;:&quot;MENDELEY_CITATION_ec1bebc7-fb4b-42aa-9e46-a4dfdcc885cd&quot;,&quot;properties&quot;:{&quot;noteIndex&quot;:0},&quot;isEdited&quot;:false,&quot;manualOverride&quot;:{&quot;isManuallyOverridden&quot;:false,&quot;citeprocText&quot;:&quot;[17]&quot;,&quot;manualOverrideText&quot;:&quot;&quot;},&quot;citationTag&quot;:&quot;MENDELEY_CITATION_v3_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&quot;,&quot;citationItems&quot;:[{&quot;id&quot;:&quot;dfe8ea52-d1ae-3e58-b589-64c9f03e4242&quot;,&quot;itemData&quot;:{&quot;type&quot;:&quot;article-journal&quot;,&quot;id&quot;:&quot;dfe8ea52-d1ae-3e58-b589-64c9f03e4242&quot;,&quot;title&quot;:&quot;The role of two major nucleoid-associated proteins in Streptomyces, HupA and HupS, in stress survival and gene expression regulation&quot;,&quot;author&quot;:[{&quot;family&quot;:&quot;Strzałka&quot;,&quot;given&quot;:&quot;Agnieszka&quot;,&quot;parse-names&quot;:false,&quot;dropping-particle&quot;:&quot;&quot;,&quot;non-dropping-particle&quot;:&quot;&quot;},{&quot;family&quot;:&quot;Mikołajczyk&quot;,&quot;given&quot;:&quot;Jakub&quot;,&quot;parse-names&quot;:false,&quot;dropping-particle&quot;:&quot;&quot;,&quot;non-dropping-particle&quot;:&quot;&quot;},{&quot;family&quot;:&quot;Kowalska&quot;,&quot;given&quot;:&quot;Klaudia&quot;,&quot;parse-names&quot;:false,&quot;dropping-particle&quot;:&quot;&quot;,&quot;non-dropping-particle&quot;:&quot;&quot;},{&quot;family&quot;:&quot;Skurczyński&quot;,&quot;given&quot;:&quot;Michał&quot;,&quot;parse-names&quot;:false,&quot;dropping-particle&quot;:&quot;&quot;,&quot;non-dropping-particle&quot;:&quot;&quot;},{&quot;family&quot;:&quot;Holmes&quot;,&quot;given&quot;:&quot;Neil A.&quot;,&quot;parse-names&quot;:false,&quot;dropping-particle&quot;:&quot;&quot;,&quot;non-dropping-particle&quot;:&quot;&quot;},{&quot;family&quot;:&quot;Jakimowicz&quot;,&quot;given&quot;:&quot;Dagmara&quot;,&quot;parse-names&quot;:false,&quot;dropping-particle&quot;:&quot;&quot;,&quot;non-dropping-particle&quot;:&quot;&quot;}],&quot;container-title&quot;:&quot;Microbial Cell Factories&quot;,&quot;container-title-short&quot;:&quot;Microb Cell Fact&quot;,&quot;DOI&quot;:&quot;10.1186/s12934-024-02549-0&quot;,&quot;ISSN&quot;:&quot;1475-2859&quot;,&quot;URL&quot;:&quot;https://microbialcellfactories.biomedcentral.com/articles/10.1186/s12934-024-02549-0&quot;,&quot;issued&quot;:{&quot;date-parts&quot;:[[2024,10,14]]},&quot;page&quot;:&quot;275&quot;,&quot;issue&quot;:&quot;1&quot;,&quot;volume&quot;:&quot;23&quot;},&quot;isTemporary&quot;:false}]},{&quot;citationID&quot;:&quot;MENDELEY_CITATION_9458d8ab-bead-4864-9dff-9af7534774ff&quot;,&quot;properties&quot;:{&quot;noteIndex&quot;:0},&quot;isEdited&quot;:false,&quot;manualOverride&quot;:{&quot;isManuallyOverridden&quot;:false,&quot;citeprocText&quot;:&quot;[18]&quot;,&quot;manualOverrideText&quot;:&quot;&quot;},&quot;citationTag&quot;:&quot;MENDELEY_CITATION_v3_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&quot;,&quot;citationItems&quot;:[{&quot;id&quot;:&quot;30cb66c3-3ce1-3200-b128-a15c6730143e&quot;,&quot;itemData&quot;:{&quot;type&quot;:&quot;article-journal&quot;,&quot;id&quot;:&quot;30cb66c3-3ce1-3200-b128-a15c6730143e&quot;,&quot;title&quot;:&quot;Important Role of Bacterial Nucleoid-Associated Proteins in Discovery of Novel Secondary Metabolites&quot;,&quot;author&quot;:[{&quot;family&quot;:&quot;Xia&quot;,&quot;given&quot;:&quot;Xiulei&quot;,&quot;parse-names&quot;:false,&quot;dropping-particle&quot;:&quot;&quot;,&quot;non-dropping-particle&quot;:&quot;&quot;},{&quot;family&quot;:&quot;Zhang&quot;,&quot;given&quot;:&quot;Jihui&quot;,&quot;parse-names&quot;:false,&quot;dropping-particle&quot;:&quot;&quot;,&quot;non-dropping-particle&quot;:&quot;&quot;},{&quot;family&quot;:&quot;Zheng&quot;,&quot;given&quot;:&quot;Jiazhen&quot;,&quot;parse-names&quot;:false,&quot;dropping-particle&quot;:&quot;&quot;,&quot;non-dropping-particle&quot;:&quot;&quot;},{&quot;family&quot;:&quot;Liao&quot;,&quot;given&quot;:&quot;Guojian&quot;,&quot;parse-names&quot;:false,&quot;dropping-particle&quot;:&quot;&quot;,&quot;non-dropping-particle&quot;:&quot;&quot;},{&quot;family&quot;:&quot;Ding&quot;,&quot;given&quot;:&quot;Yanqin&quot;,&quot;parse-names&quot;:false,&quot;dropping-particle&quot;:&quot;&quot;,&quot;non-dropping-particle&quot;:&quot;&quot;},{&quot;family&quot;:&quot;Li&quot;,&quot;given&quot;:&quot;Yue&quot;,&quot;parse-names&quot;:false,&quot;dropping-particle&quot;:&quot;&quot;,&quot;non-dropping-particle&quot;:&quot;&quot;}],&quot;container-title&quot;:&quot;International Journal of Molecular Sciences&quot;,&quot;container-title-short&quot;:&quot;Int J Mol Sci&quot;,&quot;DOI&quot;:&quot;10.3390/ijms26062393&quot;,&quot;ISSN&quot;:&quot;1422-0067&quot;,&quot;URL&quot;:&quot;https://www.mdpi.com/1422-0067/26/6/2393&quot;,&quot;issued&quot;:{&quot;date-parts&quot;:[[2025,3,7]]},&quot;page&quot;:&quot;2393&quot;,&quot;abstract&quot;:&quot;Microbial secondary metabolites (SMs) serve as the main source of natural antibiotics. Bioinformatics analyses reveal that multiple secondary metabolites biosynthetic gene clusters (BGCs) exist in the genomes of fungi and bacteria but the vast majority remains silent due to the control of intricate regulatory networks. An in-depth comprehension of these regulatory processes is required for the activation of cryptic gene clusters. Among them, the regulations at the proteomic level originating from epigenetic modifications and their correlations with secondary metabolite biosynthesis have gained increasing interest recently, especially the modifications on bacterial nucleoid-associated proteins. This article highlights the recent advances and important roles of bacterial nucleoid-associated proteins (NAPs) in the biosynthesis of SMs. Developing new tools around NAPs would be significant for the discovery of novel bioactive compounds in microbial resources.&quot;,&quot;issue&quot;:&quot;6&quot;,&quot;volume&quot;:&quot;26&quot;},&quot;isTemporary&quot;:false}]},{&quot;citationID&quot;:&quot;MENDELEY_CITATION_3bf779c0-a938-4dd5-8ce6-c7380bcba4b9&quot;,&quot;properties&quot;:{&quot;noteIndex&quot;:0},&quot;isEdited&quot;:false,&quot;manualOverride&quot;:{&quot;isManuallyOverridden&quot;:false,&quot;citeprocText&quot;:&quot;[11]&quot;,&quot;manualOverrideText&quot;:&quot;&quot;},&quot;citationTag&quot;:&quot;MENDELEY_CITATION_v3_eyJjaXRhdGlvbklEIjoiTUVOREVMRVlfQ0lUQVRJT05fM2JmNzc5YzAtYTkzOC00ZGQ1LThjZTYtYzczODBiY2JhNGI5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quot;,&quot;citationItems&quot;:[{&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citationID&quot;:&quot;MENDELEY_CITATION_a3598450-1594-44da-92a8-79fb61bbe24a&quot;,&quot;properties&quot;:{&quot;noteIndex&quot;:0},&quot;isEdited&quot;:false,&quot;manualOverride&quot;:{&quot;isManuallyOverridden&quot;:false,&quot;citeprocText&quot;:&quot;[19]&quot;,&quot;manualOverrideText&quot;:&quot;&quot;},&quot;citationTag&quot;:&quot;MENDELEY_CITATION_v3_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&quot;,&quot;citationItems&quot;:[{&quot;id&quot;:&quot;ebe51d51-8b6b-357a-8f11-6cf055c49c79&quot;,&quot;itemData&quot;:{&quot;type&quot;:&quot;article-journal&quot;,&quot;id&quot;:&quot;ebe51d51-8b6b-357a-8f11-6cf055c49c79&quot;,&quot;title&quot;:&quot;Redefining development in Streptomyces venezuelae : integrating exploration into the classical sporulating life cycle&quot;,&quot;author&quot;:[{&quot;family&quot;:&quot;Shepherdson&quot;,&quot;given&quot;:&quot;Evan M. F.&quot;,&quot;parse-names&quot;:false,&quot;dropping-particle&quot;:&quot;&quot;,&quot;non-dropping-particle&quot;:&quot;&quot;},{&quot;family&quot;:&quot;Elliot&quot;,&quot;given&quot;:&quot;Marie A.&quot;,&quot;parse-names&quot;:false,&quot;dropping-particle&quot;:&quot;&quot;,&quot;non-dropping-particle&quot;:&quot;&quot;}],&quot;container-title&quot;:&quot;mBio&quot;,&quot;container-title-short&quot;:&quot;mBio&quot;,&quot;editor&quot;:[{&quot;family&quot;:&quot;Søgaard-Andersen&quot;,&quot;given&quot;:&quot;Lotte&quot;,&quot;parse-names&quot;:false,&quot;dropping-particle&quot;:&quot;&quot;,&quot;non-dropping-particle&quot;:&quot;&quot;}],&quot;DOI&quot;:&quot;10.1128/mbio.02424-23&quot;,&quot;ISSN&quot;:&quot;2150-7511&quot;,&quot;URL&quot;:&quot;https://journals.asm.org/doi/10.1128/mbio.02424-23&quot;,&quot;issued&quot;:{&quot;date-parts&quot;:[[2024,4,10]]},&quot;abstract&quot;:&quot;Streptomyces bacteria have evolved diverse developmental and metabolic strategies to thrive in dynamic environmental niches. Here, we report the amalgamation of previously disparate developmental pathways, showing that colony expansion via exploration can proceed in tandem with colony sporulation. This developmental integration extends beyond phenotype to include shared genetic elements, with sporulation-specific repressors being required for successful exploration. Comparing this new exploration mode with previously identified strategies has revealed key differences (e.g., no need for environmental alkalinization), and simultaneously allowed us to define unifying requirements for Streptomyces exploration. The “reproductive exploration” phenomenon reported here represents a unique bet-hedging strategy, with the Streptomyces colony engaging in an aggressive colonization strategy while transporting a protected genetic repository.&quot;,&quot;issue&quot;:&quot;4&quot;,&quot;volume&quot;:&quot;15&quot;},&quot;isTemporary&quot;:false}]},{&quot;citationID&quot;:&quot;MENDELEY_CITATION_841838fe-b768-4a6f-9e2e-b3d04215b516&quot;,&quot;properties&quot;:{&quot;noteIndex&quot;:0},&quot;isEdited&quot;:false,&quot;manualOverride&quot;:{&quot;isManuallyOverridden&quot;:false,&quot;citeprocText&quot;:&quot;[20]&quot;,&quot;manualOverrideText&quot;:&quot;&quot;},&quot;citationTag&quot;:&quot;MENDELEY_CITATION_v3_eyJjaXRhdGlvbklEIjoiTUVOREVMRVlfQ0lUQVRJT05fODQxODM4ZmUtYjc2OC00YTZmLTllMmUtYjNkMDQyMTViNTE2IiwicHJvcGVydGllcyI6eyJub3RlSW5kZXgiOjB9LCJpc0VkaXRlZCI6ZmFsc2UsIm1hbnVhbE92ZXJyaWRlIjp7ImlzTWFudWFsbHlPdmVycmlkZGVuIjpmYWxzZSwiY2l0ZXByb2NUZXh0IjoiWzIw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quot;,&quot;citationItems&quot;:[{&quot;id&quot;:&quot;becbef62-6eb9-3ecf-847e-7a53984630c7&quot;,&quot;itemData&quot;:{&quot;type&quot;:&quot;article-journal&quot;,&quot;id&quot;:&quot;becbef62-6eb9-3ecf-847e-7a53984630c7&quot;,&quot;title&quot;:&quot;Cyclic Dinucleotide-Controlled Regulatory Pathways in Streptomyces Species&quot;,&quot;author&quot;:[{&quot;family&quot;:&quot;Tschowri&quot;,&quot;given&quot;:&quot;Natalia&quot;,&quot;parse-names&quot;:false,&quot;dropping-particle&quot;:&quot;&quot;,&quot;non-dropping-particle&quot;:&quot;&quot;}],&quot;container-title&quot;:&quot;Journal of Bacteriology&quot;,&quot;container-title-short&quot;:&quot;J Bacteriol&quot;,&quot;editor&quot;:[{&quot;family&quot;:&quot;O'Toole&quot;,&quot;given&quot;:&quot;G. A.&quot;,&quot;parse-names&quot;:false,&quot;dropping-particle&quot;:&quot;&quot;,&quot;non-dropping-particle&quot;:&quot;&quot;}],&quot;DOI&quot;:&quot;10.1128/JB.00423-15&quot;,&quot;ISSN&quot;:&quot;0021-9193&quot;,&quot;URL&quot;:&quot;https://journals.asm.org/doi/10.1128/JB.00423-15&quot;,&quot;issued&quot;:{&quot;date-parts&quot;:[[2016,1]]},&quot;page&quot;:&quot;47-54&quot;,&quot;abstract&quot;:&quot;The cyclic dinucleotides cyclic 3′,5′-diguanylate (c-di-GMP) and cyclic 3′,5′-diadenylate (c-di-AMP) have emerged as key components of bacterial signal transduction networks. These closely related second messengers follow the classical general principles of nucleotide signaling by integrating diverse signals into regulatory pathways that control cellular responses to changing environments. They impact distinct cellular processes, with c-di-GMP having an established role in promoting bacterial adhesion and inhibiting motility and c-di-AMP being involved in cell wall metabolism, potassium homeostasis, and DNA repair. The involvement of c-dinucleotides in the physiology of the filamentous, nonmotile streptomycetes remained obscure until recent discoveries showed that c-di-GMP controls the activity of the developmental master regulator BldD and that c-di-AMP determines the level of the resuscitation-promoting factor A(RpfA) cell wall-remodelling enzyme. Here, I summarize our current knowledge of c-dinucleotide signaling in Streptomyces species and highlight the important roles of c-di-GMP and c-di-AMP in the biology of these antibiotic-producing, multicellular bacteria.&quot;,&quot;issue&quot;:&quot;1&quot;,&quot;volume&quot;:&quot;198&quot;},&quot;isTemporary&quot;:false}]},{&quot;citationID&quot;:&quot;MENDELEY_CITATION_5505af3b-b544-4bf3-96fe-bf9df5cc8ae2&quot;,&quot;properties&quot;:{&quot;noteIndex&quot;:0},&quot;isEdited&quot;:false,&quot;manualOverride&quot;:{&quot;isManuallyOverridden&quot;:false,&quot;citeprocText&quot;:&quot;[20]&quot;,&quot;manualOverrideText&quot;:&quot;&quot;},&quot;citationTag&quot;:&quot;MENDELEY_CITATION_v3_eyJjaXRhdGlvbklEIjoiTUVOREVMRVlfQ0lUQVRJT05fNTUwNWFmM2ItYjU0NC00YmYzLTk2ZmUtYmY5ZGY1Y2M4YWUyIiwicHJvcGVydGllcyI6eyJub3RlSW5kZXgiOjB9LCJpc0VkaXRlZCI6ZmFsc2UsIm1hbnVhbE92ZXJyaWRlIjp7ImlzTWFudWFsbHlPdmVycmlkZGVuIjpmYWxzZSwiY2l0ZXByb2NUZXh0IjoiWzIw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quot;,&quot;citationItems&quot;:[{&quot;id&quot;:&quot;becbef62-6eb9-3ecf-847e-7a53984630c7&quot;,&quot;itemData&quot;:{&quot;type&quot;:&quot;article-journal&quot;,&quot;id&quot;:&quot;becbef62-6eb9-3ecf-847e-7a53984630c7&quot;,&quot;title&quot;:&quot;Cyclic Dinucleotide-Controlled Regulatory Pathways in Streptomyces Species&quot;,&quot;author&quot;:[{&quot;family&quot;:&quot;Tschowri&quot;,&quot;given&quot;:&quot;Natalia&quot;,&quot;parse-names&quot;:false,&quot;dropping-particle&quot;:&quot;&quot;,&quot;non-dropping-particle&quot;:&quot;&quot;}],&quot;container-title&quot;:&quot;Journal of Bacteriology&quot;,&quot;container-title-short&quot;:&quot;J Bacteriol&quot;,&quot;editor&quot;:[{&quot;family&quot;:&quot;O'Toole&quot;,&quot;given&quot;:&quot;G. A.&quot;,&quot;parse-names&quot;:false,&quot;dropping-particle&quot;:&quot;&quot;,&quot;non-dropping-particle&quot;:&quot;&quot;}],&quot;DOI&quot;:&quot;10.1128/JB.00423-15&quot;,&quot;ISSN&quot;:&quot;0021-9193&quot;,&quot;URL&quot;:&quot;https://journals.asm.org/doi/10.1128/JB.00423-15&quot;,&quot;issued&quot;:{&quot;date-parts&quot;:[[2016,1]]},&quot;page&quot;:&quot;47-54&quot;,&quot;abstract&quot;:&quot;The cyclic dinucleotides cyclic 3′,5′-diguanylate (c-di-GMP) and cyclic 3′,5′-diadenylate (c-di-AMP) have emerged as key components of bacterial signal transduction networks. These closely related second messengers follow the classical general principles of nucleotide signaling by integrating diverse signals into regulatory pathways that control cellular responses to changing environments. They impact distinct cellular processes, with c-di-GMP having an established role in promoting bacterial adhesion and inhibiting motility and c-di-AMP being involved in cell wall metabolism, potassium homeostasis, and DNA repair. The involvement of c-dinucleotides in the physiology of the filamentous, nonmotile streptomycetes remained obscure until recent discoveries showed that c-di-GMP controls the activity of the developmental master regulator BldD and that c-di-AMP determines the level of the resuscitation-promoting factor A(RpfA) cell wall-remodelling enzyme. Here, I summarize our current knowledge of c-dinucleotide signaling in Streptomyces species and highlight the important roles of c-di-GMP and c-di-AMP in the biology of these antibiotic-producing, multicellular bacteria.&quot;,&quot;issue&quot;:&quot;1&quot;,&quot;volume&quot;:&quot;198&quot;},&quot;isTemporary&quot;:false}]},{&quot;citationID&quot;:&quot;MENDELEY_CITATION_3dfd802a-f1c9-480b-af7b-8da8735cb6dc&quot;,&quot;properties&quot;:{&quot;noteIndex&quot;:0},&quot;isEdited&quot;:false,&quot;manualOverride&quot;:{&quot;isManuallyOverridden&quot;:false,&quot;citeprocText&quot;:&quot;[21]&quot;,&quot;manualOverrideText&quot;:&quot;&quot;},&quot;citationTag&quot;:&quot;MENDELEY_CITATION_v3_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&quot;,&quot;citationItems&quot;:[{&quot;id&quot;:&quot;fb8b5257-730e-37a2-b102-b037279b8b53&quot;,&quot;itemData&quot;:{&quot;type&quot;:&quot;article-journal&quot;,&quot;id&quot;:&quot;fb8b5257-730e-37a2-b102-b037279b8b53&quot;,&quot;title&quot;:&quot;New Insights into Chloramphenicol Biosynthesis in Streptomyces venezuelae ATCC 10712&quot;,&quot;author&quot;:[{&quot;family&quot;:&quot;Fernández-Martínez&quot;,&quot;given&quot;:&quot;Lorena T.&quot;,&quot;parse-names&quot;:false,&quot;dropping-particle&quot;:&quot;&quot;,&quot;non-dropping-particle&quot;:&quot;&quot;},{&quot;family&quot;:&quot;Borsetto&quot;,&quot;given&quot;:&quot;Chiara&quot;,&quot;parse-names&quot;:false,&quot;dropping-particle&quot;:&quot;&quot;,&quot;non-dropping-particle&quot;:&quot;&quot;},{&quot;family&quot;:&quot;Gomez-Escribano&quot;,&quot;given&quot;:&quot;Juan Pablo&quot;,&quot;parse-names&quot;:false,&quot;dropping-particle&quot;:&quot;&quot;,&quot;non-dropping-particle&quot;:&quot;&quot;},{&quot;family&quot;:&quot;Bibb&quot;,&quot;given&quot;:&quot;Maureen J.&quot;,&quot;parse-names&quot;:false,&quot;dropping-particle&quot;:&quot;&quot;,&quot;non-dropping-particle&quot;:&quot;&quot;},{&quot;family&quot;:&quot;Al-Bassam&quot;,&quot;given&quot;:&quot;Mahmoud M.&quot;,&quot;parse-names&quot;:false,&quot;dropping-particle&quot;:&quot;&quot;,&quot;non-dropping-particle&quot;:&quot;&quot;},{&quot;family&quot;:&quot;Chandra&quot;,&quot;given&quot;:&quot;Govind&quot;,&quot;parse-names&quot;:false,&quot;dropping-particle&quot;:&quot;&quot;,&quot;non-dropping-particle&quot;:&quot;&quot;},{&quot;family&quot;:&quot;Bibb&quot;,&quot;given&quot;:&quot;Mervyn J.&quot;,&quot;parse-names&quot;:false,&quot;dropping-particle&quot;:&quot;&quot;,&quot;non-dropping-particle&quot;:&quot;&quot;}],&quot;container-title&quot;:&quot;Antimicrobial Agents and Chemotherapy&quot;,&quot;container-title-short&quot;:&quot;Antimicrob Agents Chemother&quot;,&quot;DOI&quot;:&quot;10.1128/AAC.04272-14&quot;,&quot;ISSN&quot;:&quot;0066-4804&quot;,&quot;URL&quot;:&quot;https://journals.asm.org/doi/10.1128/AAC.04272-14&quot;,&quot;issued&quot;:{&quot;date-parts&quot;:[[2014,12]]},&quot;page&quot;:&quot;7441-7450&quot;,&quot;abstract&quot;:&quot;Comparative genome analysis revealed seven uncharacterized genes, sven0909 to sven0915 , adjacent to the previously identified chloramphenicol biosynthetic gene cluster ( sven0916–sven0928 ) of Streptomyces venezuelae strain ATCC 10712 that was absent in a closely related Streptomyces strain that does not produce chloramphenicol. Transcriptional analysis suggested that three of these genes might be involved in chloramphenicol production, a prediction confirmed by the construction of deletion mutants. These three genes encode a cluster-associated transcriptional activator (Sven0913), a phosphopantetheinyl transferase (Sven0914), and a Na + /H + antiporter (Sven0915). Bioinformatic analysis also revealed the presence of a previously undetected gene, sven0925 , embedded within the chloramphenicol biosynthetic gene cluster that appears to encode an acyl carrier protein, bringing the number of new genes likely to be involved in chloramphenicol production to four. Microarray experiments and synteny comparisons also suggest that sven0929 is part of the biosynthetic gene cluster. This has allowed us to propose an updated and revised version of the chloramphenicol biosynthetic pathway.&quot;,&quot;issue&quot;:&quot;12&quot;,&quot;volume&quot;:&quot;58&quot;},&quot;isTemporary&quot;:false}]},{&quot;citationID&quot;:&quot;MENDELEY_CITATION_78414022-11d7-408c-899f-abcb9d9e86bf&quot;,&quot;properties&quot;:{&quot;noteIndex&quot;:0},&quot;isEdited&quot;:false,&quot;manualOverride&quot;:{&quot;isManuallyOverridden&quot;:false,&quot;citeprocText&quot;:&quot;[20]&quot;,&quot;manualOverrideText&quot;:&quot;&quot;},&quot;citationTag&quot;:&quot;MENDELEY_CITATION_v3_eyJjaXRhdGlvbklEIjoiTUVOREVMRVlfQ0lUQVRJT05fNzg0MTQwMjItMTFkNy00MDhjLTg5OWYtYWJjYjlkOWU4NmJmIiwicHJvcGVydGllcyI6eyJub3RlSW5kZXgiOjB9LCJpc0VkaXRlZCI6ZmFsc2UsIm1hbnVhbE92ZXJyaWRlIjp7ImlzTWFudWFsbHlPdmVycmlkZGVuIjpmYWxzZSwiY2l0ZXByb2NUZXh0IjoiWzIw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quot;,&quot;citationItems&quot;:[{&quot;id&quot;:&quot;becbef62-6eb9-3ecf-847e-7a53984630c7&quot;,&quot;itemData&quot;:{&quot;type&quot;:&quot;article-journal&quot;,&quot;id&quot;:&quot;becbef62-6eb9-3ecf-847e-7a53984630c7&quot;,&quot;title&quot;:&quot;Cyclic Dinucleotide-Controlled Regulatory Pathways in Streptomyces Species&quot;,&quot;author&quot;:[{&quot;family&quot;:&quot;Tschowri&quot;,&quot;given&quot;:&quot;Natalia&quot;,&quot;parse-names&quot;:false,&quot;dropping-particle&quot;:&quot;&quot;,&quot;non-dropping-particle&quot;:&quot;&quot;}],&quot;container-title&quot;:&quot;Journal of Bacteriology&quot;,&quot;container-title-short&quot;:&quot;J Bacteriol&quot;,&quot;editor&quot;:[{&quot;family&quot;:&quot;O'Toole&quot;,&quot;given&quot;:&quot;G. A.&quot;,&quot;parse-names&quot;:false,&quot;dropping-particle&quot;:&quot;&quot;,&quot;non-dropping-particle&quot;:&quot;&quot;}],&quot;DOI&quot;:&quot;10.1128/JB.00423-15&quot;,&quot;ISSN&quot;:&quot;0021-9193&quot;,&quot;URL&quot;:&quot;https://journals.asm.org/doi/10.1128/JB.00423-15&quot;,&quot;issued&quot;:{&quot;date-parts&quot;:[[2016,1]]},&quot;page&quot;:&quot;47-54&quot;,&quot;abstract&quot;:&quot;The cyclic dinucleotides cyclic 3′,5′-diguanylate (c-di-GMP) and cyclic 3′,5′-diadenylate (c-di-AMP) have emerged as key components of bacterial signal transduction networks. These closely related second messengers follow the classical general principles of nucleotide signaling by integrating diverse signals into regulatory pathways that control cellular responses to changing environments. They impact distinct cellular processes, with c-di-GMP having an established role in promoting bacterial adhesion and inhibiting motility and c-di-AMP being involved in cell wall metabolism, potassium homeostasis, and DNA repair. The involvement of c-dinucleotides in the physiology of the filamentous, nonmotile streptomycetes remained obscure until recent discoveries showed that c-di-GMP controls the activity of the developmental master regulator BldD and that c-di-AMP determines the level of the resuscitation-promoting factor A(RpfA) cell wall-remodelling enzyme. Here, I summarize our current knowledge of c-dinucleotide signaling in Streptomyces species and highlight the important roles of c-di-GMP and c-di-AMP in the biology of these antibiotic-producing, multicellular bacteria.&quot;,&quot;issue&quot;:&quot;1&quot;,&quot;volume&quot;:&quot;198&quot;},&quot;isTemporary&quot;:false}]},{&quot;citationID&quot;:&quot;MENDELEY_CITATION_b167c23b-b513-462f-8c93-f4cc2729be4b&quot;,&quot;properties&quot;:{&quot;noteIndex&quot;:0},&quot;isEdited&quot;:false,&quot;manualOverride&quot;:{&quot;isManuallyOverridden&quot;:false,&quot;citeprocText&quot;:&quot;[22]&quot;,&quot;manualOverrideText&quot;:&quot;&quot;},&quot;citationTag&quot;:&quot;MENDELEY_CITATION_v3_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&quot;,&quot;citationItems&quot;:[{&quot;id&quot;:&quot;4dce05f7-dfda-3a36-ab03-fcec1bef4c75&quot;,&quot;itemData&quot;:{&quot;type&quot;:&quot;article-journal&quot;,&quot;id&quot;:&quot;4dce05f7-dfda-3a36-ab03-fcec1bef4c75&quot;,&quot;title&quot;:&quot;Understanding the Basics of NGS: From Mechanism to Variant Calling&quot;,&quot;author&quot;:[{&quot;family&quot;:&quot;Muzzey&quot;,&quot;given&quot;:&quot;Dale&quot;,&quot;parse-names&quot;:false,&quot;dropping-particle&quot;:&quot;&quot;,&quot;non-dropping-particle&quot;:&quot;&quot;},{&quot;family&quot;:&quot;Evans&quot;,&quot;given&quot;:&quot;Eric A.&quot;,&quot;parse-names&quot;:false,&quot;dropping-particle&quot;:&quot;&quot;,&quot;non-dropping-particle&quot;:&quot;&quot;},{&quot;family&quot;:&quot;Lieber&quot;,&quot;given&quot;:&quot;Caroline&quot;,&quot;parse-names&quot;:false,&quot;dropping-particle&quot;:&quot;&quot;,&quot;non-dropping-particle&quot;:&quot;&quot;}],&quot;container-title&quot;:&quot;Current Genetic Medicine Reports&quot;,&quot;container-title-short&quot;:&quot;Curr Genet Med Rep&quot;,&quot;DOI&quot;:&quot;10.1007/s40142-015-0076-8&quot;,&quot;ISSN&quot;:&quot;2167-4876&quot;,&quot;URL&quot;:&quot;http://link.springer.com/10.1007/s40142-015-0076-8&quot;,&quot;issued&quot;:{&quot;date-parts&quot;:[[2015,12,4]]},&quot;page&quot;:&quot;158-165&quot;,&quot;issue&quot;:&quot;4&quot;,&quot;volume&quot;:&quot;3&quot;},&quot;isTemporary&quot;:false}]},{&quot;citationID&quot;:&quot;MENDELEY_CITATION_e3056198-9def-4227-a248-892621958dcc&quot;,&quot;properties&quot;:{&quot;noteIndex&quot;:0},&quot;isEdited&quot;:false,&quot;manualOverride&quot;:{&quot;isManuallyOverridden&quot;:false,&quot;citeprocText&quot;:&quot;[23]&quot;,&quot;manualOverrideText&quot;:&quot;&quot;},&quot;citationTag&quot;:&quot;MENDELEY_CITATION_v3_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&quot;,&quot;citationItems&quot;:[{&quot;id&quot;:&quot;e5e387ca-85ab-3ac9-b551-2f5d674076dc&quot;,&quot;itemData&quot;:{&quot;type&quot;:&quot;article-journal&quot;,&quot;id&quot;:&quot;e5e387ca-85ab-3ac9-b551-2f5d674076dc&quot;,&quot;title&quot;:&quot;Od Sangera do sekwencjonowania genomów – przegląd technologii sekwencjonowania DNA&quot;,&quot;author&quot;:[{&quot;family&quot;:&quot;Marcinkowska-Swojak&quot;,&quot;given&quot;:&quot;Małgorzata&quot;,&quot;parse-names&quot;:false,&quot;dropping-particle&quot;:&quot;&quot;,&quot;non-dropping-particle&quot;:&quot;&quot;},{&quot;family&quot;:&quot;Rakoczy&quot;,&quot;given&quot;:&quot;Magdalena&quot;,&quot;parse-names&quot;:false,&quot;dropping-particle&quot;:&quot;&quot;,&quot;non-dropping-particle&quot;:&quot;&quot;},{&quot;family&quot;:&quot;Podkowiński&quot;,&quot;given&quot;:&quot;Jan&quot;,&quot;parse-names&quot;:false,&quot;dropping-particle&quot;:&quot;&quot;,&quot;non-dropping-particle&quot;:&quot;&quot;},{&quot;family&quot;:&quot;Handschuh&quot;,&quot;given&quot;:&quot;Jurand&quot;,&quot;parse-names&quot;:false,&quot;dropping-particle&quot;:&quot;&quot;,&quot;non-dropping-particle&quot;:&quot;&quot;},{&quot;family&quot;:&quot;Wojciechowski&quot;,&quot;given&quot;:&quot;Paweł&quot;,&quot;parse-names&quot;:false,&quot;dropping-particle&quot;:&quot;&quot;,&quot;non-dropping-particle&quot;:&quot;&quot;},{&quot;family&quot;:&quot;Handschuh&quot;,&quot;given&quot;:&quot;Luiza&quot;,&quot;parse-names&quot;:false,&quot;dropping-particle&quot;:&quot;&quot;,&quot;non-dropping-particle&quot;:&quot;&quot;}],&quot;container-title&quot;:&quot;Postępy Biochemii&quot;,&quot;container-title-short&quot;:&quot;Postepy Biochem&quot;,&quot;DOI&quot;:&quot;10.18388/pb.2021_534&quot;,&quot;ISSN&quot;:&quot;0032-5422&quot;,&quot;URL&quot;:&quot;https://postepybiochemii.ptbioch.edu.pl/index.php/PB/article/view/534&quot;,&quot;issued&quot;:{&quot;date-parts&quot;:[[2024,7,1]]},&quot;page&quot;:&quot;173-189&quot;,&quot;abstract&quot;:&quot;There is no technique that would make a greater contribution to the development of genetics, molecular biology and medicine than DNA sequencing. For many years, the method based on enzymatic DNA synthesis developed by Frederic Sanger was the gold standard in this area. At the end of the 20th century, there was a dynamic development of next-generation sequencing (NGS) technologies, which ended the era of single gene analysis and initiated the era of genome sequencing. Despite fierce competition, one NGS technology has practically completely dominated the global market. In the article, we present our own review of DNA sequencing methods, starting from the Sanger method to high-throughput second- and third-generation sequencing technologies, with particular emphasis on those that have achieved commercial success. We present their short history, principles of operation, technical possibilities, applications and limitations. In the summary, we reveal how much human genome sequencing costs at the current stage of the genomic revolution and outline the prospects for further development of genomics.&quot;,&quot;issue&quot;:&quot;2&quot;,&quot;volume&quot;:&quot;70&quot;},&quot;isTemporary&quot;:false}]},{&quot;citationID&quot;:&quot;MENDELEY_CITATION_6a298b72-51a8-4cd5-a189-83c414fd221b&quot;,&quot;properties&quot;:{&quot;noteIndex&quot;:0},&quot;isEdited&quot;:false,&quot;manualOverride&quot;:{&quot;isManuallyOverridden&quot;:false,&quot;citeprocText&quot;:&quot;[23]&quot;,&quot;manualOverrideText&quot;:&quot;&quot;},&quot;citationTag&quot;:&quot;MENDELEY_CITATION_v3_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&quot;,&quot;citationItems&quot;:[{&quot;id&quot;:&quot;e5e387ca-85ab-3ac9-b551-2f5d674076dc&quot;,&quot;itemData&quot;:{&quot;type&quot;:&quot;article-journal&quot;,&quot;id&quot;:&quot;e5e387ca-85ab-3ac9-b551-2f5d674076dc&quot;,&quot;title&quot;:&quot;Od Sangera do sekwencjonowania genomów – przegląd technologii sekwencjonowania DNA&quot;,&quot;author&quot;:[{&quot;family&quot;:&quot;Marcinkowska-Swojak&quot;,&quot;given&quot;:&quot;Małgorzata&quot;,&quot;parse-names&quot;:false,&quot;dropping-particle&quot;:&quot;&quot;,&quot;non-dropping-particle&quot;:&quot;&quot;},{&quot;family&quot;:&quot;Rakoczy&quot;,&quot;given&quot;:&quot;Magdalena&quot;,&quot;parse-names&quot;:false,&quot;dropping-particle&quot;:&quot;&quot;,&quot;non-dropping-particle&quot;:&quot;&quot;},{&quot;family&quot;:&quot;Podkowiński&quot;,&quot;given&quot;:&quot;Jan&quot;,&quot;parse-names&quot;:false,&quot;dropping-particle&quot;:&quot;&quot;,&quot;non-dropping-particle&quot;:&quot;&quot;},{&quot;family&quot;:&quot;Handschuh&quot;,&quot;given&quot;:&quot;Jurand&quot;,&quot;parse-names&quot;:false,&quot;dropping-particle&quot;:&quot;&quot;,&quot;non-dropping-particle&quot;:&quot;&quot;},{&quot;family&quot;:&quot;Wojciechowski&quot;,&quot;given&quot;:&quot;Paweł&quot;,&quot;parse-names&quot;:false,&quot;dropping-particle&quot;:&quot;&quot;,&quot;non-dropping-particle&quot;:&quot;&quot;},{&quot;family&quot;:&quot;Handschuh&quot;,&quot;given&quot;:&quot;Luiza&quot;,&quot;parse-names&quot;:false,&quot;dropping-particle&quot;:&quot;&quot;,&quot;non-dropping-particle&quot;:&quot;&quot;}],&quot;container-title&quot;:&quot;Postępy Biochemii&quot;,&quot;container-title-short&quot;:&quot;Postepy Biochem&quot;,&quot;DOI&quot;:&quot;10.18388/pb.2021_534&quot;,&quot;ISSN&quot;:&quot;0032-5422&quot;,&quot;URL&quot;:&quot;https://postepybiochemii.ptbioch.edu.pl/index.php/PB/article/view/534&quot;,&quot;issued&quot;:{&quot;date-parts&quot;:[[2024,7,1]]},&quot;page&quot;:&quot;173-189&quot;,&quot;abstract&quot;:&quot;There is no technique that would make a greater contribution to the development of genetics, molecular biology and medicine than DNA sequencing. For many years, the method based on enzymatic DNA synthesis developed by Frederic Sanger was the gold standard in this area. At the end of the 20th century, there was a dynamic development of next-generation sequencing (NGS) technologies, which ended the era of single gene analysis and initiated the era of genome sequencing. Despite fierce competition, one NGS technology has practically completely dominated the global market. In the article, we present our own review of DNA sequencing methods, starting from the Sanger method to high-throughput second- and third-generation sequencing technologies, with particular emphasis on those that have achieved commercial success. We present their short history, principles of operation, technical possibilities, applications and limitations. In the summary, we reveal how much human genome sequencing costs at the current stage of the genomic revolution and outline the prospects for further development of genomics.&quot;,&quot;issue&quot;:&quot;2&quot;,&quot;volume&quot;:&quot;70&quot;},&quot;isTemporary&quot;:false}]},{&quot;citationID&quot;:&quot;MENDELEY_CITATION_2fada812-586d-4b99-8162-ea22c86f0fc6&quot;,&quot;properties&quot;:{&quot;noteIndex&quot;:0},&quot;isEdited&quot;:false,&quot;manualOverride&quot;:{&quot;isManuallyOverridden&quot;:false,&quot;citeprocText&quot;:&quot;[24]&quot;,&quot;manualOverrideText&quot;:&quot;&quot;},&quot;citationTag&quot;:&quot;MENDELEY_CITATION_v3_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&quot;,&quot;citationItems&quot;:[{&quot;id&quot;:&quot;6e89689f-9d48-3c2c-86a4-825cb3f23f3f&quot;,&quot;itemData&quot;:{&quot;type&quot;:&quot;article-journal&quot;,&quot;id&quot;:&quot;6e89689f-9d48-3c2c-86a4-825cb3f23f3f&quot;,&quot;title&quot;:&quot;RNA-seq: from technology to biology&quot;,&quot;author&quot;:[{&quot;family&quot;:&quot;Marguerat&quot;,&quot;given&quot;:&quot;Samuel&quot;,&quot;parse-names&quot;:false,&quot;dropping-particle&quot;:&quot;&quot;,&quot;non-dropping-particle&quot;:&quot;&quot;},{&quot;family&quot;:&quot;Bähler&quot;,&quot;given&quot;:&quot;Jürg&quot;,&quot;parse-names&quot;:false,&quot;dropping-particle&quot;:&quot;&quot;,&quot;non-dropping-particle&quot;:&quot;&quot;}],&quot;container-title&quot;:&quot;Cellular and Molecular Life Sciences&quot;,&quot;DOI&quot;:&quot;10.1007/s00018-009-0180-6&quot;,&quot;ISSN&quot;:&quot;1420-682X&quot;,&quot;URL&quot;:&quot;http://link.springer.com/10.1007/s00018-009-0180-6&quot;,&quot;issued&quot;:{&quot;date-parts&quot;:[[2010,2,27]]},&quot;page&quot;:&quot;569-579&quot;,&quot;issue&quot;:&quot;4&quot;,&quot;volume&quot;:&quot;67&quot;,&quot;container-title-short&quot;:&quot;&quot;},&quot;isTemporary&quot;:false}]},{&quot;citationID&quot;:&quot;MENDELEY_CITATION_7f614f03-a665-40f3-a0f1-ced56818f991&quot;,&quot;properties&quot;:{&quot;noteIndex&quot;:0},&quot;isEdited&quot;:false,&quot;manualOverride&quot;:{&quot;isManuallyOverridden&quot;:false,&quot;citeprocText&quot;:&quot;[24]&quot;,&quot;manualOverrideText&quot;:&quot;&quot;},&quot;citationTag&quot;:&quot;MENDELEY_CITATION_v3_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&quot;,&quot;citationItems&quot;:[{&quot;id&quot;:&quot;6e89689f-9d48-3c2c-86a4-825cb3f23f3f&quot;,&quot;itemData&quot;:{&quot;type&quot;:&quot;article-journal&quot;,&quot;id&quot;:&quot;6e89689f-9d48-3c2c-86a4-825cb3f23f3f&quot;,&quot;title&quot;:&quot;RNA-seq: from technology to biology&quot;,&quot;author&quot;:[{&quot;family&quot;:&quot;Marguerat&quot;,&quot;given&quot;:&quot;Samuel&quot;,&quot;parse-names&quot;:false,&quot;dropping-particle&quot;:&quot;&quot;,&quot;non-dropping-particle&quot;:&quot;&quot;},{&quot;family&quot;:&quot;Bähler&quot;,&quot;given&quot;:&quot;Jürg&quot;,&quot;parse-names&quot;:false,&quot;dropping-particle&quot;:&quot;&quot;,&quot;non-dropping-particle&quot;:&quot;&quot;}],&quot;container-title&quot;:&quot;Cellular and Molecular Life Sciences&quot;,&quot;DOI&quot;:&quot;10.1007/s00018-009-0180-6&quot;,&quot;ISSN&quot;:&quot;1420-682X&quot;,&quot;URL&quot;:&quot;http://link.springer.com/10.1007/s00018-009-0180-6&quot;,&quot;issued&quot;:{&quot;date-parts&quot;:[[2010,2,27]]},&quot;page&quot;:&quot;569-579&quot;,&quot;issue&quot;:&quot;4&quot;,&quot;volume&quot;:&quot;67&quot;,&quot;container-title-short&quot;:&quot;&quot;},&quot;isTemporary&quot;:false}]},{&quot;citationID&quot;:&quot;MENDELEY_CITATION_8513273f-ffb7-428b-baf6-588f09f7aeab&quot;,&quot;properties&quot;:{&quot;noteIndex&quot;:0},&quot;isEdited&quot;:false,&quot;manualOverride&quot;:{&quot;isManuallyOverridden&quot;:false,&quot;citeprocText&quot;:&quot;[25]&quot;,&quot;manualOverrideText&quot;:&quot;&quot;},&quot;citationTag&quot;:&quot;MENDELEY_CITATION_v3_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&quot;,&quot;citationItems&quot;:[{&quot;id&quot;:&quot;912147e5-0603-3649-ae2d-b95f8faf4527&quot;,&quot;itemData&quot;:{&quot;type&quot;:&quot;article&quot;,&quot;id&quot;:&quot;912147e5-0603-3649-ae2d-b95f8faf4527&quot;,&quot;title&quot;:&quot;RNA sequencing data: hitchhiker's guide to expression analysis&quot;,&quot;author&quot;:[{&quot;family&quot;:&quot;Berge&quot;,&quot;given&quot;:&quot;Koen&quot;,&quot;parse-names&quot;:false,&quot;dropping-particle&quot;:&quot;&quot;,&quot;non-dropping-particle&quot;:&quot;Van Den&quot;},{&quot;family&quot;:&quot;Hembach&quot;,&quot;given&quot;:&quot;Katharina&quot;,&quot;parse-names&quot;:false,&quot;dropping-particle&quot;:&quot;&quot;,&quot;non-dropping-particle&quot;:&quot;&quot;},{&quot;family&quot;:&quot;Soneson&quot;,&quot;given&quot;:&quot;Charlotte&quot;,&quot;parse-names&quot;:false,&quot;dropping-particle&quot;:&quot;&quot;,&quot;non-dropping-particle&quot;:&quot;&quot;},{&quot;family&quot;:&quot;Tiberi&quot;,&quot;given&quot;:&quot;Simone&quot;,&quot;parse-names&quot;:false,&quot;dropping-particle&quot;:&quot;&quot;,&quot;non-dropping-particle&quot;:&quot;&quot;},{&quot;family&quot;:&quot;Clement&quot;,&quot;given&quot;:&quot;Lieven&quot;,&quot;parse-names&quot;:false,&quot;dropping-particle&quot;:&quot;&quot;,&quot;non-dropping-particle&quot;:&quot;&quot;},{&quot;family&quot;:&quot;Love&quot;,&quot;given&quot;:&quot;Michael I&quot;,&quot;parse-names&quot;:false,&quot;dropping-particle&quot;:&quot;&quot;,&quot;non-dropping-particle&quot;:&quot;&quot;},{&quot;family&quot;:&quot;Patro&quot;,&quot;given&quot;:&quot;Rob&quot;,&quot;parse-names&quot;:false,&quot;dropping-particle&quot;:&quot;&quot;,&quot;non-dropping-particle&quot;:&quot;&quot;},{&quot;family&quot;:&quot;Robinson&quot;,&quot;given&quot;:&quot;Mark&quot;,&quot;parse-names&quot;:false,&quot;dropping-particle&quot;:&quot;&quot;,&quot;non-dropping-particle&quot;:&quot;&quot;}],&quot;DOI&quot;:&quot;10.7287/peerj.preprints.27283v1&quot;,&quot;URL&quot;:&quot;https://peerj.com/preprints/27283v1&quot;,&quot;issued&quot;:{&quot;date-parts&quot;:[[2018,10,17]]},&quot;abstract&quot;:&quot;Gene expression is the fundamental level at which the result of various genetic and regulatory programs are observable. The measurement of transcriptome-wide gene expression has convincingly switched from microarrays to sequencing in a matter of years. RNA sequencing (RNA-seq) provides a quantitative and open system for profiling transcriptional outcomes on a large scale and therefore facilitates a large diversity of applications, including basic science studies, but also agricultural or clinical situations. In the past 10 years or so, much has been learned about the characteristics of the RNA-seq datasets as well as the performance of the myriad of methods developed. In this review, we give an overall view of the developments in RNA-seq data analysis, including experimental design, with an explicit focus on quantification of gene expression and statistical approaches for differential expression. We also highlight emerging data types, such as single-cell RNA-seq and gene expression profiling using long-read technologies.&quot;,&quot;container-title-short&quot;:&quot;&quot;},&quot;isTemporary&quot;:false}]},{&quot;citationID&quot;:&quot;MENDELEY_CITATION_31cd4d34-7fd7-4b05-8d92-c694f07abf61&quot;,&quot;properties&quot;:{&quot;noteIndex&quot;:0},&quot;isEdited&quot;:false,&quot;manualOverride&quot;:{&quot;isManuallyOverridden&quot;:false,&quot;citeprocText&quot;:&quot;[26]&quot;,&quot;manualOverrideText&quot;:&quot;&quot;},&quot;citationTag&quot;:&quot;MENDELEY_CITATION_v3_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E3LjAyNDQ0IiwiSVNTTiI6IjE2NjQtMzAyWCIsIlVSTCI6Imh0dHA6Ly9qb3VybmFsLmZyb250aWVyc2luLm9yZy9hcnRpY2xlLzEwLjMzODkvZm1pY2IuMjAxNy4wMjQ0NC9mdWxsIiwiaXNzdWVkIjp7ImRhdGUtcGFydHMiOltbMjAxNywxMiwxMl1dfSwidm9sdW1lIjoiOCJ9LCJpc1RlbXBvcmFyeSI6ZmFsc2V9XX0=&quot;,&quot;citationItems&quot;:[{&quot;id&quot;:&quot;2a80f332-6367-30d0-ac25-af4f4986174c&quot;,&quot;itemData&quot;:{&quot;type&quot;:&quot;article-journal&quot;,&quot;id&quot;:&quot;2a80f332-6367-30d0-ac25-af4f4986174c&quot;,&quot;title&quot;:&quot;The Orphan Response Regulator Aor1 Is a New Relevant Piece in the Complex Puzzle of Streptomyces coelicolor Antibiotic Regulatory Network&quot;,&quot;author&quot;:[{&quot;family&quot;:&quot;Antoraz&quot;,&quot;given&quot;:&quot;Sergio&quot;,&quot;parse-names&quot;:false,&quot;dropping-particle&quot;:&quot;&quot;,&quot;non-dropping-particle&quot;:&quot;&quot;},{&quot;family&quot;:&quot;Rico&quot;,&quot;given&quot;:&quot;Sergio&quot;,&quot;parse-names&quot;:false,&quot;dropping-particle&quot;:&quot;&quot;,&quot;non-dropping-particle&quot;:&quot;&quot;},{&quot;family&quot;:&quot;Rodríguez&quot;,&quot;given&quot;:&quot;Héctor&quot;,&quot;parse-names&quot;:false,&quot;dropping-particle&quot;:&quot;&quot;,&quot;non-dropping-particle&quot;:&quot;&quot;},{&quot;family&quot;:&quot;Sevillano&quot;,&quot;given&quot;:&quot;Laura&quot;,&quot;parse-names&quot;:false,&quot;dropping-particle&quot;:&quot;&quot;,&quot;non-dropping-particle&quot;:&quot;&quot;},{&quot;family&quot;:&quot;Alzate&quot;,&quot;given&quot;:&quot;Juan F.&quot;,&quot;parse-names&quot;:false,&quot;dropping-particle&quot;:&quot;&quot;,&quot;non-dropping-particle&quot;:&quot;&quot;},{&quot;family&quot;:&quot;Santamaría&quot;,&quot;given&quot;:&quot;Ramón I.&quot;,&quot;parse-names&quot;:false,&quot;dropping-particle&quot;:&quot;&quot;,&quot;non-dropping-particle&quot;:&quot;&quot;},{&quot;family&quot;:&quot;Díaz&quot;,&quot;given&quot;:&quot;Margarita&quot;,&quot;parse-names&quot;:false,&quot;dropping-particle&quot;:&quot;&quot;,&quot;non-dropping-particle&quot;:&quot;&quot;}],&quot;container-title&quot;:&quot;Frontiers in Microbiology&quot;,&quot;container-title-short&quot;:&quot;Front Microbiol&quot;,&quot;DOI&quot;:&quot;10.3389/fmicb.2017.02444&quot;,&quot;ISSN&quot;:&quot;1664-302X&quot;,&quot;URL&quot;:&quot;http://journal.frontiersin.org/article/10.3389/fmicb.2017.02444/full&quot;,&quot;issued&quot;:{&quot;date-parts&quot;:[[2017,12,12]]},&quot;volume&quot;:&quot;8&quot;},&quot;isTemporary&quot;:false}]},{&quot;citationID&quot;:&quot;MENDELEY_CITATION_bac3bc9d-6e8f-41e0-83c7-101097503c26&quot;,&quot;properties&quot;:{&quot;noteIndex&quot;:0},&quot;isEdited&quot;:false,&quot;manualOverride&quot;:{&quot;isManuallyOverridden&quot;:false,&quot;citeprocText&quot;:&quot;[26], [27]&quot;,&quot;manualOverrideText&quot;:&quot;&quot;},&quot;citationTag&quot;:&quot;MENDELEY_CITATION_v3_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&quot;,&quot;citationItems&quot;:[{&quot;id&quot;:&quot;2a80f332-6367-30d0-ac25-af4f4986174c&quot;,&quot;itemData&quot;:{&quot;type&quot;:&quot;article-journal&quot;,&quot;id&quot;:&quot;2a80f332-6367-30d0-ac25-af4f4986174c&quot;,&quot;title&quot;:&quot;The Orphan Response Regulator Aor1 Is a New Relevant Piece in the Complex Puzzle of Streptomyces coelicolor Antibiotic Regulatory Network&quot;,&quot;author&quot;:[{&quot;family&quot;:&quot;Antoraz&quot;,&quot;given&quot;:&quot;Sergio&quot;,&quot;parse-names&quot;:false,&quot;dropping-particle&quot;:&quot;&quot;,&quot;non-dropping-particle&quot;:&quot;&quot;},{&quot;family&quot;:&quot;Rico&quot;,&quot;given&quot;:&quot;Sergio&quot;,&quot;parse-names&quot;:false,&quot;dropping-particle&quot;:&quot;&quot;,&quot;non-dropping-particle&quot;:&quot;&quot;},{&quot;family&quot;:&quot;Rodríguez&quot;,&quot;given&quot;:&quot;Héctor&quot;,&quot;parse-names&quot;:false,&quot;dropping-particle&quot;:&quot;&quot;,&quot;non-dropping-particle&quot;:&quot;&quot;},{&quot;family&quot;:&quot;Sevillano&quot;,&quot;given&quot;:&quot;Laura&quot;,&quot;parse-names&quot;:false,&quot;dropping-particle&quot;:&quot;&quot;,&quot;non-dropping-particle&quot;:&quot;&quot;},{&quot;family&quot;:&quot;Alzate&quot;,&quot;given&quot;:&quot;Juan F.&quot;,&quot;parse-names&quot;:false,&quot;dropping-particle&quot;:&quot;&quot;,&quot;non-dropping-particle&quot;:&quot;&quot;},{&quot;family&quot;:&quot;Santamaría&quot;,&quot;given&quot;:&quot;Ramón I.&quot;,&quot;parse-names&quot;:false,&quot;dropping-particle&quot;:&quot;&quot;,&quot;non-dropping-particle&quot;:&quot;&quot;},{&quot;family&quot;:&quot;Díaz&quot;,&quot;given&quot;:&quot;Margarita&quot;,&quot;parse-names&quot;:false,&quot;dropping-particle&quot;:&quot;&quot;,&quot;non-dropping-particle&quot;:&quot;&quot;}],&quot;container-title&quot;:&quot;Frontiers in Microbiology&quot;,&quot;container-title-short&quot;:&quot;Front Microbiol&quot;,&quot;DOI&quot;:&quot;10.3389/fmicb.2017.02444&quot;,&quot;ISSN&quot;:&quot;1664-302X&quot;,&quot;URL&quot;:&quot;http://journal.frontiersin.org/article/10.3389/fmicb.2017.02444/full&quot;,&quot;issued&quot;:{&quot;date-parts&quot;:[[2017,12,12]]},&quot;volume&quot;:&quot;8&quot;},&quot;isTemporary&quot;:false},{&quot;id&quot;:&quot;9c09c7aa-5589-32c7-81e5-f18f115a3dd6&quot;,&quot;itemData&quot;:{&quot;type&quot;:&quot;article-journal&quot;,&quot;id&quot;:&quot;9c09c7aa-5589-32c7-81e5-f18f115a3dd6&quot;,&quot;title&quot;:&quot;An Orphan Histidine Kinase, OhkA, Regulates Both Secondary Metabolism and Morphological Differentiation in Streptomyces coelicolor&quot;,&quot;author&quot;:[{&quot;family&quot;:&quot;Lu&quot;,&quot;given&quot;:&quot;Yinhua&quot;,&quot;parse-names&quot;:false,&quot;dropping-particle&quot;:&quot;&quot;,&quot;non-dropping-particle&quot;:&quot;&quot;},{&quot;family&quot;:&quot;He&quot;,&quot;given&quot;:&quot;Juanmei&quot;,&quot;parse-names&quot;:false,&quot;dropping-particle&quot;:&quot;&quot;,&quot;non-dropping-particle&quot;:&quot;&quot;},{&quot;family&quot;:&quot;Zhu&quot;,&quot;given&quot;:&quot;Hong&quot;,&quot;parse-names&quot;:false,&quot;dropping-particle&quot;:&quot;&quot;,&quot;non-dropping-particle&quot;:&quot;&quot;},{&quot;family&quot;:&quot;Yu&quot;,&quot;given&quot;:&quot;Zhenyu&quot;,&quot;parse-names&quot;:false,&quot;dropping-particle&quot;:&quot;&quot;,&quot;non-dropping-particle&quot;:&quot;&quot;},{&quot;family&quot;:&quot;Wang&quot;,&quot;given&quot;:&quot;Rui&quot;,&quot;parse-names&quot;:false,&quot;dropping-particle&quot;:&quot;&quot;,&quot;non-dropping-particle&quot;:&quot;&quot;},{&quot;family&quot;:&quot;Chen&quot;,&quot;given&quot;:&quot;Yunliang&quot;,&quot;parse-names&quot;:false,&quot;dropping-particle&quot;:&quot;&quot;,&quot;non-dropping-particle&quot;:&quot;&quot;},{&quot;family&quot;:&quot;Dang&quot;,&quot;given&quot;:&quot;Fujun&quot;,&quot;parse-names&quot;:false,&quot;dropping-particle&quot;:&quot;&quot;,&quot;non-dropping-particle&quot;:&quot;&quot;},{&quot;family&quot;:&quot;Zhang&quot;,&quot;given&quot;:&quot;Weiwen&quot;,&quot;parse-names&quot;:false,&quot;dropping-particle&quot;:&quot;&quot;,&quot;non-dropping-particle&quot;:&quot;&quot;},{&quot;family&quot;:&quot;Yang&quot;,&quot;given&quot;:&quot;Sheng&quot;,&quot;parse-names&quot;:false,&quot;dropping-particle&quot;:&quot;&quot;,&quot;non-dropping-particle&quot;:&quot;&quot;},{&quot;family&quot;:&quot;Jiang&quot;,&quot;given&quot;:&quot;Weihong&quot;,&quot;parse-names&quot;:false,&quot;dropping-particle&quot;:&quot;&quot;,&quot;non-dropping-particle&quot;:&quot;&quot;}],&quot;container-title&quot;:&quot;Journal of Bacteriology&quot;,&quot;container-title-short&quot;:&quot;J Bacteriol&quot;,&quot;DOI&quot;:&quot;10.1128/JB.00017-11&quot;,&quot;ISSN&quot;:&quot;0021-9193&quot;,&quot;URL&quot;:&quot;https://journals.asm.org/doi/10.1128/JB.00017-11&quot;,&quot;issued&quot;:{&quot;date-parts&quot;:[[2011,6,15]]},&quot;page&quot;:&quot;3020-3032&quot;,&quot;abstract&quot;:&quot;We report here the physiological and genetic characterization of an orphan histidine kinase (HK) (OhkA, SCO1596 ) in Streptomyces coelicolor and its homolog (OhkAsav, SAV_6741 ) in Streptomyces avermitilis . The physiological analysis showed that the ohkA mutant of S. coelicolor exhibits impaired aerial mycelium formation and sporulation and overproduction of multiple antibiotics on mannitol-soy flour (MS) medium, especially actinorhodin (ACT) and calcium-dependent antibiotic (CDA), and disruption of ohkAsav in S. avermitilis also led to the similar phenotypes of impaired morphological differentiation and significantly increased oligomycin A production. DNA microarray analysis combined with real-time reverse transcription-PCR (RT-PCR) and RNA dot blot assay in the S. coelicolor ohkA deletion mutant confirmed the physiological results by showing the upregulation of genes involved in the biosynthesis of ACT, CDA, undecylprodigiosin (RED), a yellow type I polyketide (CPK, SCO6273-6289 ), and a sesquiterpene antibiotic, albaflavenone ( SCO5222-5223 ). The results also suggested that the increased production of ACT and RED in the mutant could be partly ascribed to the enhanced precursor malonyl coenzyme A (malonyl-CoA) supply through increased transcription of genes encoding acetyl-CoA carboxylase (ACCase). Interestingly, DNA microarray analysis also showed that deletion of ohkA greatly downregulated the transcription of chpABCDEFGH genes essential for aerial mycelium formation by S. coelicolor on MS medium but significantly increased transcription of ramS / C / R , which is responsible for SapB formation and regulation and is normally absent on MS medium. Moreover, many other genes involved in development, such as bldM / N , whiG / H / I , ssgA / B / E / G / R , and whiE , were also significantly downregulated upon ohkA deletion. The results clearly demonstrated that OhkA is an important global regulator for both morphological differentiation and secondary metabolism in S. coelicolor and S. avermitilis .&quot;,&quot;issue&quot;:&quot;12&quot;,&quot;volume&quot;:&quot;193&quot;},&quot;isTemporary&quot;:false}]},{&quot;citationID&quot;:&quot;MENDELEY_CITATION_fee01ee7-3b26-48d8-b1a3-8b3e4ce3f6b4&quot;,&quot;properties&quot;:{&quot;noteIndex&quot;:0},&quot;isEdited&quot;:false,&quot;manualOverride&quot;:{&quot;isManuallyOverridden&quot;:false,&quot;citeprocText&quot;:&quot;[28]&quot;,&quot;manualOverrideText&quot;:&quot;&quot;},&quot;citationTag&quot;:&quot;MENDELEY_CITATION_v3_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&quot;,&quot;citationItems&quot;:[{&quot;id&quot;:&quot;06463efc-1df8-3397-aaa2-062a21017d76&quot;,&quot;itemData&quot;:{&quot;type&quot;:&quot;article-journal&quot;,&quot;id&quot;:&quot;06463efc-1df8-3397-aaa2-062a21017d76&quot;,&quot;title&quot;:&quot;The dynamic transcriptional and translational landscape of the model antibiotic producer Streptomyces coelicolor A3(2)&quot;,&quot;author&quot;:[{&quot;family&quot;:&quot;Jeong&quot;,&quot;given&quot;:&quot;Yujin&quot;,&quot;parse-names&quot;:false,&quot;dropping-particle&quot;:&quot;&quot;,&quot;non-dropping-particle&quot;:&quot;&quot;},{&quot;family&quot;:&quot;Kim&quot;,&quot;given&quot;:&quot;Ji-Nu&quot;,&quot;parse-names&quot;:false,&quot;dropping-particle&quot;:&quot;&quot;,&quot;non-dropping-particle&quot;:&quot;&quot;},{&quot;family&quot;:&quot;Kim&quot;,&quot;given&quot;:&quot;Min Woo&quot;,&quot;parse-names&quot;:false,&quot;dropping-particle&quot;:&quot;&quot;,&quot;non-dropping-particle&quot;:&quot;&quot;},{&quot;family&quot;:&quot;Bucca&quot;,&quot;given&quot;:&quot;Giselda&quot;,&quot;parse-names&quot;:false,&quot;dropping-particle&quot;:&quot;&quot;,&quot;non-dropping-particle&quot;:&quot;&quot;},{&quot;family&quot;:&quot;Cho&quot;,&quot;given&quot;:&quot;Suhyung&quot;,&quot;parse-names&quot;:false,&quot;dropping-particle&quot;:&quot;&quot;,&quot;non-dropping-particle&quot;:&quot;&quot;},{&quot;family&quot;:&quot;Yoon&quot;,&quot;given&quot;:&quot;Yeo Joon&quot;,&quot;parse-names&quot;:false,&quot;dropping-particle&quot;:&quot;&quot;,&quot;non-dropping-particle&quot;:&quot;&quot;},{&quot;family&quot;:&quot;Kim&quot;,&quot;given&quot;:&quot;Byung-Gee&quot;,&quot;parse-names&quot;:false,&quot;dropping-particle&quot;:&quot;&quot;,&quot;non-dropping-particle&quot;:&quot;&quot;},{&quot;family&quot;:&quot;Roe&quot;,&quot;given&quot;:&quot;Jung-Hye&quot;,&quot;parse-names&quot;:false,&quot;dropping-particle&quot;:&quot;&quot;,&quot;non-dropping-particle&quot;:&quot;&quot;},{&quot;family&quot;:&quot;Kim&quot;,&quot;given&quot;:&quot;Sun Chang&quot;,&quot;parse-names&quot;:false,&quot;dropping-particle&quot;:&quot;&quot;,&quot;non-dropping-particle&quot;:&quot;&quot;},{&quot;family&quot;:&quot;Smith&quot;,&quot;given&quot;:&quot;Colin P.&quot;,&quot;parse-names&quot;:false,&quot;dropping-particle&quot;:&quot;&quot;,&quot;non-dropping-particle&quot;:&quot;&quot;},{&quot;family&quot;:&quot;Cho&quot;,&quot;given&quot;:&quot;Byung-Kwan&quot;,&quot;parse-names&quot;:false,&quot;dropping-particle&quot;:&quot;&quot;,&quot;non-dropping-particle&quot;:&quot;&quot;}],&quot;container-title&quot;:&quot;Nature Communications&quot;,&quot;container-title-short&quot;:&quot;Nat Commun&quot;,&quot;DOI&quot;:&quot;10.1038/ncomms11605&quot;,&quot;ISSN&quot;:&quot;2041-1723&quot;,&quot;URL&quot;:&quot;https://www.nature.com/articles/ncomms11605&quot;,&quot;issued&quot;:{&quot;date-parts&quot;:[[2016,6,2]]},&quot;page&quot;:&quot;11605&quot;,&quot;abstract&quot;:&quot;Individual Streptomyces species have the genetic potential to produce a diverse array of natural products of commercial, medical and veterinary interest. However, these products are often not detectable under laboratory culture conditions. To harness their full biosynthetic potential, it is important to develop a detailed understanding of the regulatory networks that orchestrate their metabolism. Here we integrate nucleotide resolution genome-scale measurements of the transcriptome and translatome of Streptomyces coelicolor , the model antibiotic-producing actinomycete. Our systematic study determines 3,570 transcription start sites and identifies 230 small RNAs and a considerable proportion (∼21%) of leaderless mRNAs; this enables deduction of genome-wide promoter architecture. Ribosome profiling reveals that the translation efficiency of secondary metabolic genes is negatively correlated with transcription and that several key antibiotic regulatory genes are translationally induced at transition growth phase. These findings might facilitate the design of new approaches to antibiotic discovery and development.&quot;,&quot;issue&quot;:&quot;1&quot;,&quot;volume&quot;:&quot;7&quot;},&quot;isTemporary&quot;:false}]},{&quot;citationID&quot;:&quot;MENDELEY_CITATION_86c4e89b-e0ea-49ad-8053-510999b4875f&quot;,&quot;properties&quot;:{&quot;noteIndex&quot;:0},&quot;isEdited&quot;:false,&quot;manualOverride&quot;:{&quot;isManuallyOverridden&quot;:false,&quot;citeprocText&quot;:&quot;[29]&quot;,&quot;manualOverrideText&quot;:&quot;&quot;},&quot;citationTag&quot;:&quot;MENDELEY_CITATION_v3_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&quot;,&quot;citationItems&quot;:[{&quot;id&quot;:&quot;f5f166d5-5c8e-3766-8c23-f3dd4b127d95&quot;,&quot;itemData&quot;:{&quot;type&quot;:&quot;article-magazine&quot;,&quot;id&quot;:&quot;f5f166d5-5c8e-3766-8c23-f3dd4b127d95&quot;,&quot;title&quot;:&quot;The Basics of Microarrays.&quot;,&quot;author&quot;:[{&quot;family&quot;:&quot;Jones&quot;,&quot;given&quot;:&quot;Joanne.&quot;,&quot;parse-names&quot;:false,&quot;dropping-particle&quot;:&quot;&quot;,&quot;non-dropping-particle&quot;:&quot;&quot;}],&quot;container-title&quot;:&quot;ACNR&quot;,&quot;issued&quot;:{&quot;date-parts&quot;:[[2006]]},&quot;page&quot;:&quot;29&quot;,&quot;container-title-short&quot;:&quot;&quot;},&quot;isTemporary&quot;:false}]},{&quot;citationID&quot;:&quot;MENDELEY_CITATION_0585615d-cea4-4645-b55a-f83fd4c72d2e&quot;,&quot;properties&quot;:{&quot;noteIndex&quot;:0},&quot;isEdited&quot;:false,&quot;manualOverride&quot;:{&quot;isManuallyOverridden&quot;:false,&quot;citeprocText&quot;:&quot;[30]&quot;,&quot;manualOverrideText&quot;:&quot;&quot;},&quot;citationTag&quot;:&quot;MENDELEY_CITATION_v3_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&quot;,&quot;citationItems&quot;:[{&quot;id&quot;:&quot;42fcbb61-16b4-322b-8ed4-37b8a79f588c&quot;,&quot;itemData&quot;:{&quot;type&quot;:&quot;article-journal&quot;,&quot;id&quot;:&quot;42fcbb61-16b4-322b-8ed4-37b8a79f588c&quot;,&quot;title&quot;:&quot;Identification of new developmentally regulated genes involved in Streptomyces coelicolorsporulation&quot;,&quot;author&quot;:[{&quot;family&quot;:&quot;Salerno&quot;,&quot;given&quot;:&quot;Paola&quot;,&quot;parse-names&quot;:false,&quot;dropping-particle&quot;:&quot;&quot;,&quot;non-dropping-particle&quot;:&quot;&quot;},{&quot;family&quot;:&quot;Persson&quot;,&quot;given&quot;:&quot;Jessica&quot;,&quot;parse-names&quot;:false,&quot;dropping-particle&quot;:&quot;&quot;,&quot;non-dropping-particle&quot;:&quot;&quot;},{&quot;family&quot;:&quot;Bucca&quot;,&quot;given&quot;:&quot;Giselda&quot;,&quot;parse-names&quot;:false,&quot;dropping-particle&quot;:&quot;&quot;,&quot;non-dropping-particle&quot;:&quot;&quot;},{&quot;family&quot;:&quot;Laing&quot;,&quot;given&quot;:&quot;Emma&quot;,&quot;parse-names&quot;:false,&quot;dropping-particle&quot;:&quot;&quot;,&quot;non-dropping-particle&quot;:&quot;&quot;},{&quot;family&quot;:&quot;Ausmees&quot;,&quot;given&quot;:&quot;Nora&quot;,&quot;parse-names&quot;:false,&quot;dropping-particle&quot;:&quot;&quot;,&quot;non-dropping-particle&quot;:&quot;&quot;},{&quot;family&quot;:&quot;Smith&quot;,&quot;given&quot;:&quot;Colin P&quot;,&quot;parse-names&quot;:false,&quot;dropping-particle&quot;:&quot;&quot;,&quot;non-dropping-particle&quot;:&quot;&quot;},{&quot;family&quot;:&quot;Flärdh&quot;,&quot;given&quot;:&quot;Klas&quot;,&quot;parse-names&quot;:false,&quot;dropping-particle&quot;:&quot;&quot;,&quot;non-dropping-particle&quot;:&quot;&quot;}],&quot;container-title&quot;:&quot;BMC Microbiology&quot;,&quot;DOI&quot;:&quot;10.1186/1471-2180-13-281&quot;,&quot;ISSN&quot;:&quot;1471-2180&quot;,&quot;URL&quot;:&quot;https://bmcmicrobiol.biomedcentral.com/articles/10.1186/1471-2180-13-281&quot;,&quot;issued&quot;:{&quot;date-parts&quot;:[[2013,12,5]]},&quot;page&quot;:&quot;281&quot;,&quot;issue&quot;:&quot;1&quot;,&quot;volume&quot;:&quot;13&quot;,&quot;container-title-short&quot;:&quot;BMC Microbiol&quot;},&quot;isTemporary&quot;:false}]},{&quot;citationID&quot;:&quot;MENDELEY_CITATION_a890b43f-74f3-48ad-ab48-fe95b5e94c4d&quot;,&quot;properties&quot;:{&quot;noteIndex&quot;:0},&quot;isEdited&quot;:false,&quot;manualOverride&quot;:{&quot;isManuallyOverridden&quot;:false,&quot;citeprocText&quot;:&quot;[31]&quot;,&quot;manualOverrideText&quot;:&quot;&quot;},&quot;citationTag&quot;:&quot;MENDELEY_CITATION_v3_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&quot;,&quot;citationItems&quot;:[{&quot;id&quot;:&quot;682a0ed1-2fcc-38d7-88be-1dc51604a46b&quot;,&quot;itemData&quot;:{&quot;type&quot;:&quot;article-journal&quot;,&quot;id&quot;:&quot;682a0ed1-2fcc-38d7-88be-1dc51604a46b&quot;,&quot;title&quot;:&quot;Transcriptomic Analysis of Streptomyces coelicolor Differentiation in Solid Sporulating Cultures: First Compartmentalized and Second Multinucleated Mycelia Have Different and Distinctive Transcriptomes&quot;,&quot;author&quot;:[{&quot;family&quot;:&quot;Yagüe&quot;,&quot;given&quot;:&quot;Paula&quot;,&quot;parse-names&quot;:false,&quot;dropping-particle&quot;:&quot;&quot;,&quot;non-dropping-particle&quot;:&quot;&quot;},{&quot;family&quot;:&quot;Rodríguez-García&quot;,&quot;given&quot;:&quot;Antonio&quot;,&quot;parse-names&quot;:false,&quot;dropping-particle&quot;:&quot;&quot;,&quot;non-dropping-particle&quot;:&quot;&quot;},{&quot;family&quot;:&quot;López-García&quot;,&quot;given&quot;:&quot;María T.&quot;,&quot;parse-names&quot;:false,&quot;dropping-particle&quot;:&quot;&quot;,&quot;non-dropping-particle&quot;:&quot;&quot;},{&quot;family&quot;:&quot;Martín&quot;,&quot;given&quot;:&quot;Juan F.&quot;,&quot;parse-names&quot;:false,&quot;dropping-particle&quot;:&quot;&quot;,&quot;non-dropping-particle&quot;:&quot;&quot;},{&quot;family&quot;:&quot;Rioseras&quot;,&quot;given&quot;:&quot;Beatriz&quot;,&quot;parse-names&quot;:false,&quot;dropping-particle&quot;:&quot;&quot;,&quot;non-dropping-particle&quot;:&quot;&quot;},{&quot;family&quot;:&quot;Sánchez&quot;,&quot;given&quot;:&quot;Jesús&quot;,&quot;parse-names&quot;:false,&quot;dropping-particle&quot;:&quot;&quot;,&quot;non-dropping-particle&quot;:&quot;&quot;},{&quot;family&quot;:&quot;Manteca&quot;,&quot;given&quot;:&quot;Angel&quot;,&quot;parse-names&quot;:false,&quot;dropping-particle&quot;:&quot;&quot;,&quot;non-dropping-particle&quot;:&quot;&quot;}],&quot;container-title&quot;:&quot;PLoS ONE&quot;,&quot;editor&quot;:[{&quot;family&quot;:&quot;Virolle&quot;,&quot;given&quot;:&quot;Marie-Joelle&quot;,&quot;parse-names&quot;:false,&quot;dropping-particle&quot;:&quot;&quot;,&quot;non-dropping-particle&quot;:&quot;&quot;}],&quot;DOI&quot;:&quot;10.1371/journal.pone.0060665&quot;,&quot;ISSN&quot;:&quot;1932-6203&quot;,&quot;URL&quot;:&quot;https://dx.plos.org/10.1371/journal.pone.0060665&quot;,&quot;issued&quot;:{&quot;date-parts&quot;:[[2013,3,28]]},&quot;page&quot;:&quot;e60665&quot;,&quot;issue&quot;:&quot;3&quot;,&quot;volume&quot;:&quot;8&quot;,&quot;container-title-short&quot;:&quot;PLoS One&quot;},&quot;isTemporary&quot;:false}]},{&quot;citationID&quot;:&quot;MENDELEY_CITATION_0f148a8e-ba4d-4fbd-ba02-821fbed43723&quot;,&quot;properties&quot;:{&quot;noteIndex&quot;:0},&quot;isEdited&quot;:false,&quot;manualOverride&quot;:{&quot;isManuallyOverridden&quot;:false,&quot;citeprocText&quot;:&quot;[32]&quot;,&quot;manualOverrideText&quot;:&quot;&quot;},&quot;citationTag&quot;:&quot;MENDELEY_CITATION_v3_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&quot;,&quot;citationItems&quot;:[{&quot;id&quot;:&quot;4947a41f-9a03-3d16-80fb-4a4c473f2883&quot;,&quot;itemData&quot;:{&quot;type&quot;:&quot;webpage&quot;,&quot;id&quot;:&quot;4947a41f-9a03-3d16-80fb-4a4c473f2883&quot;,&quot;title&quot;:&quot;No Title&quot;,&quot;author&quot;:[{&quot;family&quot;:&quot;User:Larssono&quot;,&quot;given&quot;:&quot;&quot;,&quot;parse-names&quot;:false,&quot;dropping-particle&quot;:&quot;&quot;,&quot;non-dropping-particle&quot;:&quot;&quot;}],&quot;URL&quot;:&quot;https://commons.wikimedia.org/wiki/File:Microarray-schema.jpg&quot;,&quot;container-title-short&quot;:&quot;&quot;},&quot;isTemporary&quot;:false}]},{&quot;citationID&quot;:&quot;MENDELEY_CITATION_d2454c47-1e84-450c-9537-4a2591d82e62&quot;,&quot;properties&quot;:{&quot;noteIndex&quot;:0},&quot;isEdited&quot;:false,&quot;manualOverride&quot;:{&quot;isManuallyOverridden&quot;:false,&quot;citeprocText&quot;:&quot;[33]&quot;,&quot;manualOverrideText&quot;:&quot;&quot;},&quot;citationTag&quot;:&quot;MENDELEY_CITATION_v3_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&quot;,&quot;citationItems&quot;:[{&quot;id&quot;:&quot;47dd8542-ad6f-3e88-b75d-97aa66a6856d&quot;,&quot;itemData&quot;:{&quot;type&quot;:&quot;article-journal&quot;,&quot;id&quot;:&quot;47dd8542-ad6f-3e88-b75d-97aa66a6856d&quot;,&quot;title&quot;:&quot;ChIP–seq: advantages and challenges of a maturing technology&quot;,&quot;author&quot;:[{&quot;family&quot;:&quot;Park&quot;,&quot;given&quot;:&quot;Peter J.&quot;,&quot;parse-names&quot;:false,&quot;dropping-particle&quot;:&quot;&quot;,&quot;non-dropping-particle&quot;:&quot;&quot;}],&quot;container-title&quot;:&quot;Nature Reviews Genetics&quot;,&quot;container-title-short&quot;:&quot;Nat Rev Genet&quot;,&quot;DOI&quot;:&quot;10.1038/nrg2641&quot;,&quot;ISSN&quot;:&quot;1471-0056&quot;,&quot;URL&quot;:&quot;https://www.nature.com/articles/nrg2641&quot;,&quot;issued&quot;:{&quot;date-parts&quot;:[[2009,10,8]]},&quot;page&quot;:&quot;669-680&quot;,&quot;issue&quot;:&quot;10&quot;,&quot;volume&quot;:&quot;10&quot;},&quot;isTemporary&quot;:false}]},{&quot;citationID&quot;:&quot;MENDELEY_CITATION_cbeae084-b6cc-44c8-a11f-8f4befeafe31&quot;,&quot;properties&quot;:{&quot;noteIndex&quot;:0},&quot;isEdited&quot;:false,&quot;manualOverride&quot;:{&quot;isManuallyOverridden&quot;:false,&quot;citeprocText&quot;:&quot;[34]&quot;,&quot;manualOverrideText&quot;:&quot;&quot;},&quot;citationTag&quot;:&quot;MENDELEY_CITATION_v3_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&quot;,&quot;citationItems&quot;:[{&quot;id&quot;:&quot;b125a8b0-df2e-36c7-ba69-93fdd54896bf&quot;,&quot;itemData&quot;:{&quot;type&quot;:&quot;article-journal&quot;,&quot;id&quot;:&quot;b125a8b0-df2e-36c7-ba69-93fdd54896bf&quot;,&quot;title&quot;:&quot;Spatial rearrangement of the Streptomyces venezuelae linear chromosome during sporogenic development&quot;,&quot;author&quot;:[{&quot;family&quot;:&quot;Szafran&quot;,&quot;given&quot;:&quot;Marcin J.&quot;,&quot;parse-names&quot;:false,&quot;dropping-particle&quot;:&quot;&quot;,&quot;non-dropping-particle&quot;:&quot;&quot;},{&quot;family&quot;:&quot;Małecki&quot;,&quot;given&quot;:&quot;Tomasz&quot;,&quot;parse-names&quot;:false,&quot;dropping-particle&quot;:&quot;&quot;,&quot;non-dropping-particle&quot;:&quot;&quot;},{&quot;family&quot;:&quot;Strzałka&quot;,&quot;given&quot;:&quot;Agnieszka&quot;,&quot;parse-names&quot;:false,&quot;dropping-particle&quot;:&quot;&quot;,&quot;non-dropping-particle&quot;:&quot;&quot;},{&quot;family&quot;:&quot;Pawlikiewicz&quot;,&quot;given&quot;:&quot;Katarzyna&quot;,&quot;parse-names&quot;:false,&quot;dropping-particle&quot;:&quot;&quot;,&quot;non-dropping-particle&quot;:&quot;&quot;},{&quot;family&quot;:&quot;Duława&quot;,&quot;given&quot;:&quot;Julia&quot;,&quot;parse-names&quot;:false,&quot;dropping-particle&quot;:&quot;&quot;,&quot;non-dropping-particle&quot;:&quot;&quot;},{&quot;family&quot;:&quot;Zarek&quot;,&quot;given&quot;:&quot;Anna&quot;,&quot;parse-names&quot;:false,&quot;dropping-particle&quot;:&quot;&quot;,&quot;non-dropping-particle&quot;:&quot;&quot;},{&quot;family&quot;:&quot;Kois-Ostrowska&quot;,&quot;given&quot;:&quot;Agnieszka&quot;,&quot;parse-names&quot;:false,&quot;dropping-particle&quot;:&quot;&quot;,&quot;non-dropping-particle&quot;:&quot;&quot;},{&quot;family&quot;:&quot;Findlay&quot;,&quot;given&quot;:&quot;Kim C.&quot;,&quot;parse-names&quot;:false,&quot;dropping-particle&quot;:&quot;&quot;,&quot;non-dropping-particle&quot;:&quot;&quot;},{&quot;family&quot;:&quot;Le&quot;,&quot;given&quot;:&quot;Tung B. K.&quot;,&quot;parse-names&quot;:false,&quot;dropping-particle&quot;:&quot;&quot;,&quot;non-dropping-particle&quot;:&quot;&quot;},{&quot;family&quot;:&quot;Jakimowicz&quot;,&quot;given&quot;:&quot;Dagmara&quot;,&quot;parse-names&quot;:false,&quot;dropping-particle&quot;:&quot;&quot;,&quot;non-dropping-particle&quot;:&quot;&quot;}],&quot;container-title&quot;:&quot;Nature Communications&quot;,&quot;DOI&quot;:&quot;10.1038/s41467-021-25461-2&quot;,&quot;ISSN&quot;:&quot;2041-1723&quot;,&quot;URL&quot;:&quot;https://www.nature.com/articles/s41467-021-25461-2&quot;,&quot;issued&quot;:{&quot;date-parts&quot;:[[2021,9,1]]},&quot;page&quot;:&quot;5222&quot;,&quot;abstract&quot;:&quot;Bacteria of the genus Streptomyces have a linear chromosome, with a core region and two ‘arms’. During their complex life cycle, these bacteria develop multi-genomic hyphae that differentiate into chains of exospores that carry a single copy of the genome. Sporulation-associated cell division requires chromosome segregation and compaction. Here, we show that the arms of Streptomyces venezuelae chromosomes are spatially separated at entry to sporulation, but during sporogenic cell division they are closely aligned with the core region. Arm proximity is imposed by segregation protein ParB and condensin SMC. Moreover, the chromosomal terminal regions are organized into distinct domains by the Streptomyces -specific HU-family protein HupS. Thus, as seen in eukaryotes, there is substantial chromosomal remodelling during the Streptomyces life cycle, with the chromosome undergoing rearrangements from an ‘open’ to a ‘closed’ conformation.&quot;,&quot;issue&quot;:&quot;1&quot;,&quot;volume&quot;:&quot;12&quot;,&quot;container-title-short&quot;:&quot;Nat Commun&quot;},&quot;isTemporary&quot;:false}]},{&quot;citationID&quot;:&quot;MENDELEY_CITATION_7be7277d-dc06-4c93-a381-aaff7886e093&quot;,&quot;properties&quot;:{&quot;noteIndex&quot;:0},&quot;isEdited&quot;:false,&quot;manualOverride&quot;:{&quot;isManuallyOverridden&quot;:false,&quot;citeprocText&quot;:&quot;[35]&quot;,&quot;manualOverrideText&quot;:&quot;&quot;},&quot;citationTag&quot;:&quot;MENDELEY_CITATION_v3_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&quot;,&quot;citationItems&quot;:[{&quot;id&quot;:&quot;b0d0df7c-5e1b-3074-b9c2-acbf23223f18&quot;,&quot;itemData&quot;:{&quot;type&quot;:&quot;article-journal&quot;,&quot;id&quot;:&quot;b0d0df7c-5e1b-3074-b9c2-acbf23223f18&quot;,&quot;title&quot;:&quot;DNA mapping and kinetic modeling of the HrdB regulon in Streptomyces coelicolor&quot;,&quot;author&quot;:[{&quot;family&quot;:&quot;Šmídová&quot;,&quot;given&quot;:&quot;Klára&quot;,&quot;parse-names&quot;:false,&quot;dropping-particle&quot;:&quot;&quot;,&quot;non-dropping-particle&quot;:&quot;&quot;},{&quot;family&quot;:&quot;Ziková&quot;,&quot;given&quot;:&quot;Alice&quot;,&quot;parse-names&quot;:false,&quot;dropping-particle&quot;:&quot;&quot;,&quot;non-dropping-particle&quot;:&quot;&quot;},{&quot;family&quot;:&quot;Pospíšil&quot;,&quot;given&quot;:&quot;Jiří&quot;,&quot;parse-names&quot;:false,&quot;dropping-particle&quot;:&quot;&quot;,&quot;non-dropping-particle&quot;:&quot;&quot;},{&quot;family&quot;:&quot;Schwarz&quot;,&quot;given&quot;:&quot;Marek&quot;,&quot;parse-names&quot;:false,&quot;dropping-particle&quot;:&quot;&quot;,&quot;non-dropping-particle&quot;:&quot;&quot;},{&quot;family&quot;:&quot;Bobek&quot;,&quot;given&quot;:&quot;Jan&quot;,&quot;parse-names&quot;:false,&quot;dropping-particle&quot;:&quot;&quot;,&quot;non-dropping-particle&quot;:&quot;&quot;},{&quot;family&quot;:&quot;Vohradsky&quot;,&quot;given&quot;:&quot;Jiri&quot;,&quot;parse-names&quot;:false,&quot;dropping-particle&quot;:&quot;&quot;,&quot;non-dropping-particle&quot;:&quot;&quot;}],&quot;container-title&quot;:&quot;Nucleic Acids Research&quot;,&quot;DOI&quot;:&quot;10.1093/nar/gky1018&quot;,&quot;ISSN&quot;:&quot;0305-1048&quot;,&quot;URL&quot;:&quot;https://academic.oup.com/nar/article/47/2/621/5146190&quot;,&quot;issued&quot;:{&quot;date-parts&quot;:[[2019,1,25]]},&quot;page&quot;:&quot;621-633&quot;,&quot;issue&quot;:&quot;2&quot;,&quot;volume&quot;:&quot;47&quot;,&quot;container-title-short&quot;:&quot;Nucleic Acids Res&quot;},&quot;isTemporary&quot;:false}]},{&quot;citationID&quot;:&quot;MENDELEY_CITATION_323e4794-2c1f-4d0a-9155-4dce2046c7e5&quot;,&quot;properties&quot;:{&quot;noteIndex&quot;:0},&quot;isEdited&quot;:false,&quot;manualOverride&quot;:{&quot;isManuallyOverridden&quot;:false,&quot;citeprocText&quot;:&quot;[36]&quot;,&quot;manualOverrideText&quot;:&quot;&quot;},&quot;citationTag&quot;:&quot;MENDELEY_CITATION_v3_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&quot;,&quot;citationItems&quot;:[{&quot;id&quot;:&quot;4454a3e1-882d-37b9-b0cc-892ea4808aa4&quot;,&quot;itemData&quot;:{&quot;type&quot;:&quot;article-journal&quot;,&quot;id&quot;:&quot;4454a3e1-882d-37b9-b0cc-892ea4808aa4&quot;,&quot;title&quot;:&quot;Chromatin immunoprecipitation sequencing (ChIP-Seq) on the SOLiD™ system&quot;,&quot;author&quot;:[{&quot;family&quot;:&quot;Shah&quot;,&quot;given&quot;:&quot;Anjali&quot;,&quot;parse-names&quot;:false,&quot;dropping-particle&quot;:&quot;&quot;,&quot;non-dropping-particle&quot;:&quot;&quot;}],&quot;container-title&quot;:&quot;Nature Methods&quot;,&quot;container-title-short&quot;:&quot;Nat Methods&quot;,&quot;DOI&quot;:&quot;10.1038/nmeth.f.247&quot;,&quot;ISSN&quot;:&quot;1548-7091&quot;,&quot;URL&quot;:&quot;https://www.nature.com/articles/nmeth.f.247&quot;,&quot;issued&quot;:{&quot;date-parts&quot;:[[2009,4]]},&quot;page&quot;:&quot;ii-iii&quot;,&quot;issue&quot;:&quot;4&quot;,&quot;volume&quot;:&quot;6&quot;},&quot;isTemporary&quot;:false}]},{&quot;citationID&quot;:&quot;MENDELEY_CITATION_cf9c6905-0ad9-4b71-8215-d5952c6d22d2&quot;,&quot;properties&quot;:{&quot;noteIndex&quot;:0},&quot;isEdited&quot;:false,&quot;manualOverride&quot;:{&quot;isManuallyOverridden&quot;:false,&quot;citeprocText&quot;:&quot;[37]&quot;,&quot;manualOverrideText&quot;:&quot;&quot;},&quot;citationTag&quot;:&quot;MENDELEY_CITATION_v3_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&quot;,&quot;citationItems&quot;:[{&quot;id&quot;:&quot;33c423e4-3f30-3484-8c89-11e5a8f29656&quot;,&quot;itemData&quot;:{&quot;type&quot;:&quot;article-journal&quot;,&quot;id&quot;:&quot;33c423e4-3f30-3484-8c89-11e5a8f29656&quot;,&quot;title&quot;:&quot;Gene Expression Omnibus: NCBI gene expression and hybridization array data repository&quot;,&quot;author&quot;:[{&quot;family&quot;:&quot;Edgar&quot;,&quot;given&quot;:&quot;R.&quot;,&quot;parse-names&quot;:false,&quot;dropping-particle&quot;:&quot;&quot;,&quot;non-dropping-particle&quot;:&quot;&quot;}],&quot;container-title&quot;:&quot;Nucleic Acids Research&quot;,&quot;container-title-short&quot;:&quot;Nucleic Acids Res&quot;,&quot;DOI&quot;:&quot;10.1093/nar/30.1.207&quot;,&quot;ISSN&quot;:&quot;13624962&quot;,&quot;URL&quot;:&quot;https://academic.oup.com/nar/article-lookup/doi/10.1093/nar/30.1.207&quot;,&quot;issued&quot;:{&quot;date-parts&quot;:[[2002,1,1]]},&quot;page&quot;:&quot;207-210&quot;,&quot;issue&quot;:&quot;1&quot;,&quot;volume&quot;:&quot;30&quot;},&quot;isTemporary&quot;:false}]},{&quot;citationID&quot;:&quot;MENDELEY_CITATION_67e145f8-23a3-4819-88b4-47df9214c62e&quot;,&quot;properties&quot;:{&quot;noteIndex&quot;:0},&quot;isEdited&quot;:false,&quot;manualOverride&quot;:{&quot;isManuallyOverridden&quot;:false,&quot;citeprocText&quot;:&quot;[38]&quot;,&quot;manualOverrideText&quot;:&quot;&quot;},&quot;citationTag&quot;:&quot;MENDELEY_CITATION_v3_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&quot;,&quot;citationItems&quot;:[{&quot;id&quot;:&quot;854350a8-8239-3ad5-81fd-23499f760fe7&quot;,&quot;itemData&quot;:{&quot;type&quot;:&quot;article-journal&quot;,&quot;id&quot;:&quot;854350a8-8239-3ad5-81fd-23499f760fe7&quot;,&quot;title&quot;:&quot;The BioStudies database—one stop shop for all data supporting a life sciences study&quot;,&quot;author&quot;:[{&quot;family&quot;:&quot;Sarkans&quot;,&quot;given&quot;:&quot;Ugis&quot;,&quot;parse-names&quot;:false,&quot;dropping-particle&quot;:&quot;&quot;,&quot;non-dropping-particle&quot;:&quot;&quot;},{&quot;family&quot;:&quot;Gostev&quot;,&quot;given&quot;:&quot;Mikhail&quot;,&quot;parse-names&quot;:false,&quot;dropping-particle&quot;:&quot;&quot;,&quot;non-dropping-particle&quot;:&quot;&quot;},{&quot;family&quot;:&quot;Athar&quot;,&quot;given&quot;:&quot;Awais&quot;,&quot;parse-names&quot;:false,&quot;dropping-particle&quot;:&quot;&quot;,&quot;non-dropping-particle&quot;:&quot;&quot;},{&quot;family&quot;:&quot;Behrangi&quot;,&quot;given&quot;:&quot;Ehsan&quot;,&quot;parse-names&quot;:false,&quot;dropping-particle&quot;:&quot;&quot;,&quot;non-dropping-particle&quot;:&quot;&quot;},{&quot;family&quot;:&quot;Melnichuk&quot;,&quot;given&quot;:&quot;Olga&quot;,&quot;parse-names&quot;:false,&quot;dropping-particle&quot;:&quot;&quot;,&quot;non-dropping-particle&quot;:&quot;&quot;},{&quot;family&quot;:&quot;Ali&quot;,&quot;given&quot;:&quot;Ahmed&quot;,&quot;parse-names&quot;:false,&quot;dropping-particle&quot;:&quot;&quot;,&quot;non-dropping-particle&quot;:&quot;&quot;},{&quot;family&quot;:&quot;Minguet&quot;,&quot;given&quot;:&quot;Jasmine&quot;,&quot;parse-names&quot;:false,&quot;dropping-particle&quot;:&quot;&quot;,&quot;non-dropping-particle&quot;:&quot;&quot;},{&quot;family&quot;:&quot;Rada&quot;,&quot;given&quot;:&quot;Juan Camillo&quot;,&quot;parse-names&quot;:false,&quot;dropping-particle&quot;:&quot;&quot;,&quot;non-dropping-particle&quot;:&quot;&quot;},{&quot;family&quot;:&quot;Snow&quot;,&quot;given&quot;:&quot;Catherine&quot;,&quot;parse-names&quot;:false,&quot;dropping-particle&quot;:&quot;&quot;,&quot;non-dropping-particle&quot;:&quot;&quot;},{&quot;family&quot;:&quot;Tikhonov&quot;,&quot;given&quot;:&quot;Andrew&quot;,&quot;parse-names&quot;:false,&quot;dropping-particle&quot;:&quot;&quot;,&quot;non-dropping-particle&quot;:&quot;&quot;},{&quot;family&quot;:&quot;Brazma&quot;,&quot;given&quot;:&quot;Alvis&quot;,&quot;parse-names&quot;:false,&quot;dropping-particle&quot;:&quot;&quot;,&quot;non-dropping-particle&quot;:&quot;&quot;},{&quot;family&quot;:&quot;McEntyre&quot;,&quot;given&quot;:&quot;Johanna&quot;,&quot;parse-names&quot;:false,&quot;dropping-particle&quot;:&quot;&quot;,&quot;non-dropping-particle&quot;:&quot;&quot;}],&quot;container-title&quot;:&quot;Nucleic Acids Research&quot;,&quot;container-title-short&quot;:&quot;Nucleic Acids Res&quot;,&quot;DOI&quot;:&quot;10.1093/nar/gkx965&quot;,&quot;ISSN&quot;:&quot;0305-1048&quot;,&quot;URL&quot;:&quot;http://academic.oup.com/nar/article/46/D1/D1266/4561649&quot;,&quot;issued&quot;:{&quot;date-parts&quot;:[[2018,1,4]]},&quot;page&quot;:&quot;D1266-D1270&quot;,&quot;issue&quot;:&quot;D1&quot;,&quot;volume&quot;:&quot;46&quot;},&quot;isTemporary&quot;:false}]},{&quot;citationID&quot;:&quot;MENDELEY_CITATION_f362fc0c-7f0c-457d-a265-27b492d1f54d&quot;,&quot;properties&quot;:{&quot;noteIndex&quot;:0},&quot;isEdited&quot;:false,&quot;manualOverride&quot;:{&quot;isManuallyOverridden&quot;:false,&quot;citeprocText&quot;:&quot;[39]&quot;,&quot;manualOverrideText&quot;:&quot;&quot;},&quot;citationTag&quot;:&quot;MENDELEY_CITATION_v3_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&quot;,&quot;citationItems&quot;:[{&quot;id&quot;:&quot;40810446-40f9-3f62-9282-c51f3b611e92&quot;,&quot;itemData&quot;:{&quot;type&quot;:&quot;webpage&quot;,&quot;id&quot;:&quot;40810446-40f9-3f62-9282-c51f3b611e92&quot;,&quot;title&quot;:&quot;The Cancer Genome Atlas&quot;,&quot;URL&quot;:&quot;https://www.cancer.gov/tcga&quot;,&quot;container-title-short&quot;:&quot;&quot;},&quot;isTemporary&quot;:false}]},{&quot;citationID&quot;:&quot;MENDELEY_CITATION_419e8f27-79e3-4a7c-927a-e8b4218bb2e7&quot;,&quot;properties&quot;:{&quot;noteIndex&quot;:0},&quot;isEdited&quot;:false,&quot;manualOverride&quot;:{&quot;isManuallyOverridden&quot;:false,&quot;citeprocText&quot;:&quot;[40]&quot;,&quot;manualOverrideText&quot;:&quot;&quot;},&quot;citationItems&quot;:[{&quot;id&quot;:&quot;a70c9869-aacd-3c87-bf29-9bdaba806a20&quot;,&quot;itemData&quot;:{&quot;type&quot;:&quot;article-journal&quot;,&quot;id&quot;:&quot;a70c9869-aacd-3c87-bf29-9bdaba806a20&quot;,&quot;title&quot;:&quot;iModulonDB: a knowledgebase of microbial transcriptional regulation derived from machine learning&quot;,&quot;author&quot;:[{&quot;family&quot;:&quot;Rychel&quot;,&quot;given&quot;:&quot;Kevin&quot;,&quot;parse-names&quot;:false,&quot;dropping-particle&quot;:&quot;&quot;,&quot;non-dropping-particle&quot;:&quot;&quot;},{&quot;family&quot;:&quot;Decker&quot;,&quot;given&quot;:&quot;Katherine&quot;,&quot;parse-names&quot;:false,&quot;dropping-particle&quot;:&quot;&quot;,&quot;non-dropping-particle&quot;:&quot;&quot;},{&quot;family&quot;:&quot;Sastry&quot;,&quot;given&quot;:&quot;Anand&quot;,&quot;parse-names&quot;:false,&quot;dropping-particle&quot;:&quot;V&quot;,&quot;non-dropping-particle&quot;:&quot;&quot;},{&quot;family&quot;:&quot;Phaneuf&quot;,&quot;given&quot;:&quot;Patrick&quot;,&quot;parse-names&quot;:false,&quot;dropping-particle&quot;:&quot;V&quot;,&quot;non-dropping-particle&quot;:&quot;&quot;},{&quot;family&quot;:&quot;Poudel&quot;,&quot;given&quot;:&quot;Saugat&quot;,&quot;parse-names&quot;:false,&quot;dropping-particle&quot;:&quot;&quot;,&quot;non-dropping-particle&quot;:&quot;&quot;},{&quot;family&quot;:&quot;Palsson&quot;,&quot;given&quot;:&quot;Bernhard O&quot;,&quot;parse-names&quot;:false,&quot;dropping-particle&quot;:&quot;&quot;,&quot;non-dropping-particle&quot;:&quot;&quot;}],&quot;container-title&quot;:&quot;Nucleic Acids Research&quot;,&quot;container-title-short&quot;:&quot;Nucleic Acids Res&quot;,&quot;DOI&quot;:&quot;10.1093/nar/gkaa810&quot;,&quot;ISSN&quot;:&quot;0305-1048&quot;,&quot;URL&quot;:&quot;https://academic.oup.com/nar/article/49/D1/D112/5921295&quot;,&quot;issued&quot;:{&quot;date-parts&quot;:[[2021,1,8]]},&quot;page&quot;:&quot;D112-D120&quot;,&quot;abstract&quot;:&quot;Independent component analysis (ICA) of bacterial transcriptomes has emerged as a powerful tool for obtaining co-regulated, independently-modulated gene sets (iModulons), inferring their activities across a range of conditions, and enabling their association to known genetic regulators. By grouping and analyzing genes based on observations from big data alone, iModulons can provide a novel perspective into how the composition of the transcriptome adapts to environmental conditions. Here, we present iModulonDB (imodulondb.org), a knowledgebase of prokaryotic transcriptional regulation computed from high-quality transcriptomic datasets using ICA. Users select an organism from the home page and then search or browse the curated iModulons that make up its transcriptome. Each iModulon and gene has its own interactive dashboard, featuring plots and tables with clickable, hoverable, and downloadable features. This site enhances research by presenting scientists of all backgrounds with co-expressed gene sets and their activity levels, which lead to improved understanding of regulator-gene relationships, discovery of transcription factors, and the elucidation of unexpected relationships between conditions and genetic regulatory activity. The current release of iModulonDB covers three organisms (Escherichia coli, Staphylococcus aureus and Bacillus subtilis) with 204 iModulons, and can be expanded to cover many additional organisms.&quot;,&quot;issue&quot;:&quot;D1&quot;,&quot;volume&quot;:&quot;49&quot;},&quot;isTemporary&quot;:false}],&quot;citationTag&quot;:&quot;MENDELEY_CITATION_v3_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&quot;},{&quot;citationID&quot;:&quot;MENDELEY_CITATION_b5504a84-3688-4412-ae08-28e3a8491b4d&quot;,&quot;properties&quot;:{&quot;noteIndex&quot;:0},&quot;isEdited&quot;:false,&quot;manualOverride&quot;:{&quot;isManuallyOverridden&quot;:false,&quot;citeprocText&quot;:&quot;[41]&quot;,&quot;manualOverrideText&quot;:&quot;&quot;},&quot;citationTag&quot;:&quot;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&quot;,&quot;citationItems&quot;:[{&quot;id&quot;:&quot;7b8e0ac6-d6df-3ec6-8167-5eda471ea103&quot;,&quot;itemData&quot;:{&quot;type&quot;:&quot;article-journal&quot;,&quot;id&quot;:&quot;7b8e0ac6-d6df-3ec6-8167-5eda471ea103&quot;,&quot;title&quot;:&quot;The Galaxy platform for accessible, reproducible, and collaborative data analyses: 2024 update&quot;,&quot;author&quot;:[{&quot;family&quot;:&quot;Abueg&quot;,&quot;given&quot;:&quot;Linelle Ann L&quot;,&quot;parse-names&quot;:false,&quot;dropping-particle&quot;:&quot;&quot;,&quot;non-dropping-particle&quot;:&quot;&quot;},{&quot;family&quot;:&quot;Afgan&quot;,&quot;given&quot;:&quot;Enis&quot;,&quot;parse-names&quot;:false,&quot;dropping-particle&quot;:&quot;&quot;,&quot;non-dropping-particle&quot;:&quot;&quot;},{&quot;family&quot;:&quot;Allart&quot;,&quot;given&quot;:&quot;Olivier&quot;,&quot;parse-names&quot;:false,&quot;dropping-particle&quot;:&quot;&quot;,&quot;non-dropping-particle&quot;:&quot;&quot;},{&quot;family&quot;:&quot;Awan&quot;,&quot;given&quot;:&quot;Ahmed H&quot;,&quot;parse-names&quot;:false,&quot;dropping-particle&quot;:&quot;&quot;,&quot;non-dropping-particle&quot;:&quot;&quot;},{&quot;family&quot;:&quot;Bacon&quot;,&quot;given&quot;:&quot;Wendi A&quot;,&quot;parse-names&quot;:false,&quot;dropping-particle&quot;:&quot;&quot;,&quot;non-dropping-particle&quot;:&quot;&quot;},{&quot;family&quot;:&quot;Baker&quot;,&quot;given&quot;:&quot;Dannon&quot;,&quot;parse-names&quot;:false,&quot;dropping-particle&quot;:&quot;&quot;,&quot;non-dropping-particle&quot;:&quot;&quot;},{&quot;family&quot;:&quot;Bassetti&quot;,&quot;given&quot;:&quot;Madeline&quot;,&quot;parse-names&quot;:false,&quot;dropping-particle&quot;:&quot;&quot;,&quot;non-dropping-particle&quot;:&quot;&quot;},{&quot;family&quot;:&quot;Batut&quot;,&quot;given&quot;:&quot;Bérénice&quot;,&quot;parse-names&quot;:false,&quot;dropping-particle&quot;:&quot;&quot;,&quot;non-dropping-particle&quot;:&quot;&quot;},{&quot;family&quot;:&quot;Bernt&quot;,&quot;given&quot;:&quot;Matthias&quot;,&quot;parse-names&quot;:false,&quot;dropping-particle&quot;:&quot;&quot;,&quot;non-dropping-particle&quot;:&quot;&quot;},{&quot;family&quot;:&quot;Blankenberg&quot;,&quot;given&quot;:&quot;Daniel&quot;,&quot;parse-names&quot;:false,&quot;dropping-particle&quot;:&quot;&quot;,&quot;non-dropping-particle&quot;:&quot;&quot;},{&quot;family&quot;:&quot;Bombarely&quot;,&quot;given&quot;:&quot;Aureliano&quot;,&quot;parse-names&quot;:false,&quot;dropping-particle&quot;:&quot;&quot;,&quot;non-dropping-particle&quot;:&quot;&quot;},{&quot;family&quot;:&quot;Bretaudeau&quot;,&quot;given&quot;:&quot;Anthony&quot;,&quot;parse-names&quot;:false,&quot;dropping-particle&quot;:&quot;&quot;,&quot;non-dropping-particle&quot;:&quot;&quot;},{&quot;family&quot;:&quot;Bromhead&quot;,&quot;given&quot;:&quot;Catherine J&quot;,&quot;parse-names&quot;:false,&quot;dropping-particle&quot;:&quot;&quot;,&quot;non-dropping-particle&quot;:&quot;&quot;},{&quot;family&quot;:&quot;Burke&quot;,&quot;given&quot;:&quot;Melissa L&quot;,&quot;parse-names&quot;:false,&quot;dropping-particle&quot;:&quot;&quot;,&quot;non-dropping-particle&quot;:&quot;&quot;},{&quot;family&quot;:&quot;Capon&quot;,&quot;given&quot;:&quot;Patrick K&quot;,&quot;parse-names&quot;:false,&quot;dropping-particle&quot;:&quot;&quot;,&quot;non-dropping-particle&quot;:&quot;&quot;},{&quot;family&quot;:&quot;Čech&quot;,&quot;given&quot;:&quot;Martin&quot;,&quot;parse-names&quot;:false,&quot;dropping-particle&quot;:&quot;&quot;,&quot;non-dropping-particle&quot;:&quot;&quot;},{&quot;family&quot;:&quot;Chavero-Díez&quot;,&quot;given&quot;:&quot;María&quot;,&quot;parse-names&quot;:false,&quot;dropping-particle&quot;:&quot;&quot;,&quot;non-dropping-particle&quot;:&quot;&quot;},{&quot;family&quot;:&quot;Chilton&quot;,&quot;given&quot;:&quot;John M&quot;,&quot;parse-names&quot;:false,&quot;dropping-particle&quot;:&quot;&quot;,&quot;non-dropping-particle&quot;:&quot;&quot;},{&quot;family&quot;:&quot;Collins&quot;,&quot;given&quot;:&quot;Tyler J&quot;,&quot;parse-names&quot;:false,&quot;dropping-particle&quot;:&quot;&quot;,&quot;non-dropping-particle&quot;:&quot;&quot;},{&quot;family&quot;:&quot;Coppens&quot;,&quot;given&quot;:&quot;Frederik&quot;,&quot;parse-names&quot;:false,&quot;dropping-particle&quot;:&quot;&quot;,&quot;non-dropping-particle&quot;:&quot;&quot;},{&quot;family&quot;:&quot;Coraor&quot;,&quot;given&quot;:&quot;Nate&quot;,&quot;parse-names&quot;:false,&quot;dropping-particle&quot;:&quot;&quot;,&quot;non-dropping-particle&quot;:&quot;&quot;},{&quot;family&quot;:&quot;Cuccuru&quot;,&quot;given&quot;:&quot;Gianmauro&quot;,&quot;parse-names&quot;:false,&quot;dropping-particle&quot;:&quot;&quot;,&quot;non-dropping-particle&quot;:&quot;&quot;},{&quot;family&quot;:&quot;Cumbo&quot;,&quot;given&quot;:&quot;Fabio&quot;,&quot;parse-names&quot;:false,&quot;dropping-particle&quot;:&quot;&quot;,&quot;non-dropping-particle&quot;:&quot;&quot;},{&quot;family&quot;:&quot;Davis&quot;,&quot;given&quot;:&quot;John&quot;,&quot;parse-names&quot;:false,&quot;dropping-particle&quot;:&quot;&quot;,&quot;non-dropping-particle&quot;:&quot;&quot;},{&quot;family&quot;:&quot;Geest&quot;,&quot;given&quot;:&quot;Paul F&quot;,&quot;parse-names&quot;:false,&quot;dropping-particle&quot;:&quot;&quot;,&quot;non-dropping-particle&quot;:&quot;De&quot;},{&quot;family&quot;:&quot;Koning&quot;,&quot;given&quot;:&quot;Willem&quot;,&quot;parse-names&quot;:false,&quot;dropping-particle&quot;:&quot;&quot;,&quot;non-dropping-particle&quot;:&quot;de&quot;},{&quot;family&quot;:&quot;Demko&quot;,&quot;given&quot;:&quot;Martin&quot;,&quot;parse-names&quot;:false,&quot;dropping-particle&quot;:&quot;&quot;,&quot;non-dropping-particle&quot;:&quot;&quot;},{&quot;family&quot;:&quot;DeSanto&quot;,&quot;given&quot;:&quot;Assunta&quot;,&quot;parse-names&quot;:false,&quot;dropping-particle&quot;:&quot;&quot;,&quot;non-dropping-particle&quot;:&quot;&quot;},{&quot;family&quot;:&quot;Begines&quot;,&quot;given&quot;:&quot;José Manuel Domínguez&quot;,&quot;parse-names&quot;:false,&quot;dropping-particle&quot;:&quot;&quot;,&quot;non-dropping-particle&quot;:&quot;&quot;},{&quot;family&quot;:&quot;Doyle&quot;,&quot;given&quot;:&quot;Maria A&quot;,&quot;parse-names&quot;:false,&quot;dropping-particle&quot;:&quot;&quot;,&quot;non-dropping-particle&quot;:&quot;&quot;},{&quot;family&quot;:&quot;Droesbeke&quot;,&quot;given&quot;:&quot;Bert&quot;,&quot;parse-names&quot;:false,&quot;dropping-particle&quot;:&quot;&quot;,&quot;non-dropping-particle&quot;:&quot;&quot;},{&quot;family&quot;:&quot;Erxleben-Eggenhofer&quot;,&quot;given&quot;:&quot;Anika&quot;,&quot;parse-names&quot;:false,&quot;dropping-particle&quot;:&quot;&quot;,&quot;non-dropping-particle&quot;:&quot;&quot;},{&quot;family&quot;:&quot;Föll&quot;,&quot;given&quot;:&quot;Melanie C&quot;,&quot;parse-names&quot;:false,&quot;dropping-particle&quot;:&quot;&quot;,&quot;non-dropping-particle&quot;:&quot;&quot;},{&quot;family&quot;:&quot;Formenti&quot;,&quot;given&quot;:&quot;Giulio&quot;,&quot;parse-names&quot;:false,&quot;dropping-particle&quot;:&quot;&quot;,&quot;non-dropping-particle&quot;:&quot;&quot;},{&quot;family&quot;:&quot;Fouilloux&quot;,&quot;given&quot;:&quot;Anne&quot;,&quot;parse-names&quot;:false,&quot;dropping-particle&quot;:&quot;&quot;,&quot;non-dropping-particle&quot;:&quot;&quot;},{&quot;family&quot;:&quot;Gangazhe&quot;,&quot;given&quot;:&quot;Rendani&quot;,&quot;parse-names&quot;:false,&quot;dropping-particle&quot;:&quot;&quot;,&quot;non-dropping-particle&quot;:&quot;&quot;},{&quot;family&quot;:&quot;Genthon&quot;,&quot;given&quot;:&quot;Tanguy&quot;,&quot;parse-names&quot;:false,&quot;dropping-particle&quot;:&quot;&quot;,&quot;non-dropping-particle&quot;:&quot;&quot;},{&quot;family&quot;:&quot;Goecks&quot;,&quot;given&quot;:&quot;Jeremy&quot;,&quot;parse-names&quot;:false,&quot;dropping-particle&quot;:&quot;&quot;,&quot;non-dropping-particle&quot;:&quot;&quot;},{&quot;family&quot;:&quot;Beltran&quot;,&quot;given&quot;:&quot;Alejandra N Gonzalez&quot;,&quot;parse-names&quot;:false,&quot;dropping-particle&quot;:&quot;&quot;,&quot;non-dropping-particle&quot;:&quot;&quot;},{&quot;family&quot;:&quot;Goonasekera&quot;,&quot;given&quot;:&quot;Nuwan A&quot;,&quot;parse-names&quot;:false,&quot;dropping-particle&quot;:&quot;&quot;,&quot;non-dropping-particle&quot;:&quot;&quot;},{&quot;family&quot;:&quot;Goué&quot;,&quot;given&quot;:&quot;Nadia&quot;,&quot;parse-names&quot;:false,&quot;dropping-particle&quot;:&quot;&quot;,&quot;non-dropping-particle&quot;:&quot;&quot;},{&quot;family&quot;:&quot;Griffin&quot;,&quot;given&quot;:&quot;Timothy J&quot;,&quot;parse-names&quot;:false,&quot;dropping-particle&quot;:&quot;&quot;,&quot;non-dropping-particle&quot;:&quot;&quot;},{&quot;family&quot;:&quot;Grüning&quot;,&quot;given&quot;:&quot;Björn A&quot;,&quot;parse-names&quot;:false,&quot;dropping-particle&quot;:&quot;&quot;,&quot;non-dropping-particle&quot;:&quot;&quot;},{&quot;family&quot;:&quot;Guerler&quot;,&quot;given&quot;:&quot;Aysam&quot;,&quot;parse-names&quot;:false,&quot;dropping-particle&quot;:&quot;&quot;,&quot;non-dropping-particle&quot;:&quot;&quot;},{&quot;family&quot;:&quot;Gundersen&quot;,&quot;given&quot;:&quot;Sveinung&quot;,&quot;parse-names&quot;:false,&quot;dropping-particle&quot;:&quot;&quot;,&quot;non-dropping-particle&quot;:&quot;&quot;},{&quot;family&quot;:&quot;Gustafsson&quot;,&quot;given&quot;:&quot;Ove Johan Ragnar&quot;,&quot;parse-names&quot;:false,&quot;dropping-particle&quot;:&quot;&quot;,&quot;non-dropping-particle&quot;:&quot;&quot;},{&quot;family&quot;:&quot;Hall&quot;,&quot;given&quot;:&quot;Christina&quot;,&quot;parse-names&quot;:false,&quot;dropping-particle&quot;:&quot;&quot;,&quot;non-dropping-particle&quot;:&quot;&quot;},{&quot;family&quot;:&quot;Harrop&quot;,&quot;given&quot;:&quot;Thomas W&quot;,&quot;parse-names&quot;:false,&quot;dropping-particle&quot;:&quot;&quot;,&quot;non-dropping-particle&quot;:&quot;&quot;},{&quot;family&quot;:&quot;Hecht&quot;,&quot;given&quot;:&quot;Helge&quot;,&quot;parse-names&quot;:false,&quot;dropping-particle&quot;:&quot;&quot;,&quot;non-dropping-particle&quot;:&quot;&quot;},{&quot;family&quot;:&quot;Heidari&quot;,&quot;given&quot;:&quot;Alireza&quot;,&quot;parse-names&quot;:false,&quot;dropping-particle&quot;:&quot;&quot;,&quot;non-dropping-particle&quot;:&quot;&quot;},{&quot;family&quot;:&quot;Heisner&quot;,&quot;given&quot;:&quot;Tillman&quot;,&quot;parse-names&quot;:false,&quot;dropping-particle&quot;:&quot;&quot;,&quot;non-dropping-particle&quot;:&quot;&quot;},{&quot;family&quot;:&quot;Heyl&quot;,&quot;given&quot;:&quot;Florian&quot;,&quot;parse-names&quot;:false,&quot;dropping-particle&quot;:&quot;&quot;,&quot;non-dropping-particle&quot;:&quot;&quot;},{&quot;family&quot;:&quot;Hiltemann&quot;,&quot;given&quot;:&quot;Saskia&quot;,&quot;parse-names&quot;:false,&quot;dropping-particle&quot;:&quot;&quot;,&quot;non-dropping-particle&quot;:&quot;&quot;},{&quot;family&quot;:&quot;Hotz&quot;,&quot;given&quot;:&quot;Hans-Rudolf&quot;,&quot;parse-names&quot;:false,&quot;dropping-particle&quot;:&quot;&quot;,&quot;non-dropping-particle&quot;:&quot;&quot;},{&quot;family&quot;:&quot;Hyde&quot;,&quot;given&quot;:&quot;Cameron J&quot;,&quot;parse-names&quot;:false,&quot;dropping-particle&quot;:&quot;&quot;,&quot;non-dropping-particle&quot;:&quot;&quot;},{&quot;family&quot;:&quot;Jagtap&quot;,&quot;given&quot;:&quot;Pratik D&quot;,&quot;parse-names&quot;:false,&quot;dropping-particle&quot;:&quot;&quot;,&quot;non-dropping-particle&quot;:&quot;&quot;},{&quot;family&quot;:&quot;Jakiela&quot;,&quot;given&quot;:&quot;Julia&quot;,&quot;parse-names&quot;:false,&quot;dropping-particle&quot;:&quot;&quot;,&quot;non-dropping-particle&quot;:&quot;&quot;},{&quot;family&quot;:&quot;Johnson&quot;,&quot;given&quot;:&quot;James E&quot;,&quot;parse-names&quot;:false,&quot;dropping-particle&quot;:&quot;&quot;,&quot;non-dropping-particle&quot;:&quot;&quot;},{&quot;family&quot;:&quot;Joshi&quot;,&quot;given&quot;:&quot;Jayadev&quot;,&quot;parse-names&quot;:false,&quot;dropping-particle&quot;:&quot;&quot;,&quot;non-dropping-particle&quot;:&quot;&quot;},{&quot;family&quot;:&quot;Jossé&quot;,&quot;given&quot;:&quot;Marie&quot;,&quot;parse-names&quot;:false,&quot;dropping-particle&quot;:&quot;&quot;,&quot;non-dropping-particle&quot;:&quot;&quot;},{&quot;family&quot;:&quot;Jum’ah&quot;,&quot;given&quot;:&quot;Khaled&quot;,&quot;parse-names&quot;:false,&quot;dropping-particle&quot;:&quot;&quot;,&quot;non-dropping-particle&quot;:&quot;&quot;},{&quot;family&quot;:&quot;Kalaš&quot;,&quot;given&quot;:&quot;Matúš&quot;,&quot;parse-names&quot;:false,&quot;dropping-particle&quot;:&quot;&quot;,&quot;non-dropping-particle&quot;:&quot;&quot;},{&quot;family&quot;:&quot;Kamieniecka&quot;,&quot;given&quot;:&quot;Katarzyna&quot;,&quot;parse-names&quot;:false,&quot;dropping-particle&quot;:&quot;&quot;,&quot;non-dropping-particle&quot;:&quot;&quot;},{&quot;family&quot;:&quot;Kayikcioglu&quot;,&quot;given&quot;:&quot;Tunc&quot;,&quot;parse-names&quot;:false,&quot;dropping-particle&quot;:&quot;&quot;,&quot;non-dropping-particle&quot;:&quot;&quot;},{&quot;family&quot;:&quot;Konkol&quot;,&quot;given&quot;:&quot;Markus&quot;,&quot;parse-names&quot;:false,&quot;dropping-particle&quot;:&quot;&quot;,&quot;non-dropping-particle&quot;:&quot;&quot;},{&quot;family&quot;:&quot;Kostrykin&quot;,&quot;given&quot;:&quot;Leonid&quot;,&quot;parse-names&quot;:false,&quot;dropping-particle&quot;:&quot;&quot;,&quot;non-dropping-particle&quot;:&quot;&quot;},{&quot;family&quot;:&quot;Kucher&quot;,&quot;given&quot;:&quot;Natalie&quot;,&quot;parse-names&quot;:false,&quot;dropping-particle&quot;:&quot;&quot;,&quot;non-dropping-particle&quot;:&quot;&quot;},{&quot;family&quot;:&quot;Kumar&quot;,&quot;given&quot;:&quot;Anup&quot;,&quot;parse-names&quot;:false,&quot;dropping-particle&quot;:&quot;&quot;,&quot;non-dropping-particle&quot;:&quot;&quot;},{&quot;family&quot;:&quot;Kuntz&quot;,&quot;given&quot;:&quot;Mira&quot;,&quot;parse-names&quot;:false,&quot;dropping-particle&quot;:&quot;&quot;,&quot;non-dropping-particle&quot;:&quot;&quot;},{&quot;family&quot;:&quot;Lariviere&quot;,&quot;given&quot;:&quot;Delphine&quot;,&quot;parse-names&quot;:false,&quot;dropping-particle&quot;:&quot;&quot;,&quot;non-dropping-particle&quot;:&quot;&quot;},{&quot;family&quot;:&quot;Lazarus&quot;,&quot;given&quot;:&quot;Ross&quot;,&quot;parse-names&quot;:false,&quot;dropping-particle&quot;:&quot;&quot;,&quot;non-dropping-particle&quot;:&quot;&quot;},{&quot;family&quot;:&quot;Bras&quot;,&quot;given&quot;:&quot;Yvan&quot;,&quot;parse-names&quot;:false,&quot;dropping-particle&quot;:&quot;Le&quot;,&quot;non-dropping-particle&quot;:&quot;&quot;},{&quot;family&quot;:&quot;Corguillé&quot;,&quot;given&quot;:&quot;Gildas&quot;,&quot;parse-names&quot;:false,&quot;dropping-particle&quot;:&quot;Le&quot;,&quot;non-dropping-particle&quot;:&quot;&quot;},{&quot;family&quot;:&quot;Lee&quot;,&quot;given&quot;:&quot;Justin&quot;,&quot;parse-names&quot;:false,&quot;dropping-particle&quot;:&quot;&quot;,&quot;non-dropping-particle&quot;:&quot;&quot;},{&quot;family&quot;:&quot;Leo&quot;,&quot;given&quot;:&quot;Simone&quot;,&quot;parse-names&quot;:false,&quot;dropping-particle&quot;:&quot;&quot;,&quot;non-dropping-particle&quot;:&quot;&quot;},{&quot;family&quot;:&quot;Liborio&quot;,&quot;given&quot;:&quot;Leandro&quot;,&quot;parse-names&quot;:false,&quot;dropping-particle&quot;:&quot;&quot;,&quot;non-dropping-particle&quot;:&quot;&quot;},{&quot;family&quot;:&quot;Libouban&quot;,&quot;given&quot;:&quot;Romane&quot;,&quot;parse-names&quot;:false,&quot;dropping-particle&quot;:&quot;&quot;,&quot;non-dropping-particle&quot;:&quot;&quot;},{&quot;family&quot;:&quot;Tabernero&quot;,&quot;given&quot;:&quot;David López&quot;,&quot;parse-names&quot;:false,&quot;dropping-particle&quot;:&quot;&quot;,&quot;non-dropping-particle&quot;:&quot;&quot;},{&quot;family&quot;:&quot;Lopez-Delisle&quot;,&quot;given&quot;:&quot;Lucille&quot;,&quot;parse-names&quot;:false,&quot;dropping-particle&quot;:&quot;&quot;,&quot;non-dropping-particle&quot;:&quot;&quot;},{&quot;family&quot;:&quot;Los&quot;,&quot;given&quot;:&quot;Laila S&quot;,&quot;parse-names&quot;:false,&quot;dropping-particle&quot;:&quot;&quot;,&quot;non-dropping-particle&quot;:&quot;&quot;},{&quot;family&quot;:&quot;Mahmoud&quot;,&quot;given&quot;:&quot;Alexandru&quot;,&quot;parse-names&quot;:false,&quot;dropping-particle&quot;:&quot;&quot;,&quot;non-dropping-particle&quot;:&quot;&quot;},{&quot;family&quot;:&quot;Makunin&quot;,&quot;given&quot;:&quot;Igor&quot;,&quot;parse-names&quot;:false,&quot;dropping-particle&quot;:&quot;&quot;,&quot;non-dropping-particle&quot;:&quot;&quot;},{&quot;family&quot;:&quot;Marin&quot;,&quot;given&quot;:&quot;Pierre&quot;,&quot;parse-names&quot;:false,&quot;dropping-particle&quot;:&quot;&quot;,&quot;non-dropping-particle&quot;:&quot;&quot;},{&quot;family&quot;:&quot;Mehta&quot;,&quot;given&quot;:&quot;Subina&quot;,&quot;parse-names&quot;:false,&quot;dropping-particle&quot;:&quot;&quot;,&quot;non-dropping-particle&quot;:&quot;&quot;},{&quot;family&quot;:&quot;Mok&quot;,&quot;given&quot;:&quot;Winnie&quot;,&quot;parse-names&quot;:false,&quot;dropping-particle&quot;:&quot;&quot;,&quot;non-dropping-particle&quot;:&quot;&quot;},{&quot;family&quot;:&quot;Moreno&quot;,&quot;given&quot;:&quot;Pablo A&quot;,&quot;parse-names&quot;:false,&quot;dropping-particle&quot;:&quot;&quot;,&quot;non-dropping-particle&quot;:&quot;&quot;},{&quot;family&quot;:&quot;Morier-Genoud&quot;,&quot;given&quot;:&quot;François&quot;,&quot;parse-names&quot;:false,&quot;dropping-particle&quot;:&quot;&quot;,&quot;non-dropping-particle&quot;:&quot;&quot;},{&quot;family&quot;:&quot;Mosher&quot;,&quot;given&quot;:&quot;Stephen&quot;,&quot;parse-names&quot;:false,&quot;dropping-particle&quot;:&quot;&quot;,&quot;non-dropping-particle&quot;:&quot;&quot;},{&quot;family&quot;:&quot;Müller&quot;,&quot;given&quot;:&quot;Teresa&quot;,&quot;parse-names&quot;:false,&quot;dropping-particle&quot;:&quot;&quot;,&quot;non-dropping-particle&quot;:&quot;&quot;},{&quot;family&quot;:&quot;Nasr&quot;,&quot;given&quot;:&quot;Engy&quot;,&quot;parse-names&quot;:false,&quot;dropping-particle&quot;:&quot;&quot;,&quot;non-dropping-particle&quot;:&quot;&quot;},{&quot;family&quot;:&quot;Nekrutenko&quot;,&quot;given&quot;:&quot;Anton&quot;,&quot;parse-names&quot;:false,&quot;dropping-particle&quot;:&quot;&quot;,&quot;non-dropping-particle&quot;:&quot;&quot;},{&quot;family&quot;:&quot;Nelson&quot;,&quot;given&quot;:&quot;Tiffanie M&quot;,&quot;parse-names&quot;:false,&quot;dropping-particle&quot;:&quot;&quot;,&quot;non-dropping-particle&quot;:&quot;&quot;},{&quot;family&quot;:&quot;Oba&quot;,&quot;given&quot;:&quot;Asime J&quot;,&quot;parse-names&quot;:false,&quot;dropping-particle&quot;:&quot;&quot;,&quot;non-dropping-particle&quot;:&quot;&quot;},{&quot;family&quot;:&quot;Ostrovsky&quot;,&quot;given&quot;:&quot;Alexander&quot;,&quot;parse-names&quot;:false,&quot;dropping-particle&quot;:&quot;&quot;,&quot;non-dropping-particle&quot;:&quot;&quot;},{&quot;family&quot;:&quot;Polunina&quot;,&quot;given&quot;:&quot;Polina&quot;,&quot;parse-names&quot;:false,&quot;dropping-particle&quot;:&quot;V&quot;,&quot;non-dropping-particle&quot;:&quot;&quot;},{&quot;family&quot;:&quot;Poterlowicz&quot;,&quot;given&quot;:&quot;Krzysztof&quot;,&quot;parse-names&quot;:false,&quot;dropping-particle&quot;:&quot;&quot;,&quot;non-dropping-particle&quot;:&quot;&quot;},{&quot;family&quot;:&quot;Price&quot;,&quot;given&quot;:&quot;Elliott J&quot;,&quot;parse-names&quot;:false,&quot;dropping-particle&quot;:&quot;&quot;,&quot;non-dropping-particle&quot;:&quot;&quot;},{&quot;family&quot;:&quot;Price&quot;,&quot;given&quot;:&quot;Gareth R&quot;,&quot;parse-names&quot;:false,&quot;dropping-particle&quot;:&quot;&quot;,&quot;non-dropping-particle&quot;:&quot;&quot;},{&quot;family&quot;:&quot;Rasche&quot;,&quot;given&quot;:&quot;Helena&quot;,&quot;parse-names&quot;:false,&quot;dropping-particle&quot;:&quot;&quot;,&quot;non-dropping-particle&quot;:&quot;&quot;},{&quot;family&quot;:&quot;Raubenolt&quot;,&quot;given&quot;:&quot;Bryan&quot;,&quot;parse-names&quot;:false,&quot;dropping-particle&quot;:&quot;&quot;,&quot;non-dropping-particle&quot;:&quot;&quot;},{&quot;family&quot;:&quot;Royaux&quot;,&quot;given&quot;:&quot;Coline&quot;,&quot;parse-names&quot;:false,&quot;dropping-particle&quot;:&quot;&quot;,&quot;non-dropping-particle&quot;:&quot;&quot;},{&quot;family&quot;:&quot;Sargent&quot;,&quot;given&quot;:&quot;Luke&quot;,&quot;parse-names&quot;:false,&quot;dropping-particle&quot;:&quot;&quot;,&quot;non-dropping-particle&quot;:&quot;&quot;},{&quot;family&quot;:&quot;Savage&quot;,&quot;given&quot;:&quot;Michelle T&quot;,&quot;parse-names&quot;:false,&quot;dropping-particle&quot;:&quot;&quot;,&quot;non-dropping-particle&quot;:&quot;&quot;},{&quot;family&quot;:&quot;Savchenko&quot;,&quot;given&quot;:&quot;Volodymyr&quot;,&quot;parse-names&quot;:false,&quot;dropping-particle&quot;:&quot;&quot;,&quot;non-dropping-particle&quot;:&quot;&quot;},{&quot;family&quot;:&quot;Savchenko&quot;,&quot;given&quot;:&quot;Denys&quot;,&quot;parse-names&quot;:false,&quot;dropping-particle&quot;:&quot;&quot;,&quot;non-dropping-particle&quot;:&quot;&quot;},{&quot;family&quot;:&quot;Schatz&quot;,&quot;given&quot;:&quot;Michael C&quot;,&quot;parse-names&quot;:false,&quot;dropping-particle&quot;:&quot;&quot;,&quot;non-dropping-particle&quot;:&quot;&quot;},{&quot;family&quot;:&quot;Seguineau&quot;,&quot;given&quot;:&quot;Pauline&quot;,&quot;parse-names&quot;:false,&quot;dropping-particle&quot;:&quot;&quot;,&quot;non-dropping-particle&quot;:&quot;&quot;},{&quot;family&quot;:&quot;Serrano-Solano&quot;,&quot;given&quot;:&quot;Beatriz&quot;,&quot;parse-names&quot;:false,&quot;dropping-particle&quot;:&quot;&quot;,&quot;non-dropping-particle&quot;:&quot;&quot;},{&quot;family&quot;:&quot;Soranzo&quot;,&quot;given&quot;:&quot;Nicola&quot;,&quot;parse-names&quot;:false,&quot;dropping-particle&quot;:&quot;&quot;,&quot;non-dropping-particle&quot;:&quot;&quot;},{&quot;family&quot;:&quot;Srikakulam&quot;,&quot;given&quot;:&quot;Sanjay Kumar&quot;,&quot;parse-names&quot;:false,&quot;dropping-particle&quot;:&quot;&quot;,&quot;non-dropping-particle&quot;:&quot;&quot;},{&quot;family&quot;:&quot;Suderman&quot;,&quot;given&quot;:&quot;Keith&quot;,&quot;parse-names&quot;:false,&quot;dropping-particle&quot;:&quot;&quot;,&quot;non-dropping-particle&quot;:&quot;&quot;},{&quot;family&quot;:&quot;Syme&quot;,&quot;given&quot;:&quot;Anna E&quot;,&quot;parse-names&quot;:false,&quot;dropping-particle&quot;:&quot;&quot;,&quot;non-dropping-particle&quot;:&quot;&quot;},{&quot;family&quot;:&quot;Tangaro&quot;,&quot;given&quot;:&quot;Marco Antonio&quot;,&quot;parse-names&quot;:false,&quot;dropping-particle&quot;:&quot;&quot;,&quot;non-dropping-particle&quot;:&quot;&quot;},{&quot;family&quot;:&quot;Tedds&quot;,&quot;given&quot;:&quot;Jonathan A&quot;,&quot;parse-names&quot;:false,&quot;dropping-particle&quot;:&quot;&quot;,&quot;non-dropping-particle&quot;:&quot;&quot;},{&quot;family&quot;:&quot;Tekman&quot;,&quot;given&quot;:&quot;Mehmet&quot;,&quot;parse-names&quot;:false,&quot;dropping-particle&quot;:&quot;&quot;,&quot;non-dropping-particle&quot;:&quot;&quot;},{&quot;family&quot;:&quot;Cheng (Mike) Thang&quot;,&quot;given&quot;:&quot;Wai&quot;,&quot;parse-names&quot;:false,&quot;dropping-particle&quot;:&quot;&quot;,&quot;non-dropping-particle&quot;:&quot;&quot;},{&quot;family&quot;:&quot;Thanki&quot;,&quot;given&quot;:&quot;Anil S&quot;,&quot;parse-names&quot;:false,&quot;dropping-particle&quot;:&quot;&quot;,&quot;non-dropping-particle&quot;:&quot;&quot;},{&quot;family&quot;:&quot;Uhl&quot;,&quot;given&quot;:&quot;Michael&quot;,&quot;parse-names&quot;:false,&quot;dropping-particle&quot;:&quot;&quot;,&quot;non-dropping-particle&quot;:&quot;&quot;},{&quot;family&quot;:&quot;Beek&quot;,&quot;given&quot;:&quot;Marius&quot;,&quot;parse-names&quot;:false,&quot;dropping-particle&quot;:&quot;&quot;,&quot;non-dropping-particle&quot;:&quot;van den&quot;},{&quot;family&quot;:&quot;Varshney&quot;,&quot;given&quot;:&quot;Deepti&quot;,&quot;parse-names&quot;:false,&quot;dropping-particle&quot;:&quot;&quot;,&quot;non-dropping-particle&quot;:&quot;&quot;},{&quot;family&quot;:&quot;Vessio&quot;,&quot;given&quot;:&quot;Jenn&quot;,&quot;parse-names&quot;:false,&quot;dropping-particle&quot;:&quot;&quot;,&quot;non-dropping-particle&quot;:&quot;&quot;},{&quot;family&quot;:&quot;Videm&quot;,&quot;given&quot;:&quot;Pavankumar&quot;,&quot;parse-names&quot;:false,&quot;dropping-particle&quot;:&quot;&quot;,&quot;non-dropping-particle&quot;:&quot;&quot;},{&quot;family&quot;:&quot;Kuster&quot;,&quot;given&quot;:&quot;Greg&quot;,&quot;parse-names&quot;:false,&quot;dropping-particle&quot;:&quot;&quot;,&quot;non-dropping-particle&quot;:&quot;Von&quot;},{&quot;family&quot;:&quot;Watson&quot;,&quot;given&quot;:&quot;Gregory R&quot;,&quot;parse-names&quot;:false,&quot;dropping-particle&quot;:&quot;&quot;,&quot;non-dropping-particle&quot;:&quot;&quot;},{&quot;family&quot;:&quot;Whitaker-Allen&quot;,&quot;given&quot;:&quot;Natalie&quot;,&quot;parse-names&quot;:false,&quot;dropping-particle&quot;:&quot;&quot;,&quot;non-dropping-particle&quot;:&quot;&quot;},{&quot;family&quot;:&quot;Winter&quot;,&quot;given&quot;:&quot;Uwe&quot;,&quot;parse-names&quot;:false,&quot;dropping-particle&quot;:&quot;&quot;,&quot;non-dropping-particle&quot;:&quot;&quot;},{&quot;family&quot;:&quot;Wolstencroft&quot;,&quot;given&quot;:&quot;Martin&quot;,&quot;parse-names&quot;:false,&quot;dropping-particle&quot;:&quot;&quot;,&quot;non-dropping-particle&quot;:&quot;&quot;},{&quot;family&quot;:&quot;Zambelli&quot;,&quot;given&quot;:&quot;Federico&quot;,&quot;parse-names&quot;:false,&quot;dropping-particle&quot;:&quot;&quot;,&quot;non-dropping-particle&quot;:&quot;&quot;},{&quot;family&quot;:&quot;Zierep&quot;,&quot;given&quot;:&quot;Paul&quot;,&quot;parse-names&quot;:false,&quot;dropping-particle&quot;:&quot;&quot;,&quot;non-dropping-particle&quot;:&quot;&quot;},{&quot;family&quot;:&quot;Zoabi&quot;,&quot;given&quot;:&quot;Rand&quot;,&quot;parse-names&quot;:false,&quot;dropping-particle&quot;:&quot;&quot;,&quot;non-dropping-particle&quot;:&quot;&quot;}],&quot;container-title&quot;:&quot;Nucleic Acids Research&quot;,&quot;container-title-short&quot;:&quot;Nucleic Acids Res&quot;,&quot;DOI&quot;:&quot;10.1093/nar/gkae410&quot;,&quot;ISSN&quot;:&quot;0305-1048&quot;,&quot;URL&quot;:&quot;https://academic.oup.com/nar/article/52/W1/W83/7676834&quot;,&quot;issued&quot;:{&quot;date-parts&quot;:[[2024,7,5]]},&quot;page&quot;:&quot;W83-W94&quot;,&quot;abstract&quot;:&quot;Galaxy (https://galaxyproject.org) is deployed globally, predominantly through free-to-use services, supporting user-driven research that broadens in scope each year. Users are attracted to public Galaxy services by platform stability, tool and reference dataset diversity, training, support and integration, which enables complex, reproducible, shareable data analysis. Applying the principles of user experience design (UXD), has driven improvements in accessibility, tool discoverability through Galaxy Labs/subdomains, and a redesigned Galaxy ToolShed. Galaxy tool capabilities are progressing in two strategic directions: integrating general purpose graphical processing units (GPGPU) access for cutting-edge methods, and licensed tool support. Engagement with global research consortia is being increased by developing more workflows in Galaxy and by resourcing the public Galaxy services to run them. The Galaxy Training Network (GTN) portfolio has grown in both size, and accessibility, through learning paths and direct integration with Galaxy tools that feature in training courses. Code development continues in line with the Galaxy Project roadmap, with improvements to job scheduling and the user interface. Environmental impact assessment is also helping engage users and developers, reminding them of their role in sustainability, by displaying estimated CO2 emissions generated by each Galaxy job.&quot;,&quot;issue&quot;:&quot;W1&quot;,&quot;volume&quot;:&quot;52&quot;},&quot;isTemporary&quot;:false}]},{&quot;citationID&quot;:&quot;MENDELEY_CITATION_dc4ad7d1-a339-490a-a3a5-aefcb1ec988a&quot;,&quot;properties&quot;:{&quot;noteIndex&quot;:0},&quot;isEdited&quot;:false,&quot;manualOverride&quot;:{&quot;isManuallyOverridden&quot;:false,&quot;citeprocText&quot;:&quot;[42]&quot;,&quot;manualOverrideText&quot;:&quot;&quot;},&quot;citationTag&quot;:&quot;MENDELEY_CITATION_v3_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&quot;,&quot;citationItems&quot;:[{&quot;id&quot;:&quot;dcf3c21e-e27b-3372-87e7-51ca4552dca9&quot;,&quot;itemData&quot;:{&quot;type&quot;:&quot;article-journal&quot;,&quot;id&quot;:&quot;dcf3c21e-e27b-3372-87e7-51ca4552dca9&quot;,&quot;title&quot;:&quot;iDEP: an integrated web application for differential expression and pathway analysis of RNA-Seq data&quot;,&quot;author&quot;:[{&quot;family&quot;:&quot;Ge&quot;,&quot;given&quot;:&quot;Steven Xijin&quot;,&quot;parse-names&quot;:false,&quot;dropping-particle&quot;:&quot;&quot;,&quot;non-dropping-particle&quot;:&quot;&quot;},{&quot;family&quot;:&quot;Son&quot;,&quot;given&quot;:&quot;Eun Wo&quot;,&quot;parse-names&quot;:false,&quot;dropping-particle&quot;:&quot;&quot;,&quot;non-dropping-particle&quot;:&quot;&quot;},{&quot;family&quot;:&quot;Yao&quot;,&quot;given&quot;:&quot;Runan&quot;,&quot;parse-names&quot;:false,&quot;dropping-particle&quot;:&quot;&quot;,&quot;non-dropping-particle&quot;:&quot;&quot;}],&quot;container-title&quot;:&quot;BMC Bioinformatics&quot;,&quot;container-title-short&quot;:&quot;BMC Bioinformatics&quot;,&quot;DOI&quot;:&quot;10.1186/s12859-018-2486-6&quot;,&quot;ISSN&quot;:&quot;1471-2105&quot;,&quot;URL&quot;:&quot;https://bmcbioinformatics.biomedcentral.com/articles/10.1186/s12859-018-2486-6&quot;,&quot;issued&quot;:{&quot;date-parts&quot;:[[2018,12,19]]},&quot;page&quot;:&quot;534&quot;,&quot;issue&quot;:&quot;1&quot;,&quot;volume&quot;:&quot;19&quot;},&quot;isTemporary&quot;:false}]},{&quot;citationID&quot;:&quot;MENDELEY_CITATION_5d0973cb-5bf5-430f-80ce-4af29699295d&quot;,&quot;properties&quot;:{&quot;noteIndex&quot;:0},&quot;isEdited&quot;:false,&quot;manualOverride&quot;:{&quot;isManuallyOverridden&quot;:false,&quot;citeprocText&quot;:&quot;[43]&quot;,&quot;manualOverrideText&quot;:&quot;&quot;},&quot;citationTag&quot;:&quot;MENDELEY_CITATION_v3_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&quot;,&quot;citationItems&quot;:[{&quot;id&quot;:&quot;2f6004e8-f78a-3693-9ce7-fbf48a25563c&quot;,&quot;itemData&quot;:{&quot;type&quot;:&quot;article-journal&quot;,&quot;id&quot;:&quot;2f6004e8-f78a-3693-9ce7-fbf48a25563c&quot;,&quot;title&quot;:&quot;Integrative genomics viewer&quot;,&quot;author&quot;:[{&quot;family&quot;:&quot;Robinson&quot;,&quot;given&quot;:&quot;James T&quot;,&quot;parse-names&quot;:false,&quot;dropping-particle&quot;:&quot;&quot;,&quot;non-dropping-particle&quot;:&quot;&quot;},{&quot;family&quot;:&quot;Thorvaldsdóttir&quot;,&quot;given&quot;:&quot;Helga&quot;,&quot;parse-names&quot;:false,&quot;dropping-particle&quot;:&quot;&quot;,&quot;non-dropping-particle&quot;:&quot;&quot;},{&quot;family&quot;:&quot;Winckler&quot;,&quot;given&quot;:&quot;Wendy&quot;,&quot;parse-names&quot;:false,&quot;dropping-particle&quot;:&quot;&quot;,&quot;non-dropping-particle&quot;:&quot;&quot;},{&quot;family&quot;:&quot;Guttman&quot;,&quot;given&quot;:&quot;Mitchell&quot;,&quot;parse-names&quot;:false,&quot;dropping-particle&quot;:&quot;&quot;,&quot;non-dropping-particle&quot;:&quot;&quot;},{&quot;family&quot;:&quot;Lander&quot;,&quot;given&quot;:&quot;Eric S&quot;,&quot;parse-names&quot;:false,&quot;dropping-particle&quot;:&quot;&quot;,&quot;non-dropping-particle&quot;:&quot;&quot;},{&quot;family&quot;:&quot;Getz&quot;,&quot;given&quot;:&quot;Gad&quot;,&quot;parse-names&quot;:false,&quot;dropping-particle&quot;:&quot;&quot;,&quot;non-dropping-particle&quot;:&quot;&quot;},{&quot;family&quot;:&quot;Mesirov&quot;,&quot;given&quot;:&quot;Jill P&quot;,&quot;parse-names&quot;:false,&quot;dropping-particle&quot;:&quot;&quot;,&quot;non-dropping-particle&quot;:&quot;&quot;}],&quot;container-title&quot;:&quot;Nature Biotechnology&quot;,&quot;container-title-short&quot;:&quot;Nat Biotechnol&quot;,&quot;DOI&quot;:&quot;10.1038/nbt.1754&quot;,&quot;ISSN&quot;:&quot;1087-0156&quot;,&quot;URL&quot;:&quot;https://www.nature.com/articles/nbt.1754&quot;,&quot;issued&quot;:{&quot;date-parts&quot;:[[2011,1,1]]},&quot;page&quot;:&quot;24-26&quot;,&quot;issue&quot;:&quot;1&quot;,&quot;volume&quot;:&quot;29&quot;},&quot;isTemporary&quot;:false}]},{&quot;citationID&quot;:&quot;MENDELEY_CITATION_6f2c0995-8d52-4238-89e0-df6b5addc52b&quot;,&quot;properties&quot;:{&quot;noteIndex&quot;:0},&quot;isEdited&quot;:false,&quot;manualOverride&quot;:{&quot;isManuallyOverridden&quot;:false,&quot;citeprocText&quot;:&quot;[44]&quot;,&quot;manualOverrideText&quot;:&quot;&quot;},&quot;citationTag&quot;:&quot;MENDELEY_CITATION_v3_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&quot;,&quot;citationItems&quot;:[{&quot;id&quot;:&quot;9c75c2a1-a085-3552-b957-a9fd4cf2171a&quot;,&quot;itemData&quot;:{&quot;type&quot;:&quot;article&quot;,&quot;id&quot;:&quot;9c75c2a1-a085-3552-b957-a9fd4cf2171a&quot;,&quot;title&quot;:&quot;shiny: Web Application Framework for R&quot;,&quot;author&quot;:[{&quot;family&quot;:&quot;Chang&quot;,&quot;given&quot;:&quot;Winston&quot;,&quot;parse-names&quot;:false,&quot;dropping-particle&quot;:&quot;&quot;,&quot;non-dropping-particle&quot;:&quot;&quot;},{&quot;family&quot;:&quot;Cheng&quot;,&quot;given&quot;:&quot;Joe&quot;,&quot;parse-names&quot;:false,&quot;dropping-particle&quot;:&quot;&quot;,&quot;non-dropping-particle&quot;:&quot;&quot;},{&quot;family&quot;:&quot;Allaire&quot;,&quot;given&quot;:&quot;J J&quot;,&quot;parse-names&quot;:false,&quot;dropping-particle&quot;:&quot;&quot;,&quot;non-dropping-particle&quot;:&quot;&quot;},{&quot;family&quot;:&quot;Sievert&quot;,&quot;given&quot;:&quot;Carson&quot;,&quot;parse-names&quot;:false,&quot;dropping-particle&quot;:&quot;&quot;,&quot;non-dropping-particle&quot;:&quot;&quot;},{&quot;family&quot;:&quot;Schloerke&quot;,&quot;given&quot;:&quot;Barret&quot;,&quot;parse-names&quot;:false,&quot;dropping-particle&quot;:&quot;&quot;,&quot;non-dropping-particle&quot;:&quot;&quot;},{&quot;family&quot;:&quot;Xie&quot;,&quot;given&quot;:&quot;Yihui&quot;,&quot;parse-names&quot;:false,&quot;dropping-particle&quot;:&quot;&quot;,&quot;non-dropping-particle&quot;:&quot;&quot;},{&quot;family&quot;:&quot;Allen&quot;,&quot;given&quot;:&quot;Jeff&quot;,&quot;parse-names&quot;:false,&quot;dropping-particle&quot;:&quot;&quot;,&quot;non-dropping-particle&quot;:&quot;&quot;},{&quot;family&quot;:&quot;McPherson&quot;,&quot;given&quot;:&quot;Jonathan&quot;,&quot;parse-names&quot;:false,&quot;dropping-particle&quot;:&quot;&quot;,&quot;non-dropping-particle&quot;:&quot;&quot;},{&quot;family&quot;:&quot;Dipert&quot;,&quot;given&quot;:&quot;Alan&quot;,&quot;parse-names&quot;:false,&quot;dropping-particle&quot;:&quot;&quot;,&quot;non-dropping-particle&quot;:&quot;&quot;},{&quot;family&quot;:&quot;Borges&quot;,&quot;given&quot;:&quot;Barbara&quot;,&quot;parse-names&quot;:false,&quot;dropping-particle&quot;:&quot;&quot;,&quot;non-dropping-particle&quot;:&quot;&quot;}],&quot;URL&quot;:&quot;https://cran.r-project.org/package=shiny&quot;,&quot;issued&quot;:{&quot;date-parts&quot;:[[2023]]},&quot;container-title-short&quot;:&quot;&quot;},&quot;isTemporary&quot;:false}]},{&quot;citationID&quot;:&quot;MENDELEY_CITATION_5d607ef1-35a1-49a0-9de1-d1a0f66a7e6b&quot;,&quot;properties&quot;:{&quot;noteIndex&quot;:0},&quot;isEdited&quot;:false,&quot;manualOverride&quot;:{&quot;isManuallyOverridden&quot;:false,&quot;citeprocText&quot;:&quot;[45]&quot;,&quot;manualOverrideText&quot;:&quot;&quot;},&quot;citationTag&quot;:&quot;MENDELEY_CITATION_v3_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&quot;,&quot;citationItems&quot;:[{&quot;id&quot;:&quot;783a93a9-aac4-3f67-a18f-d4caf23fcfc8&quot;,&quot;itemData&quot;:{&quot;type&quot;:&quot;article&quot;,&quot;id&quot;:&quot;783a93a9-aac4-3f67-a18f-d4caf23fcfc8&quot;,&quot;title&quot;:&quot;shinythemes: Themes for Shiny&quot;,&quot;author&quot;:[{&quot;family&quot;:&quot;Chang&quot;,&quot;given&quot;:&quot;Winston&quot;,&quot;parse-names&quot;:false,&quot;dropping-particle&quot;:&quot;&quot;,&quot;non-dropping-particle&quot;:&quot;&quot;}],&quot;URL&quot;:&quot;https://cran.r-project.org/package=shinythemes&quot;,&quot;issued&quot;:{&quot;date-parts&quot;:[[2021]]},&quot;container-title-short&quot;:&quot;&quot;},&quot;isTemporary&quot;:false}]},{&quot;citationID&quot;:&quot;MENDELEY_CITATION_069788ab-a441-4de1-9414-27ebaeab9269&quot;,&quot;properties&quot;:{&quot;noteIndex&quot;:0},&quot;isEdited&quot;:false,&quot;manualOverride&quot;:{&quot;isManuallyOverridden&quot;:false,&quot;citeprocText&quot;:&quot;[46]&quot;,&quot;manualOverrideText&quot;:&quot;&quot;},&quot;citationTag&quot;:&quot;MENDELEY_CITATION_v3_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&quot;,&quot;citationItems&quot;:[{&quot;id&quot;:&quot;aaf9df10-5dee-3ee7-a586-ee797be7ac36&quot;,&quot;itemData&quot;:{&quot;type&quot;:&quot;book&quot;,&quot;id&quot;:&quot;aaf9df10-5dee-3ee7-a586-ee797be7ac36&quot;,&quot;title&quot;:&quot;ggplot2: Elegant Graphics for Data Analysis&quot;,&quot;author&quot;:[{&quot;family&quot;:&quot;Wickham&quot;,&quot;given&quot;:&quot;Hadley&quot;,&quot;parse-names&quot;:false,&quot;dropping-particle&quot;:&quot;&quot;,&quot;non-dropping-particle&quot;:&quot;&quot;}],&quot;ISBN&quot;:&quot;978-3-319-24277-4&quot;,&quot;URL&quot;:&quot;https://ggplot2.tidyverse.org&quot;,&quot;issued&quot;:{&quot;date-parts&quot;:[[2016]]},&quot;publisher&quot;:&quot;Springer-Verlag New York&quot;,&quot;container-title-short&quot;:&quot;&quot;},&quot;isTemporary&quot;:false}]},{&quot;citationID&quot;:&quot;MENDELEY_CITATION_cda3f61f-4fd8-439d-9623-b709bd6d6821&quot;,&quot;properties&quot;:{&quot;noteIndex&quot;:0},&quot;isEdited&quot;:false,&quot;manualOverride&quot;:{&quot;isManuallyOverridden&quot;:false,&quot;citeprocText&quot;:&quot;[47]&quot;,&quot;manualOverrideText&quot;:&quot;&quot;},&quot;citationTag&quot;:&quot;MENDELEY_CITATION_v3_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&quot;,&quot;citationItems&quot;:[{&quot;id&quot;:&quot;763b7353-52fd-391a-9731-e3f7e8a191da&quot;,&quot;itemData&quot;:{&quot;type&quot;:&quot;article&quot;,&quot;id&quot;:&quot;763b7353-52fd-391a-9731-e3f7e8a191da&quot;,&quot;title&quot;:&quot;gggenes: Draw Gene Arrow Maps in 'ggplot2'&quot;,&quot;author&quot;:[{&quot;family&quot;:&quot;Wilkins&quot;,&quot;given&quot;:&quot;David&quot;,&quot;parse-names&quot;:false,&quot;dropping-particle&quot;:&quot;&quot;,&quot;non-dropping-particle&quot;:&quot;&quot;}],&quot;URL&quot;:&quot;https://cran.r-project.org/package=gggenes&quot;,&quot;issued&quot;:{&quot;date-parts&quot;:[[2023]]},&quot;container-title-short&quot;:&quot;&quot;},&quot;isTemporary&quot;:false,&quot;suppress-author&quot;:false,&quot;composite&quot;:false,&quot;author-only&quot;:false}]},{&quot;citationID&quot;:&quot;MENDELEY_CITATION_44a41867-fc0c-49ab-ba27-170c84361c3e&quot;,&quot;properties&quot;:{&quot;noteIndex&quot;:0},&quot;isEdited&quot;:false,&quot;manualOverride&quot;:{&quot;isManuallyOverridden&quot;:false,&quot;citeprocText&quot;:&quot;[48]&quot;,&quot;manualOverrideText&quot;:&quot;&quot;},&quot;citationTag&quot;:&quot;MENDELEY_CITATION_v3_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&quot;,&quot;citationItems&quot;:[{&quot;id&quot;:&quot;4c948582-faa0-3eda-822a-3aaa4955b7a0&quot;,&quot;itemData&quot;:{&quot;type&quot;:&quot;article&quot;,&quot;id&quot;:&quot;4c948582-faa0-3eda-822a-3aaa4955b7a0&quot;,&quot;title&quot;:&quot;dplyr: A Grammar of Data Manipulation&quot;,&quot;author&quot;:[{&quot;family&quot;:&quot;Wickham&quot;,&quot;given&quot;:&quot;Hadley&quot;,&quot;parse-names&quot;:false,&quot;dropping-particle&quot;:&quot;&quot;,&quot;non-dropping-particle&quot;:&quot;&quot;},{&quot;family&quot;:&quot;François&quot;,&quot;given&quot;:&quot;Romain&quot;,&quot;parse-names&quot;:false,&quot;dropping-particle&quot;:&quot;&quot;,&quot;non-dropping-particle&quot;:&quot;&quot;},{&quot;family&quot;:&quot;Henry&quot;,&quot;given&quot;:&quot;Lionel&quot;,&quot;parse-names&quot;:false,&quot;dropping-particle&quot;:&quot;&quot;,&quot;non-dropping-particle&quot;:&quot;&quot;},{&quot;family&quot;:&quot;Müller&quot;,&quot;given&quot;:&quot;Kirill&quot;,&quot;parse-names&quot;:false,&quot;dropping-particle&quot;:&quot;&quot;,&quot;non-dropping-particle&quot;:&quot;&quot;},{&quot;family&quot;:&quot;Vaughan&quot;,&quot;given&quot;:&quot;Davis&quot;,&quot;parse-names&quot;:false,&quot;dropping-particle&quot;:&quot;&quot;,&quot;non-dropping-particle&quot;:&quot;&quot;}],&quot;URL&quot;:&quot;https://cran.r-project.org/package=dplyr&quot;,&quot;issued&quot;:{&quot;date-parts&quot;:[[2023]]},&quot;container-title-short&quot;:&quot;&quot;},&quot;isTemporary&quot;:false}]},{&quot;citationID&quot;:&quot;MENDELEY_CITATION_500ce151-b905-4a7a-b0bd-3e7884881268&quot;,&quot;properties&quot;:{&quot;noteIndex&quot;:0},&quot;isEdited&quot;:false,&quot;manualOverride&quot;:{&quot;isManuallyOverridden&quot;:false,&quot;citeprocText&quot;:&quot;[49]&quot;,&quot;manualOverrideText&quot;:&quot;&quot;},&quot;citationTag&quot;:&quot;MENDELEY_CITATION_v3_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&quot;,&quot;citationItems&quot;:[{&quot;id&quot;:&quot;7791042d-1a0c-38ae-b81b-261446c5b6f1&quot;,&quot;itemData&quot;:{&quot;type&quot;:&quot;article&quot;,&quot;id&quot;:&quot;7791042d-1a0c-38ae-b81b-261446c5b6f1&quot;,&quot;title&quot;:&quot;tidyr: Tidy Messy Data&quot;,&quot;author&quot;:[{&quot;family&quot;:&quot;Wickham&quot;,&quot;given&quot;:&quot;Hadley&quot;,&quot;parse-names&quot;:false,&quot;dropping-particle&quot;:&quot;&quot;,&quot;non-dropping-particle&quot;:&quot;&quot;},{&quot;family&quot;:&quot;Vaughan&quot;,&quot;given&quot;:&quot;Davis&quot;,&quot;parse-names&quot;:false,&quot;dropping-particle&quot;:&quot;&quot;,&quot;non-dropping-particle&quot;:&quot;&quot;},{&quot;family&quot;:&quot;Girlich&quot;,&quot;given&quot;:&quot;Maximilian&quot;,&quot;parse-names&quot;:false,&quot;dropping-particle&quot;:&quot;&quot;,&quot;non-dropping-particle&quot;:&quot;&quot;}],&quot;URL&quot;:&quot;https://cran.r-project.org/package=tidyr&quot;,&quot;issued&quot;:{&quot;date-parts&quot;:[[2023]]},&quot;container-title-short&quot;:&quot;&quot;},&quot;isTemporary&quot;:false,&quot;suppress-author&quot;:false,&quot;composite&quot;:false,&quot;author-only&quot;:false}]},{&quot;citationID&quot;:&quot;MENDELEY_CITATION_531e0a48-ebd5-40b4-bed8-255f7d53c09a&quot;,&quot;properties&quot;:{&quot;noteIndex&quot;:0},&quot;isEdited&quot;:false,&quot;manualOverride&quot;:{&quot;isManuallyOverridden&quot;:false,&quot;citeprocText&quot;:&quot;[50]&quot;,&quot;manualOverrideText&quot;:&quot;&quot;},&quot;citationTag&quot;:&quot;MENDELEY_CITATION_v3_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&quot;,&quot;citationItems&quot;:[{&quot;id&quot;:&quot;76577cb9-5d00-364d-bd77-9517463a07d3&quot;,&quot;itemData&quot;:{&quot;type&quot;:&quot;article&quot;,&quot;id&quot;:&quot;76577cb9-5d00-364d-bd77-9517463a07d3&quot;,&quot;title&quot;:&quot;patchwork: The Composer of Plots&quot;,&quot;author&quot;:[{&quot;family&quot;:&quot;Pedersen&quot;,&quot;given&quot;:&quot;Thomas Lin&quot;,&quot;parse-names&quot;:false,&quot;dropping-particle&quot;:&quot;&quot;,&quot;non-dropping-particle&quot;:&quot;&quot;}],&quot;URL&quot;:&quot;https://cran.r-project.org/package=patchwork&quot;,&quot;issued&quot;:{&quot;date-parts&quot;:[[2024]]},&quot;container-title-short&quot;:&quot;&quot;},&quot;isTemporary&quot;:false}]},{&quot;citationID&quot;:&quot;MENDELEY_CITATION_7c7530ef-c828-408c-b938-15f8abceb3ec&quot;,&quot;properties&quot;:{&quot;noteIndex&quot;:0},&quot;isEdited&quot;:false,&quot;manualOverride&quot;:{&quot;isManuallyOverridden&quot;:false,&quot;citeprocText&quot;:&quot;[51]&quot;,&quot;manualOverrideText&quot;:&quot;&quot;},&quot;citationTag&quot;:&quot;MENDELEY_CITATION_v3_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&quot;,&quot;citationItems&quot;:[{&quot;id&quot;:&quot;d2fd85f1-5318-3e8e-9e23-31addb8a4a3a&quot;,&quot;itemData&quot;:{&quot;type&quot;:&quot;article-journal&quot;,&quot;id&quot;:&quot;d2fd85f1-5318-3e8e-9e23-31addb8a4a3a&quot;,&quot;title&quot;:&quot;tidyHeatmap: an R package for modular heatmap production based on tidy principles&quot;,&quot;author&quot;:[{&quot;family&quot;:&quot;S.&quot;,&quot;given&quot;:&quot;Mangiola&quot;,&quot;parse-names&quot;:false,&quot;dropping-particle&quot;:&quot;&quot;,&quot;non-dropping-particle&quot;:&quot;&quot;},{&quot;family&quot;:&quot;A.&quot;,&quot;given&quot;:&quot;Papenfuss&quot;,&quot;parse-names&quot;:false,&quot;dropping-particle&quot;:&quot;&quot;,&quot;non-dropping-particle&quot;:&quot;&quot;}],&quot;container-title&quot;:&quot;Journal of Open Source Software&quot;,&quot;container-title-short&quot;:&quot;J Open Source Softw&quot;,&quot;DOI&quot;:&quot;10.21105/joss.02472&quot;,&quot;URL&quot;:&quot;https://doi.org/10.21105/joss.02472&quot;,&quot;issued&quot;:{&quot;date-parts&quot;:[[2020]]},&quot;page&quot;:&quot;2472&quot;,&quot;issue&quot;:&quot;52&quot;,&quot;volume&quot;:&quot;5&quot;},&quot;isTemporary&quot;:false,&quot;suppress-author&quot;:false,&quot;composite&quot;:false,&quot;author-only&quot;:false}]},{&quot;citationID&quot;:&quot;MENDELEY_CITATION_bbcd324d-fe79-4fed-a233-2028c504d037&quot;,&quot;properties&quot;:{&quot;noteIndex&quot;:0},&quot;isEdited&quot;:false,&quot;manualOverride&quot;:{&quot;isManuallyOverridden&quot;:false,&quot;citeprocText&quot;:&quot;[52]&quot;,&quot;manualOverrideText&quot;:&quot;&quot;},&quot;citationTag&quot;:&quot;MENDELEY_CITATION_v3_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&quot;,&quot;citationItems&quot;:[{&quot;id&quot;:&quot;8d0d7bd7-f402-32d9-b676-9a2ada4c4ebe&quot;,&quot;itemData&quot;:{&quot;type&quot;:&quot;article&quot;,&quot;id&quot;:&quot;8d0d7bd7-f402-32d9-b676-9a2ada4c4ebe&quot;,&quot;title&quot;:&quot;BiocManager: Access the Bioconductor Project Package Repository&quot;,&quot;author&quot;:[{&quot;family&quot;:&quot;Morgan&quot;,&quot;given&quot;:&quot;Martin&quot;,&quot;parse-names&quot;:false,&quot;dropping-particle&quot;:&quot;&quot;,&quot;non-dropping-particle&quot;:&quot;&quot;},{&quot;family&quot;:&quot;Ramos&quot;,&quot;given&quot;:&quot;Marcel&quot;,&quot;parse-names&quot;:false,&quot;dropping-particle&quot;:&quot;&quot;,&quot;non-dropping-particle&quot;:&quot;&quot;}],&quot;URL&quot;:&quot;https://cran.r-project.org/package=BiocManager&quot;,&quot;issued&quot;:{&quot;date-parts&quot;:[[2023]]},&quot;container-title-short&quot;:&quot;&quot;},&quot;isTemporary&quot;:false}]},{&quot;citationID&quot;:&quot;MENDELEY_CITATION_c307643a-05bf-4d2f-95a5-440c1b04df89&quot;,&quot;properties&quot;:{&quot;noteIndex&quot;:0},&quot;isEdited&quot;:false,&quot;manualOverride&quot;:{&quot;isManuallyOverridden&quot;:false,&quot;citeprocText&quot;:&quot;[53]&quot;,&quot;manualOverrideText&quot;:&quot;&quot;},&quot;citationTag&quot;:&quot;MENDELEY_CITATION_v3_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&quot;,&quot;citationItems&quot;:[{&quot;id&quot;:&quot;d54e1a17-9483-3c50-9f74-d98b97b0873a&quot;,&quot;itemData&quot;:{&quot;type&quot;:&quot;book&quot;,&quot;id&quot;:&quot;d54e1a17-9483-3c50-9f74-d98b97b0873a&quot;,&quot;title&quot;:&quot;Interactive Web-Based Data Visualization with R, plotly, and shiny&quot;,&quot;author&quot;:[{&quot;family&quot;:&quot;Sievert&quot;,&quot;given&quot;:&quot;Carson&quot;,&quot;parse-names&quot;:false,&quot;dropping-particle&quot;:&quot;&quot;,&quot;non-dropping-particle&quot;:&quot;&quot;}],&quot;ISBN&quot;:&quot;9781138331457&quot;,&quot;URL&quot;:&quot;https://plotly-r.com&quot;,&quot;issued&quot;:{&quot;date-parts&quot;:[[2020]]},&quot;publisher&quot;:&quot;Chapman and Hall/CRC&quot;,&quot;container-title-short&quot;:&quot;&quot;},&quot;isTemporary&quot;:false}]},{&quot;citationID&quot;:&quot;MENDELEY_CITATION_ce8f0693-0434-492c-955f-aac490b81014&quot;,&quot;properties&quot;:{&quot;noteIndex&quot;:0},&quot;isEdited&quot;:false,&quot;manualOverride&quot;:{&quot;isManuallyOverridden&quot;:false,&quot;citeprocText&quot;:&quot;[54], [55]&quot;,&quot;manualOverrideText&quot;:&quot;&quot;},&quot;citationTag&quot;:&quot;MENDELEY_CITATION_v3_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&quot;,&quot;citationItems&quot;:[{&quot;id&quot;:&quot;381b172a-1c42-30fc-b9f2-4357cda3acf8&quot;,&quot;itemData&quot;:{&quot;type&quot;:&quot;article&quot;,&quot;id&quot;:&quot;381b172a-1c42-30fc-b9f2-4357cda3acf8&quot;,&quot;title&quot;:&quot;bslib: Custom 'Bootstrap' 'Sass' Themes for 'shiny' and 'rmarkdown'&quot;,&quot;author&quot;:[{&quot;family&quot;:&quot;Sievert&quot;,&quot;given&quot;:&quot;Carson&quot;,&quot;parse-names&quot;:false,&quot;dropping-particle&quot;:&quot;&quot;,&quot;non-dropping-particle&quot;:&quot;&quot;},{&quot;family&quot;:&quot;Cheng&quot;,&quot;given&quot;:&quot;Joe&quot;,&quot;parse-names&quot;:false,&quot;dropping-particle&quot;:&quot;&quot;,&quot;non-dropping-particle&quot;:&quot;&quot;},{&quot;family&quot;:&quot;Aden-Buie&quot;,&quot;given&quot;:&quot;Garrick&quot;,&quot;parse-names&quot;:false,&quot;dropping-particle&quot;:&quot;&quot;,&quot;non-dropping-particle&quot;:&quot;&quot;}],&quot;URL&quot;:&quot;https://cran.r-project.org/package=bslib&quot;,&quot;issued&quot;:{&quot;date-parts&quot;:[[2023]]},&quot;container-title-short&quot;:&quot;&quot;},&quot;isTemporary&quot;:false,&quot;suppress-author&quot;:false,&quot;composite&quot;:false,&quot;author-only&quot;:false},{&quot;id&quot;:&quot;91c6968a-40fd-3ae3-a512-f3dcf7435744&quot;,&quot;itemData&quot;:{&quot;type&quot;:&quot;article&quot;,&quot;id&quot;:&quot;91c6968a-40fd-3ae3-a512-f3dcf7435744&quot;,&quot;title&quot;:&quot;ggvenn: Draw Venn Diagram by 'ggplot2'&quot;,&quot;author&quot;:[{&quot;family&quot;:&quot;Yan&quot;,&quot;given&quot;:&quot;Linlin&quot;,&quot;parse-names&quot;:false,&quot;dropping-particle&quot;:&quot;&quot;,&quot;non-dropping-particle&quot;:&quot;&quot;}],&quot;URL&quot;:&quot;https://cran.r-project.org/package=ggvenn&quot;,&quot;issued&quot;:{&quot;date-parts&quot;:[[2023]]}},&quot;isTemporary&quot;:false}]},{&quot;citationID&quot;:&quot;MENDELEY_CITATION_330dac57-922e-4c51-ad73-31333aca557a&quot;,&quot;properties&quot;:{&quot;noteIndex&quot;:0},&quot;isEdited&quot;:false,&quot;manualOverride&quot;:{&quot;isManuallyOverridden&quot;:false,&quot;citeprocText&quot;:&quot;[55]&quot;,&quot;manualOverrideText&quot;:&quot;&quot;},&quot;citationTag&quot;:&quot;MENDELEY_CITATION_v3_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&quot;,&quot;citationItems&quot;:[{&quot;id&quot;:&quot;91c6968a-40fd-3ae3-a512-f3dcf7435744&quot;,&quot;itemData&quot;:{&quot;type&quot;:&quot;article&quot;,&quot;id&quot;:&quot;91c6968a-40fd-3ae3-a512-f3dcf7435744&quot;,&quot;title&quot;:&quot;ggvenn: Draw Venn Diagram by 'ggplot2'&quot;,&quot;author&quot;:[{&quot;family&quot;:&quot;Yan&quot;,&quot;given&quot;:&quot;Linlin&quot;,&quot;parse-names&quot;:false,&quot;dropping-particle&quot;:&quot;&quot;,&quot;non-dropping-particle&quot;:&quot;&quot;}],&quot;URL&quot;:&quot;https://cran.r-project.org/package=ggvenn&quot;,&quot;issued&quot;:{&quot;date-parts&quot;:[[2023]]},&quot;container-title-short&quot;:&quot;&quot;},&quot;isTemporary&quot;:false,&quot;suppress-author&quot;:false,&quot;composite&quot;:false,&quot;author-only&quot;:false}]},{&quot;citationID&quot;:&quot;MENDELEY_CITATION_1a9b664f-29da-4928-a248-d2c237b78851&quot;,&quot;properties&quot;:{&quot;noteIndex&quot;:0},&quot;isEdited&quot;:false,&quot;manualOverride&quot;:{&quot;isManuallyOverridden&quot;:false,&quot;citeprocText&quot;:&quot;[56]&quot;,&quot;manualOverrideText&quot;:&quot;&quot;},&quot;citationTag&quot;:&quot;MENDELEY_CITATION_v3_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&quot;,&quot;citationItems&quot;:[{&quot;id&quot;:&quot;7384e273-7d7f-3b9c-a46e-56963e0403e7&quot;,&quot;itemData&quot;:{&quot;type&quot;:&quot;article&quot;,&quot;id&quot;:&quot;7384e273-7d7f-3b9c-a46e-56963e0403e7&quot;,&quot;title&quot;:&quot;ggupset: Combination Matrix Axis for 'ggplot2' to Create 'UpSet' Plots&quot;,&quot;author&quot;:[{&quot;family&quot;:&quot;Ahlmann-Eltze&quot;,&quot;given&quot;:&quot;Constantin&quot;,&quot;parse-names&quot;:false,&quot;dropping-particle&quot;:&quot;&quot;,&quot;non-dropping-particle&quot;:&quot;&quot;}],&quot;URL&quot;:&quot;https://cran.r-project.org/package=ggupset&quot;,&quot;issued&quot;:{&quot;date-parts&quot;:[[2024]]},&quot;container-title-short&quot;:&quot;&quot;},&quot;isTemporary&quot;:false,&quot;suppress-author&quot;:false,&quot;composite&quot;:false,&quot;author-only&quot;:false}]},{&quot;citationID&quot;:&quot;MENDELEY_CITATION_429f815e-aefb-42b8-a713-66ac18bd450c&quot;,&quot;properties&quot;:{&quot;noteIndex&quot;:0},&quot;isEdited&quot;:false,&quot;manualOverride&quot;:{&quot;isManuallyOverridden&quot;:false,&quot;citeprocText&quot;:&quot;[57]&quot;,&quot;manualOverrideText&quot;:&quot;&quot;},&quot;citationTag&quot;:&quot;MENDELEY_CITATION_v3_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&quot;,&quot;citationItems&quot;:[{&quot;id&quot;:&quot;c0fb96f8-4183-3098-b123-63ada5d7272e&quot;,&quot;itemData&quot;:{&quot;type&quot;:&quot;article&quot;,&quot;id&quot;:&quot;c0fb96f8-4183-3098-b123-63ada5d7272e&quot;,&quot;title&quot;:&quot;pdftools: Text Extraction, Rendering and Converting of PDF Documents&quot;,&quot;author&quot;:[{&quot;family&quot;:&quot;Ooms&quot;,&quot;given&quot;:&quot;Jeroen&quot;,&quot;parse-names&quot;:false,&quot;dropping-particle&quot;:&quot;&quot;,&quot;non-dropping-particle&quot;:&quot;&quot;}],&quot;URL&quot;:&quot;https://cran.r-project.org/package=pdftools&quot;,&quot;issued&quot;:{&quot;date-parts&quot;:[[2024]]},&quot;container-title-short&quot;:&quot;&quot;},&quot;isTemporary&quot;:false,&quot;suppress-author&quot;:false,&quot;composite&quot;:false,&quot;author-only&quot;:false}]},{&quot;citationID&quot;:&quot;MENDELEY_CITATION_b32c083b-5399-417f-8b5b-6ef6945f9220&quot;,&quot;properties&quot;:{&quot;noteIndex&quot;:0},&quot;isEdited&quot;:false,&quot;manualOverride&quot;:{&quot;isManuallyOverridden&quot;:false,&quot;citeprocText&quot;:&quot;[58]&quot;,&quot;manualOverrideText&quot;:&quot;&quot;},&quot;citationItems&quot;:[{&quot;id&quot;:&quot;662067e3-b170-3d2f-b066-7b50f7e0add5&quot;,&quot;itemData&quot;:{&quot;type&quot;:&quot;article&quot;,&quot;id&quot;:&quot;662067e3-b170-3d2f-b066-7b50f7e0add5&quot;,&quot;title&quot;:&quot;png: Read and write PNG images&quot;,&quot;author&quot;:[{&quot;family&quot;:&quot;Urbanek&quot;,&quot;given&quot;:&quot;Simon&quot;,&quot;parse-names&quot;:false,&quot;dropping-particle&quot;:&quot;&quot;,&quot;non-dropping-particle&quot;:&quot;&quot;}],&quot;URL&quot;:&quot;https://cran.r-project.org/package=png&quot;,&quot;issued&quot;:{&quot;date-parts&quot;:[[2022]]},&quot;container-title-short&quot;:&quot;&quot;},&quot;isTemporary&quot;:false}],&quot;citationTag&quot;:&quot;MENDELEY_CITATION_v3_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&quot;},{&quot;citationID&quot;:&quot;MENDELEY_CITATION_a5dd6191-6da3-4429-9e3c-b05337414f7a&quot;,&quot;properties&quot;:{&quot;noteIndex&quot;:0},&quot;isEdited&quot;:false,&quot;manualOverride&quot;:{&quot;isManuallyOverridden&quot;:false,&quot;citeprocText&quot;:&quot;[59]&quot;,&quot;manualOverrideText&quot;:&quot;&quot;},&quot;citationTag&quot;:&quot;MENDELEY_CITATION_v3_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IwLjU4Nzc1MCIsIklTU04iOiIxNjY0LTMwMlgiLCJVUkwiOiJodHRwczovL3d3dy5mcm9udGllcnNpbi5vcmcvYXJ0aWNsZS8xMC4zMzg5L2ZtaWNiLjIwMjAuNTg3NzUwL2Z1bGwiLCJpc3N1ZWQiOnsiZGF0ZS1wYXJ0cyI6W1syMDIwLDEwLDldXX0sInZvbHVtZSI6IjExIn0sImlzVGVtcG9yYXJ5IjpmYWxzZX1dfQ==&quot;,&quot;citationItems&quot;:[{&quot;id&quot;:&quot;44fc69f3-e906-398b-b077-7f19f981ef52&quot;,&quot;itemData&quot;:{&quot;type&quot;:&quot;article-journal&quot;,&quot;id&quot;:&quot;44fc69f3-e906-398b-b077-7f19f981ef52&quot;,&quot;title&quot;:&quot;Antibiotic Production and Antibiotic Resistance: The Two Sides of AbrB1/B2, a Two-Component System of Streptomyces coelicolor&quot;,&quot;author&quot;:[{&quot;family&quot;:&quot;Sánchez de la Nieta&quot;,&quot;given&quot;:&quot;Ricardo&quot;,&quot;parse-names&quot;:false,&quot;dropping-particle&quot;:&quot;&quot;,&quot;non-dropping-particle&quot;:&quot;&quot;},{&quot;family&quot;:&quot;Antoraz&quot;,&quot;given&quot;:&quot;Sergio&quot;,&quot;parse-names&quot;:false,&quot;dropping-particle&quot;:&quot;&quot;,&quot;non-dropping-particle&quot;:&quot;&quot;},{&quot;family&quot;:&quot;Alzate&quot;,&quot;given&quot;:&quot;Juan F.&quot;,&quot;parse-names&quot;:false,&quot;dropping-particle&quot;:&quot;&quot;,&quot;non-dropping-particle&quot;:&quot;&quot;},{&quot;family&quot;:&quot;Santamaría&quot;,&quot;given&quot;:&quot;Ramón I.&quot;,&quot;parse-names&quot;:false,&quot;dropping-particle&quot;:&quot;&quot;,&quot;non-dropping-particle&quot;:&quot;&quot;},{&quot;family&quot;:&quot;Díaz&quot;,&quot;given&quot;:&quot;Margarita&quot;,&quot;parse-names&quot;:false,&quot;dropping-particle&quot;:&quot;&quot;,&quot;non-dropping-particle&quot;:&quot;&quot;}],&quot;container-title&quot;:&quot;Frontiers in Microbiology&quot;,&quot;container-title-short&quot;:&quot;Front Microbiol&quot;,&quot;DOI&quot;:&quot;10.3389/fmicb.2020.587750&quot;,&quot;ISSN&quot;:&quot;1664-302X&quot;,&quot;URL&quot;:&quot;https://www.frontiersin.org/article/10.3389/fmicb.2020.587750/full&quot;,&quot;issued&quot;:{&quot;date-parts&quot;:[[2020,10,9]]},&quot;volume&quot;:&quot;11&quot;},&quot;isTemporary&quot;:false}]},{&quot;citationID&quot;:&quot;MENDELEY_CITATION_1c02f4ce-df5c-4292-bc16-97ea31d0189c&quot;,&quot;properties&quot;:{&quot;noteIndex&quot;:0},&quot;isEdited&quot;:false,&quot;manualOverride&quot;:{&quot;isManuallyOverridden&quot;:false,&quot;citeprocText&quot;:&quot;[60]&quot;,&quot;manualOverrideText&quot;:&quot;&quot;},&quot;citationTag&quot;:&quot;MENDELEY_CITATION_v3_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&quot;,&quot;citationItems&quot;:[{&quot;id&quot;:&quot;03ece252-3ac5-3201-86cb-f64417a9361a&quot;,&quot;itemData&quot;:{&quot;type&quot;:&quot;article-journal&quot;,&quot;id&quot;:&quot;03ece252-3ac5-3201-86cb-f64417a9361a&quot;,&quot;title&quot;:&quot;Deciphering the Regulon of Streptomyces coelicolor AbrC3, a Positive Response Regulator of Antibiotic Production&quot;,&quot;author&quot;:[{&quot;family&quot;:&quot;Rico&quot;,&quot;given&quot;:&quot;Sergio&quot;,&quot;parse-names&quot;:false,&quot;dropping-particle&quot;:&quot;&quot;,&quot;non-dropping-particle&quot;:&quot;&quot;},{&quot;family&quot;:&quot;Santamaría&quot;,&quot;given&quot;:&quot;Ramón I.&quot;,&quot;parse-names&quot;:false,&quot;dropping-particle&quot;:&quot;&quot;,&quot;non-dropping-particle&quot;:&quot;&quot;},{&quot;family&quot;:&quot;Yepes&quot;,&quot;given&quot;:&quot;Ana&quot;,&quot;parse-names&quot;:false,&quot;dropping-particle&quot;:&quot;&quot;,&quot;non-dropping-particle&quot;:&quot;&quot;},{&quot;family&quot;:&quot;Rodríguez&quot;,&quot;given&quot;:&quot;Héctor&quot;,&quot;parse-names&quot;:false,&quot;dropping-particle&quot;:&quot;&quot;,&quot;non-dropping-particle&quot;:&quot;&quot;},{&quot;family&quot;:&quot;Laing&quot;,&quot;given&quot;:&quot;Emma&quot;,&quot;parse-names&quot;:false,&quot;dropping-particle&quot;:&quot;&quot;,&quot;non-dropping-particle&quot;:&quot;&quot;},{&quot;family&quot;:&quot;Bucca&quot;,&quot;given&quot;:&quot;Giselda&quot;,&quot;parse-names&quot;:false,&quot;dropping-particle&quot;:&quot;&quot;,&quot;non-dropping-particle&quot;:&quot;&quot;},{&quot;family&quot;:&quot;Smith&quot;,&quot;given&quot;:&quot;Colin P.&quot;,&quot;parse-names&quot;:false,&quot;dropping-particle&quot;:&quot;&quot;,&quot;non-dropping-particle&quot;:&quot;&quot;},{&quot;family&quot;:&quot;Díaz&quot;,&quot;given&quot;:&quot;Margarita&quot;,&quot;parse-names&quot;:false,&quot;dropping-particle&quot;:&quot;&quot;,&quot;non-dropping-particle&quot;:&quot;&quot;}],&quot;container-title&quot;:&quot;Applied and Environmental Microbiology&quot;,&quot;container-title-short&quot;:&quot;Appl Environ Microbiol&quot;,&quot;editor&quot;:[{&quot;family&quot;:&quot;Nojiri&quot;,&quot;given&quot;:&quot;H.&quot;,&quot;parse-names&quot;:false,&quot;dropping-particle&quot;:&quot;&quot;,&quot;non-dropping-particle&quot;:&quot;&quot;}],&quot;DOI&quot;:&quot;10.1128/AEM.03378-13&quot;,&quot;ISSN&quot;:&quot;0099-2240&quot;,&quot;URL&quot;:&quot;https://journals.asm.org/doi/10.1128/AEM.03378-13&quot;,&quot;issued&quot;:{&quot;date-parts&quot;:[[2014,4,15]]},&quot;page&quot;:&quot;2417-2428&quot;,&quot;abstract&quot;:&quot;The atypical two-component system (TCS) AbrC1/C2/C3 (encoded by SCO4598 , SCO4597 , and SCO4596 ), comprising two histidine kinases (HKs) and a response regulator (RR), is crucial for antibiotic production in Streptomyces coelicolor and for morphological differentiation under certain nutritional conditions. In this study, we demonstrate that deletion of the RR-encoding gene, abrC3 ( SCO4596 ), results in a dramatic decrease in actinorhodin (ACT) and undecylprodiginine (RED) production and delays morphological development. In contrast, the overexpression of abrC3 in the parent strain leads to a 33% increase in ACT production in liquid medium. Transcriptomic analysis and chromatin immunoprecipitation with microarray technology (ChIP-chip) analysis of the Δ abrC3 mutant and the parent strain revealed that AbrC3 directly controls ACT production by binding to the actII-ORF4 promoter region; this was independently verified by in vitro DNA-binding assays. This binding is dependent on the sequence 5′-GAASGSGRMS-3′. In contrast, the regulation of RED production is not due to direct binding of AbrC3 to either the redZ or redD promoter region. This study also revealed other members of the AbrC3 regulon: AbrC3 is a positive autoregulator which also binds to the promoter regions of SCO0736 , bdtA ( SCO3328 ), absR1 ( SCO6992 ), and SCO6809 . The direct targets share the 10-base consensus binding sequence and may be responsible for some of the phenotypes of the Δ abrC3 mutant. The identification of the AbrC3 regulon as part of the complex regulatory network governing antibiotic production widens our knowledge regarding TCS involvement in control of antibiotic synthesis and may contribute to the rational design of new hyperproducer host strains through genetic manipulation of such systems.&quot;,&quot;issue&quot;:&quot;8&quot;,&quot;volume&quot;:&quot;80&quot;},&quot;isTemporary&quot;:false}]},{&quot;citationID&quot;:&quot;MENDELEY_CITATION_0fb13751-372e-4a89-978b-b5e53aa029a6&quot;,&quot;properties&quot;:{&quot;noteIndex&quot;:0},&quot;isEdited&quot;:false,&quot;manualOverride&quot;:{&quot;isManuallyOverridden&quot;:false,&quot;citeprocText&quot;:&quot;[26]&quot;,&quot;manualOverrideText&quot;:&quot;&quot;},&quot;citationTag&quot;:&quot;MENDELEY_CITATION_v3_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E3LjAyNDQ0IiwiSVNTTiI6IjE2NjQtMzAyWCIsIlVSTCI6Imh0dHA6Ly9qb3VybmFsLmZyb250aWVyc2luLm9yZy9hcnRpY2xlLzEwLjMzODkvZm1pY2IuMjAxNy4wMjQ0NC9mdWxsIiwiaXNzdWVkIjp7ImRhdGUtcGFydHMiOltbMjAxNywxMiwxMl1dfSwidm9sdW1lIjoiOCJ9LCJpc1RlbXBvcmFyeSI6ZmFsc2V9XX0=&quot;,&quot;citationItems&quot;:[{&quot;id&quot;:&quot;2a80f332-6367-30d0-ac25-af4f4986174c&quot;,&quot;itemData&quot;:{&quot;type&quot;:&quot;article-journal&quot;,&quot;id&quot;:&quot;2a80f332-6367-30d0-ac25-af4f4986174c&quot;,&quot;title&quot;:&quot;The Orphan Response Regulator Aor1 Is a New Relevant Piece in the Complex Puzzle of Streptomyces coelicolor Antibiotic Regulatory Network&quot;,&quot;author&quot;:[{&quot;family&quot;:&quot;Antoraz&quot;,&quot;given&quot;:&quot;Sergio&quot;,&quot;parse-names&quot;:false,&quot;dropping-particle&quot;:&quot;&quot;,&quot;non-dropping-particle&quot;:&quot;&quot;},{&quot;family&quot;:&quot;Rico&quot;,&quot;given&quot;:&quot;Sergio&quot;,&quot;parse-names&quot;:false,&quot;dropping-particle&quot;:&quot;&quot;,&quot;non-dropping-particle&quot;:&quot;&quot;},{&quot;family&quot;:&quot;Rodríguez&quot;,&quot;given&quot;:&quot;Héctor&quot;,&quot;parse-names&quot;:false,&quot;dropping-particle&quot;:&quot;&quot;,&quot;non-dropping-particle&quot;:&quot;&quot;},{&quot;family&quot;:&quot;Sevillano&quot;,&quot;given&quot;:&quot;Laura&quot;,&quot;parse-names&quot;:false,&quot;dropping-particle&quot;:&quot;&quot;,&quot;non-dropping-particle&quot;:&quot;&quot;},{&quot;family&quot;:&quot;Alzate&quot;,&quot;given&quot;:&quot;Juan F.&quot;,&quot;parse-names&quot;:false,&quot;dropping-particle&quot;:&quot;&quot;,&quot;non-dropping-particle&quot;:&quot;&quot;},{&quot;family&quot;:&quot;Santamaría&quot;,&quot;given&quot;:&quot;Ramón I.&quot;,&quot;parse-names&quot;:false,&quot;dropping-particle&quot;:&quot;&quot;,&quot;non-dropping-particle&quot;:&quot;&quot;},{&quot;family&quot;:&quot;Díaz&quot;,&quot;given&quot;:&quot;Margarita&quot;,&quot;parse-names&quot;:false,&quot;dropping-particle&quot;:&quot;&quot;,&quot;non-dropping-particle&quot;:&quot;&quot;}],&quot;container-title&quot;:&quot;Frontiers in Microbiology&quot;,&quot;container-title-short&quot;:&quot;Front Microbiol&quot;,&quot;DOI&quot;:&quot;10.3389/fmicb.2017.02444&quot;,&quot;ISSN&quot;:&quot;1664-302X&quot;,&quot;URL&quot;:&quot;http://journal.frontiersin.org/article/10.3389/fmicb.2017.02444/full&quot;,&quot;issued&quot;:{&quot;date-parts&quot;:[[2017,12,12]]},&quot;volume&quot;:&quot;8&quot;},&quot;isTemporary&quot;:false}]},{&quot;citationID&quot;:&quot;MENDELEY_CITATION_9a335413-05a9-4c5f-b82e-1defd1931e15&quot;,&quot;properties&quot;:{&quot;noteIndex&quot;:0},&quot;isEdited&quot;:false,&quot;manualOverride&quot;:{&quot;isManuallyOverridden&quot;:false,&quot;citeprocText&quot;:&quot;[61]&quot;,&quot;manualOverrideText&quot;:&quot;&quot;},&quot;citationTag&quot;:&quot;MENDELEY_CITATION_v3_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&quot;,&quot;citationItems&quot;:[{&quot;id&quot;:&quot;8e9b8cb0-ad11-36b1-995a-b160ca9e6859&quot;,&quot;itemData&quot;:{&quot;type&quot;:&quot;article-journal&quot;,&quot;id&quot;:&quot;8e9b8cb0-ad11-36b1-995a-b160ca9e6859&quot;,&quot;title&quot;:&quot;ArgR of Streptomyces coelicolor Is a Pleiotropic Transcriptional Regulator: Effect on the Transcriptome, Antibiotic Production, and Differentiation in Liquid Cultures&quot;,&quot;author&quot;:[{&quot;family&quot;:&quot;Botas&quot;,&quot;given&quot;:&quot;Alma&quot;,&quot;parse-names&quot;:false,&quot;dropping-particle&quot;:&quot;&quot;,&quot;non-dropping-particle&quot;:&quot;&quot;},{&quot;family&quot;:&quot;Pérez-Redondo&quot;,&quot;given&quot;:&quot;Rosario&quot;,&quot;parse-names&quot;:false,&quot;dropping-particle&quot;:&quot;&quot;,&quot;non-dropping-particle&quot;:&quot;&quot;},{&quot;family&quot;:&quot;Rodríguez-García&quot;,&quot;given&quot;:&quot;Antonio&quot;,&quot;parse-names&quot;:false,&quot;dropping-particle&quot;:&quot;&quot;,&quot;non-dropping-particle&quot;:&quot;&quot;},{&quot;family&quot;:&quot;Álvarez-Álvarez&quot;,&quot;given&quot;:&quot;Rubén&quot;,&quot;parse-names&quot;:false,&quot;dropping-particle&quot;:&quot;&quot;,&quot;non-dropping-particle&quot;:&quot;&quot;},{&quot;family&quot;:&quot;Yagüe&quot;,&quot;given&quot;:&quot;Paula&quot;,&quot;parse-names&quot;:false,&quot;dropping-particle&quot;:&quot;&quot;,&quot;non-dropping-particle&quot;:&quot;&quot;},{&quot;family&quot;:&quot;Manteca&quot;,&quot;given&quot;:&quot;Angel&quot;,&quot;parse-names&quot;:false,&quot;dropping-particle&quot;:&quot;&quot;,&quot;non-dropping-particle&quot;:&quot;&quot;},{&quot;family&quot;:&quot;Liras&quot;,&quot;given&quot;:&quot;Paloma&quot;,&quot;parse-names&quot;:false,&quot;dropping-particle&quot;:&quot;&quot;,&quot;non-dropping-particle&quot;:&quot;&quot;}],&quot;container-title&quot;:&quot;Frontiers in Microbiology&quot;,&quot;container-title-short&quot;:&quot;Front Microbiol&quot;,&quot;DOI&quot;:&quot;10.3389/fmicb.2018.00361&quot;,&quot;ISSN&quot;:&quot;1664-302X&quot;,&quot;URL&quot;:&quot;http://journal.frontiersin.org/article/10.3389/fmicb.2018.00361/full&quot;,&quot;issued&quot;:{&quot;date-parts&quot;:[[2018,3,1]]},&quot;volume&quot;:&quot;9&quot;},&quot;isTemporary&quot;:false}]},{&quot;citationID&quot;:&quot;MENDELEY_CITATION_c507fd42-0695-4aaa-8a74-5d36b5da42f1&quot;,&quot;properties&quot;:{&quot;noteIndex&quot;:0},&quot;isEdited&quot;:false,&quot;manualOverride&quot;:{&quot;isManuallyOverridden&quot;:false,&quot;citeprocText&quot;:&quot;[62]&quot;,&quot;manualOverrideText&quot;:&quot;&quot;},&quot;citationTag&quot;:&quot;MENDELEY_CITATION_v3_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&quot;,&quot;citationItems&quot;:[{&quot;id&quot;:&quot;ad0ad3b9-ab08-3d73-9742-bc8969bd7388&quot;,&quot;itemData&quot;:{&quot;type&quot;:&quot;article-journal&quot;,&quot;id&quot;:&quot;ad0ad3b9-ab08-3d73-9742-bc8969bd7388&quot;,&quot;title&quot;:&quot;Genes essential for morphological development and antibiotic production in Streptomyces coelicolor are targets of BldD during vegetative growth&quot;,&quot;author&quot;:[{&quot;family&quot;:&quot;Hengst&quot;,&quot;given&quot;:&quot;Chris D.&quot;,&quot;parse-names&quot;:false,&quot;dropping-particle&quot;:&quot;&quot;,&quot;non-dropping-particle&quot;:&quot;Den&quot;},{&quot;family&quot;:&quot;Tran&quot;,&quot;given&quot;:&quot;Ngat T.&quot;,&quot;parse-names&quot;:false,&quot;dropping-particle&quot;:&quot;&quot;,&quot;non-dropping-particle&quot;:&quot;&quot;},{&quot;family&quot;:&quot;Bibb&quot;,&quot;given&quot;:&quot;Maureen J.&quot;,&quot;parse-names&quot;:false,&quot;dropping-particle&quot;:&quot;&quot;,&quot;non-dropping-particle&quot;:&quot;&quot;},{&quot;family&quot;:&quot;Chandra&quot;,&quot;given&quot;:&quot;Govind&quot;,&quot;parse-names&quot;:false,&quot;dropping-particle&quot;:&quot;&quot;,&quot;non-dropping-particle&quot;:&quot;&quot;},{&quot;family&quot;:&quot;Leskiw&quot;,&quot;given&quot;:&quot;Brenda K.&quot;,&quot;parse-names&quot;:false,&quot;dropping-particle&quot;:&quot;&quot;,&quot;non-dropping-particle&quot;:&quot;&quot;},{&quot;family&quot;:&quot;Buttner&quot;,&quot;given&quot;:&quot;Mark J.&quot;,&quot;parse-names&quot;:false,&quot;dropping-particle&quot;:&quot;&quot;,&quot;non-dropping-particle&quot;:&quot;&quot;}],&quot;container-title&quot;:&quot;Molecular Microbiology&quot;,&quot;container-title-short&quot;:&quot;Mol Microbiol&quot;,&quot;DOI&quot;:&quot;10.1111/j.1365-2958.2010.07338.x&quot;,&quot;ISSN&quot;:&quot;0950-382X&quot;,&quot;URL&quot;:&quot;https://onlinelibrary.wiley.com/doi/10.1111/j.1365-2958.2010.07338.x&quot;,&quot;issued&quot;:{&quot;date-parts&quot;:[[2010,10,2]]},&quot;page&quot;:&quot;361-379&quot;,&quot;abstract&quot;:&quot;BldD is a transcriptional regulator essential for morphological development and antibiotic production in Streptomyces coelicolor . Here we identify the BldD regulon by means of chromatin immunoprecipitation‐microarray analysis (ChIP‐chip). The BldD regulon encompasses ∼167 transcriptional units, of which more than 20 are known to play important roles in development (e.g. bldA , bldC , bldH/adpA , bldM , bldN , ssgA , ssgB , ftsZ , whiB , whiG , smeA‐ssfA ) and/or secondary metabolism (e.g. nsdA , cvn9 , bldA , bldC , leuA ). Strikingly, 42 BldD target genes (∼25% of the regulon) encode regulatory proteins, stressing the central, pleiotropic role of BldD. Almost all BldD binding sites identified by ChIP‐chip are present in the promoters of the target genes. An exception is the tRNA gene bldA , where BldD binds within the region encoding the primary transcript, immediately downstream of the position corresponding to the processed, mature 3′ end of the tRNA. Through gene overexpression, we identified a novel BldD target gene ( cdgA ) that influences differentiation and antibiotic production. cdgA encodes a GGDEF domain protein, implicating c‐di‐GMP in the regulation of Streptomyces development. Sequence analysis of the upstream regions of the complete regulon identified a 15 bp inverted repeat that functions as a high‐affinity binding site for BldD, as was shown by electrophoretic mobility shift assays and DNase I footprinting analysis. High‐scoring copies of the BldD binding site were found at relevant positions in the genomes of other bacteria containing a BldD homologue, suggesting the role of BldD is conserved in sporulating actinomycetes.&quot;,&quot;issue&quot;:&quot;2&quot;,&quot;volume&quot;:&quot;78&quot;},&quot;isTemporary&quot;:false}]},{&quot;citationID&quot;:&quot;MENDELEY_CITATION_fc86122c-6fe9-47ff-ad31-17aa51e94f7b&quot;,&quot;properties&quot;:{&quot;noteIndex&quot;:0},&quot;isEdited&quot;:false,&quot;manualOverride&quot;:{&quot;isManuallyOverridden&quot;:false,&quot;citeprocText&quot;:&quot;[63]&quot;,&quot;manualOverrideText&quot;:&quot;&quot;},&quot;citationTag&quot;:&quot;MENDELEY_CITATION_v3_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&quot;,&quot;citationItems&quot;:[{&quot;id&quot;:&quot;7ba97b90-f47b-3548-aaff-c129db79b5a4&quot;,&quot;itemData&quot;:{&quot;type&quot;:&quot;article-journal&quot;,&quot;id&quot;:&quot;7ba97b90-f47b-3548-aaff-c129db79b5a4&quot;,&quot;title&quot;:&quot;BldC Delays Entry into Development To Produce a Sustained Period of Vegetative Growth in Streptomyces venezuelae&quot;,&quot;author&quot;:[{&quot;family&quot;:&quot;Bush&quot;,&quot;given&quot;:&quot;Matthew J.&quot;,&quot;parse-names&quot;:false,&quot;dropping-particle&quot;:&quot;&quot;,&quot;non-dropping-particle&quot;:&quot;&quot;},{&quot;family&quot;:&quot;Chandra&quot;,&quot;given&quot;:&quot;Govind&quot;,&quot;parse-names&quot;:false,&quot;dropping-particle&quot;:&quot;&quot;,&quot;non-dropping-particle&quot;:&quot;&quot;},{&quot;family&quot;:&quot;Al-Bassam&quot;,&quot;given&quot;:&quot;Mahmoud M.&quot;,&quot;parse-names&quot;:false,&quot;dropping-particle&quot;:&quot;&quot;,&quot;non-dropping-particle&quot;:&quot;&quot;},{&quot;family&quot;:&quot;Findlay&quot;,&quot;given&quot;:&quot;Kim C.&quot;,&quot;parse-names&quot;:false,&quot;dropping-particle&quot;:&quot;&quot;,&quot;non-dropping-particle&quot;:&quot;&quot;},{&quot;family&quot;:&quot;Buttner&quot;,&quot;given&quot;:&quot;Mark J.&quot;,&quot;parse-names&quot;:false,&quot;dropping-particle&quot;:&quot;&quot;,&quot;non-dropping-particle&quot;:&quot;&quot;}],&quot;container-title&quot;:&quot;mBio&quot;,&quot;container-title-short&quot;:&quot;mBio&quot;,&quot;editor&quot;:[{&quot;family&quot;:&quot;Losick&quot;,&quot;given&quot;:&quot;Richard&quot;,&quot;parse-names&quot;:false,&quot;dropping-particle&quot;:&quot;&quot;,&quot;non-dropping-particle&quot;:&quot;&quot;}],&quot;DOI&quot;:&quot;10.1128/mBio.02812-18&quot;,&quot;ISSN&quot;:&quot;2161-2129&quot;,&quot;URL&quot;:&quot;https://journals.asm.org/doi/10.1128/mBio.02812-18&quot;,&quot;issued&quot;:{&quot;date-parts&quot;:[[2019,2,26]]},&quot;abstract&quot;:&quot;Understanding the mechanisms that drive bacterial morphogenesis depends on the dissection of the regulatory networks that underpin the cell biological processes involved. Recently, Streptomyces venezuelae has emerged as an attractive model system for the study of morphological differentiation in Streptomyces . This has led to significant progress in identifying the genes controlled by the transcription factors that regulate aerial mycelium formation (Bld regulators) and sporulation (Whi regulators). Taking advantage of S. venezuelae , we used ChIP-seq coupled with RNA-seq to identify the genes directly under the control of BldC. Because S. venezuelae sporulates in liquid culture, the complete spore-to-spore life cycle can be examined using time-lapse microscopy, and we applied this technique to the bldC mutant. These combined approaches reveal BldC to be a member of an emerging class of Bld regulators that function principally to repress key sporulation genes, thereby extending vegetative growth and blocking the onset of morphological differentiation.&quot;,&quot;issue&quot;:&quot;1&quot;,&quot;volume&quot;:&quot;10&quot;},&quot;isTemporary&quot;:false,&quot;suppress-author&quot;:false,&quot;composite&quot;:false,&quot;author-only&quot;:false}]},{&quot;citationID&quot;:&quot;MENDELEY_CITATION_84972bdc-b1f0-47a7-a001-5a2fc03593eb&quot;,&quot;properties&quot;:{&quot;noteIndex&quot;:0},&quot;isEdited&quot;:false,&quot;manualOverride&quot;:{&quot;isManuallyOverridden&quot;:false,&quot;citeprocText&quot;:&quot;[64]&quot;,&quot;manualOverrideText&quot;:&quot;&quot;},&quot;citationTag&quot;:&quot;MENDELEY_CITATION_v3_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&quot;,&quot;citationItems&quot;:[{&quot;id&quot;:&quot;3917d967-ea45-35b9-940f-bc6a629372d9&quot;,&quot;itemData&quot;:{&quot;type&quot;:&quot;article-journal&quot;,&quot;id&quot;:&quot;3917d967-ea45-35b9-940f-bc6a629372d9&quot;,&quot;title&quot;:&quot;A genome-wide transcriptomic analysis reveals diverse roles of the two-component system DraR-K in the physiological and morphological differentiation of Streptomyces coelicolor&quot;,&quot;author&quot;:[{&quot;family&quot;:&quot;Yu&quot;,&quot;given&quot;:&quot;Zhenyu&quot;,&quot;parse-names&quot;:false,&quot;dropping-particle&quot;:&quot;&quot;,&quot;non-dropping-particle&quot;:&quot;&quot;},{&quot;family&quot;:&quot;Zhu&quot;,&quot;given&quot;:&quot;Hong&quot;,&quot;parse-names&quot;:false,&quot;dropping-particle&quot;:&quot;&quot;,&quot;non-dropping-particle&quot;:&quot;&quot;},{&quot;family&quot;:&quot;Zheng&quot;,&quot;given&quot;:&quot;Guosong&quot;,&quot;parse-names&quot;:false,&quot;dropping-particle&quot;:&quot;&quot;,&quot;non-dropping-particle&quot;:&quot;&quot;},{&quot;family&quot;:&quot;Jiang&quot;,&quot;given&quot;:&quot;Weihong&quot;,&quot;parse-names&quot;:false,&quot;dropping-particle&quot;:&quot;&quot;,&quot;non-dropping-particle&quot;:&quot;&quot;},{&quot;family&quot;:&quot;Lu&quot;,&quot;given&quot;:&quot;Yinhua&quot;,&quot;parse-names&quot;:false,&quot;dropping-particle&quot;:&quot;&quot;,&quot;non-dropping-particle&quot;:&quot;&quot;}],&quot;container-title&quot;:&quot;Applied Microbiology and Biotechnology&quot;,&quot;container-title-short&quot;:&quot;Appl Microbiol Biotechnol&quot;,&quot;DOI&quot;:&quot;10.1007/s00253-014-6102-z&quot;,&quot;ISSN&quot;:&quot;0175-7598&quot;,&quot;URL&quot;:&quot;http://link.springer.com/10.1007/s00253-014-6102-z&quot;,&quot;issued&quot;:{&quot;date-parts&quot;:[[2014,11,15]]},&quot;page&quot;:&quot;9351-9363&quot;,&quot;issue&quot;:&quot;22&quot;,&quot;volume&quot;:&quot;98&quot;},&quot;isTemporary&quot;:false}]},{&quot;citationID&quot;:&quot;MENDELEY_CITATION_08aa80a1-902d-4fe0-b2a4-ab7c18fa133c&quot;,&quot;properties&quot;:{&quot;noteIndex&quot;:0},&quot;isEdited&quot;:false,&quot;manualOverride&quot;:{&quot;isManuallyOverridden&quot;:false,&quot;citeprocText&quot;:&quot;[65]&quot;,&quot;manualOverrideText&quot;:&quot;&quot;},&quot;citationTag&quot;:&quot;MENDELEY_CITATION_v3_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&quot;,&quot;citationItems&quot;:[{&quot;id&quot;:&quot;c38d13c2-71b0-3d9e-ad3b-6ea99ed30f4a&quot;,&quot;itemData&quot;:{&quot;type&quot;:&quot;article-journal&quot;,&quot;id&quot;:&quot;c38d13c2-71b0-3d9e-ad3b-6ea99ed30f4a&quot;,&quot;title&quot;:&quot;Characterization of the Widely Distributed Novel ECF42 Group of Extracytoplasmic Function σ Factors in Streptomyces venezuelae&quot;,&quot;author&quot;:[{&quot;family&quot;:&quot;Liu&quot;,&quot;given&quot;:&quot;Qiang&quot;,&quot;parse-names&quot;:false,&quot;dropping-particle&quot;:&quot;&quot;,&quot;non-dropping-particle&quot;:&quot;&quot;},{&quot;family&quot;:&quot;Pinto&quot;,&quot;given&quot;:&quot;Daniela&quot;,&quot;parse-names&quot;:false,&quot;dropping-particle&quot;:&quot;&quot;,&quot;non-dropping-particle&quot;:&quot;&quot;},{&quot;family&quot;:&quot;Mascher&quot;,&quot;given&quot;:&quot;Thorsten&quot;,&quot;parse-names&quot;:false,&quot;dropping-particle&quot;:&quot;&quot;,&quot;non-dropping-particle&quot;:&quot;&quot;}],&quot;container-title&quot;:&quot;Journal of Bacteriology&quot;,&quot;container-title-short&quot;:&quot;J Bacteriol&quot;,&quot;editor&quot;:[{&quot;family&quot;:&quot;Henkin&quot;,&quot;given&quot;:&quot;Tina M.&quot;,&quot;parse-names&quot;:false,&quot;dropping-particle&quot;:&quot;&quot;,&quot;non-dropping-particle&quot;:&quot;&quot;}],&quot;DOI&quot;:&quot;10.1128/JB.00437-18&quot;,&quot;ISSN&quot;:&quot;0021-9193&quot;,&quot;URL&quot;:&quot;https://journals.asm.org/doi/10.1128/JB.00437-18&quot;,&quot;issued&quot;:{&quot;date-parts&quot;:[[2018,11]]},&quot;abstract&quot;:&quot;In contrast to the one- and two-component signal transduction systems in bacteria, the importance and diversity of ECFs have only recently been recognized in the course of comprehensive phylogenetic and comparative genomics studies. Thus, most of the ECFs still have not been experimentally characterized regarding their physiological functions and regulation mechanisms so far. The physiological roles, target promoter, and target regulons of a novel group of ECFs, ECF42, in S. venezuelae have been investigated in this work. More importantly, members of this group are characterized by a C-terminal extension, which has been verified to harbor a regulatory role in ECF42s. Hence, our work provides an important source for further research on such C-terminal extension containing ECFs.&quot;,&quot;issue&quot;:&quot;21&quot;,&quot;volume&quot;:&quot;200&quot;},&quot;isTemporary&quot;:false}]},{&quot;citationID&quot;:&quot;MENDELEY_CITATION_cd0c3bfa-84d4-49d0-97b6-ef1157c76dd6&quot;,&quot;properties&quot;:{&quot;noteIndex&quot;:0},&quot;isEdited&quot;:false,&quot;manualOverride&quot;:{&quot;isManuallyOverridden&quot;:false,&quot;citeprocText&quot;:&quot;[66]&quot;,&quot;manualOverrideText&quot;:&quot;&quot;},&quot;citationTag&quot;:&quot;MENDELEY_CITATION_v3_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&quot;,&quot;citationItems&quot;:[{&quot;id&quot;:&quot;6fd5a619-bc34-3eca-a49d-ec20ad354495&quot;,&quot;itemData&quot;:{&quot;type&quot;:&quot;article-journal&quot;,&quot;id&quot;:&quot;6fd5a619-bc34-3eca-a49d-ec20ad354495&quot;,&quot;title&quot;:&quot;Genome-wide analysis of the role of GlnR in Streptomyces venezuelae provides new insights into global nitrogen regulation in actinomycetes&quot;,&quot;author&quot;:[{&quot;family&quot;:&quot;Pullan&quot;,&quot;given&quot;:&quot;Steven T&quot;,&quot;parse-names&quot;:false,&quot;dropping-particle&quot;:&quot;&quot;,&quot;non-dropping-particle&quot;:&quot;&quot;},{&quot;family&quot;:&quot;Chandra&quot;,&quot;given&quot;:&quot;Govind&quot;,&quot;parse-names&quot;:false,&quot;dropping-particle&quot;:&quot;&quot;,&quot;non-dropping-particle&quot;:&quot;&quot;},{&quot;family&quot;:&quot;Bibb&quot;,&quot;given&quot;:&quot;Mervyn J&quot;,&quot;parse-names&quot;:false,&quot;dropping-particle&quot;:&quot;&quot;,&quot;non-dropping-particle&quot;:&quot;&quot;},{&quot;family&quot;:&quot;Merrick&quot;,&quot;given&quot;:&quot;Mike&quot;,&quot;parse-names&quot;:false,&quot;dropping-particle&quot;:&quot;&quot;,&quot;non-dropping-particle&quot;:&quot;&quot;}],&quot;container-title&quot;:&quot;BMC Genomics&quot;,&quot;container-title-short&quot;:&quot;BMC Genomics&quot;,&quot;DOI&quot;:&quot;10.1186/1471-2164-12-175&quot;,&quot;ISSN&quot;:&quot;1471-2164&quot;,&quot;URL&quot;:&quot;https://bmcgenomics.biomedcentral.com/articles/10.1186/1471-2164-12-175&quot;,&quot;issued&quot;:{&quot;date-parts&quot;:[[2011,12,4]]},&quot;page&quot;:&quot;175&quot;,&quot;issue&quot;:&quot;1&quot;,&quot;volume&quot;:&quot;12&quot;},&quot;isTemporary&quot;:false}]},{&quot;citationID&quot;:&quot;MENDELEY_CITATION_7abb0c0f-6413-4ec5-8192-3b234e296933&quot;,&quot;properties&quot;:{&quot;noteIndex&quot;:0},&quot;isEdited&quot;:false,&quot;manualOverride&quot;:{&quot;isManuallyOverridden&quot;:false,&quot;citeprocText&quot;:&quot;[27]&quot;,&quot;manualOverrideText&quot;:&quot;&quot;},&quot;citationTag&quot;:&quot;MENDELEY_CITATION_v3_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&quot;,&quot;citationItems&quot;:[{&quot;id&quot;:&quot;9c09c7aa-5589-32c7-81e5-f18f115a3dd6&quot;,&quot;itemData&quot;:{&quot;type&quot;:&quot;article-journal&quot;,&quot;id&quot;:&quot;9c09c7aa-5589-32c7-81e5-f18f115a3dd6&quot;,&quot;title&quot;:&quot;An Orphan Histidine Kinase, OhkA, Regulates Both Secondary Metabolism and Morphological Differentiation in Streptomyces coelicolor&quot;,&quot;author&quot;:[{&quot;family&quot;:&quot;Lu&quot;,&quot;given&quot;:&quot;Yinhua&quot;,&quot;parse-names&quot;:false,&quot;dropping-particle&quot;:&quot;&quot;,&quot;non-dropping-particle&quot;:&quot;&quot;},{&quot;family&quot;:&quot;He&quot;,&quot;given&quot;:&quot;Juanmei&quot;,&quot;parse-names&quot;:false,&quot;dropping-particle&quot;:&quot;&quot;,&quot;non-dropping-particle&quot;:&quot;&quot;},{&quot;family&quot;:&quot;Zhu&quot;,&quot;given&quot;:&quot;Hong&quot;,&quot;parse-names&quot;:false,&quot;dropping-particle&quot;:&quot;&quot;,&quot;non-dropping-particle&quot;:&quot;&quot;},{&quot;family&quot;:&quot;Yu&quot;,&quot;given&quot;:&quot;Zhenyu&quot;,&quot;parse-names&quot;:false,&quot;dropping-particle&quot;:&quot;&quot;,&quot;non-dropping-particle&quot;:&quot;&quot;},{&quot;family&quot;:&quot;Wang&quot;,&quot;given&quot;:&quot;Rui&quot;,&quot;parse-names&quot;:false,&quot;dropping-particle&quot;:&quot;&quot;,&quot;non-dropping-particle&quot;:&quot;&quot;},{&quot;family&quot;:&quot;Chen&quot;,&quot;given&quot;:&quot;Yunliang&quot;,&quot;parse-names&quot;:false,&quot;dropping-particle&quot;:&quot;&quot;,&quot;non-dropping-particle&quot;:&quot;&quot;},{&quot;family&quot;:&quot;Dang&quot;,&quot;given&quot;:&quot;Fujun&quot;,&quot;parse-names&quot;:false,&quot;dropping-particle&quot;:&quot;&quot;,&quot;non-dropping-particle&quot;:&quot;&quot;},{&quot;family&quot;:&quot;Zhang&quot;,&quot;given&quot;:&quot;Weiwen&quot;,&quot;parse-names&quot;:false,&quot;dropping-particle&quot;:&quot;&quot;,&quot;non-dropping-particle&quot;:&quot;&quot;},{&quot;family&quot;:&quot;Yang&quot;,&quot;given&quot;:&quot;Sheng&quot;,&quot;parse-names&quot;:false,&quot;dropping-particle&quot;:&quot;&quot;,&quot;non-dropping-particle&quot;:&quot;&quot;},{&quot;family&quot;:&quot;Jiang&quot;,&quot;given&quot;:&quot;Weihong&quot;,&quot;parse-names&quot;:false,&quot;dropping-particle&quot;:&quot;&quot;,&quot;non-dropping-particle&quot;:&quot;&quot;}],&quot;container-title&quot;:&quot;Journal of Bacteriology&quot;,&quot;container-title-short&quot;:&quot;J Bacteriol&quot;,&quot;DOI&quot;:&quot;10.1128/JB.00017-11&quot;,&quot;ISSN&quot;:&quot;0021-9193&quot;,&quot;URL&quot;:&quot;https://journals.asm.org/doi/10.1128/JB.00017-11&quot;,&quot;issued&quot;:{&quot;date-parts&quot;:[[2011,6,15]]},&quot;page&quot;:&quot;3020-3032&quot;,&quot;abstract&quot;:&quot;We report here the physiological and genetic characterization of an orphan histidine kinase (HK) (OhkA, SCO1596 ) in Streptomyces coelicolor and its homolog (OhkAsav, SAV_6741 ) in Streptomyces avermitilis . The physiological analysis showed that the ohkA mutant of S. coelicolor exhibits impaired aerial mycelium formation and sporulation and overproduction of multiple antibiotics on mannitol-soy flour (MS) medium, especially actinorhodin (ACT) and calcium-dependent antibiotic (CDA), and disruption of ohkAsav in S. avermitilis also led to the similar phenotypes of impaired morphological differentiation and significantly increased oligomycin A production. DNA microarray analysis combined with real-time reverse transcription-PCR (RT-PCR) and RNA dot blot assay in the S. coelicolor ohkA deletion mutant confirmed the physiological results by showing the upregulation of genes involved in the biosynthesis of ACT, CDA, undecylprodigiosin (RED), a yellow type I polyketide (CPK, SCO6273-6289 ), and a sesquiterpene antibiotic, albaflavenone ( SCO5222-5223 ). The results also suggested that the increased production of ACT and RED in the mutant could be partly ascribed to the enhanced precursor malonyl coenzyme A (malonyl-CoA) supply through increased transcription of genes encoding acetyl-CoA carboxylase (ACCase). Interestingly, DNA microarray analysis also showed that deletion of ohkA greatly downregulated the transcription of chpABCDEFGH genes essential for aerial mycelium formation by S. coelicolor on MS medium but significantly increased transcription of ramS / C / R , which is responsible for SapB formation and regulation and is normally absent on MS medium. Moreover, many other genes involved in development, such as bldM / N , whiG / H / I , ssgA / B / E / G / R , and whiE , were also significantly downregulated upon ohkA deletion. The results clearly demonstrated that OhkA is an important global regulator for both morphological differentiation and secondary metabolism in S. coelicolor and S. avermitilis .&quot;,&quot;issue&quot;:&quot;12&quot;,&quot;volume&quot;:&quot;193&quot;},&quot;isTemporary&quot;:false}]},{&quot;citationID&quot;:&quot;MENDELEY_CITATION_20eb51d0-8535-411b-83c2-f8fb6035710a&quot;,&quot;properties&quot;:{&quot;noteIndex&quot;:0},&quot;isEdited&quot;:false,&quot;manualOverride&quot;:{&quot;isManuallyOverridden&quot;:false,&quot;citeprocText&quot;:&quot;[67]&quot;,&quot;manualOverrideText&quot;:&quot;&quot;},&quot;citationTag&quot;:&quot;MENDELEY_CITATION_v3_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&quot;,&quot;citationItems&quot;:[{&quot;id&quot;:&quot;8cd09553-03dd-39d7-befe-ea5f7f14c32a&quot;,&quot;itemData&quot;:{&quot;type&quot;:&quot;article-journal&quot;,&quot;id&quot;:&quot;8cd09553-03dd-39d7-befe-ea5f7f14c32a&quot;,&quot;title&quot;:&quot;OsdR of Streptomyces coelicolor and the Dormancy Regulator DevR of Mycobacterium tuberculosis Control Overlapping Regulons&quot;,&quot;author&quot;:[{&quot;family&quot;:&quot;Urem&quot;,&quot;given&quot;:&quot;Mia&quot;,&quot;parse-names&quot;:false,&quot;dropping-particle&quot;:&quot;&quot;,&quot;non-dropping-particle&quot;:&quot;&quot;},{&quot;family&quot;:&quot;Rossum&quot;,&quot;given&quot;:&quot;Teunke&quot;,&quot;parse-names&quot;:false,&quot;dropping-particle&quot;:&quot;&quot;,&quot;non-dropping-particle&quot;:&quot;van&quot;},{&quot;family&quot;:&quot;Bucca&quot;,&quot;given&quot;:&quot;Giselda&quot;,&quot;parse-names&quot;:false,&quot;dropping-particle&quot;:&quot;&quot;,&quot;non-dropping-particle&quot;:&quot;&quot;},{&quot;family&quot;:&quot;Moolenaar&quot;,&quot;given&quot;:&quot;Geri F.&quot;,&quot;parse-names&quot;:false,&quot;dropping-particle&quot;:&quot;&quot;,&quot;non-dropping-particle&quot;:&quot;&quot;},{&quot;family&quot;:&quot;Laing&quot;,&quot;given&quot;:&quot;Emma&quot;,&quot;parse-names&quot;:false,&quot;dropping-particle&quot;:&quot;&quot;,&quot;non-dropping-particle&quot;:&quot;&quot;},{&quot;family&quot;:&quot;Świątek-Połatyńska&quot;,&quot;given&quot;:&quot;Magda A.&quot;,&quot;parse-names&quot;:false,&quot;dropping-particle&quot;:&quot;&quot;,&quot;non-dropping-particle&quot;:&quot;&quot;},{&quot;family&quot;:&quot;Willemse&quot;,&quot;given&quot;:&quot;Joost&quot;,&quot;parse-names&quot;:false,&quot;dropping-particle&quot;:&quot;&quot;,&quot;non-dropping-particle&quot;:&quot;&quot;},{&quot;family&quot;:&quot;Tenconi&quot;,&quot;given&quot;:&quot;Elodie&quot;,&quot;parse-names&quot;:false,&quot;dropping-particle&quot;:&quot;&quot;,&quot;non-dropping-particle&quot;:&quot;&quot;},{&quot;family&quot;:&quot;Rigali&quot;,&quot;given&quot;:&quot;Sébastien&quot;,&quot;parse-names&quot;:false,&quot;dropping-particle&quot;:&quot;&quot;,&quot;non-dropping-particle&quot;:&quot;&quot;},{&quot;family&quot;:&quot;Goosen&quot;,&quot;given&quot;:&quot;Nora&quot;,&quot;parse-names&quot;:false,&quot;dropping-particle&quot;:&quot;&quot;,&quot;non-dropping-particle&quot;:&quot;&quot;},{&quot;family&quot;:&quot;Smith&quot;,&quot;given&quot;:&quot;Colin P.&quot;,&quot;parse-names&quot;:false,&quot;dropping-particle&quot;:&quot;&quot;,&quot;non-dropping-particle&quot;:&quot;&quot;},{&quot;family&quot;:&quot;Wezel&quot;,&quot;given&quot;:&quot;Gilles P.&quot;,&quot;parse-names&quot;:false,&quot;dropping-particle&quot;:&quot;&quot;,&quot;non-dropping-particle&quot;:&quot;van&quot;}],&quot;container-title&quot;:&quot;mSystems&quot;,&quot;container-title-short&quot;:&quot;mSystems&quot;,&quot;editor&quot;:[{&quot;family&quot;:&quot;Traxler&quot;,&quot;given&quot;:&quot;Matt&quot;,&quot;parse-names&quot;:false,&quot;dropping-particle&quot;:&quot;&quot;,&quot;non-dropping-particle&quot;:&quot;&quot;}],&quot;DOI&quot;:&quot;10.1128/mSystems.00014-16&quot;,&quot;ISSN&quot;:&quot;2379-5077&quot;,&quot;URL&quot;:&quot;https://journals.asm.org/doi/10.1128/mSystems.00014-16&quot;,&quot;issued&quot;:{&quot;date-parts&quot;:[[2016,6,28]]},&quot;abstract&quot;:&quot;Dormancy is a state of growth cessation that allows bacteria to escape the host defense system and antibiotic challenge. Understanding the mechanisms that control dormancy is of key importance for the treatment of latent infections, such as those from Mycobacterium tuberculosis . In mycobacteria, dormancy is controlled by the response regulator DevR, which responds to conditions of hypoxia. Here, we show that OsdR of Streptomyces coelicolor recognizes the same regulatory element and controls a regulon that consists of genes involved in the control of stress and development. Only the core regulon in the direct vicinity of dosR and osdR is conserved between M. tuberculosis and S. coelicolor , respectively. Thus, we show how the system has diverged from allowing escape from the host defense system by mycobacteria to the control of sporulation by complex multicellular streptomycetes. This provides novel insights into how bacterial growth and development are coordinated with the environmental conditions.&quot;,&quot;issue&quot;:&quot;3&quot;,&quot;volume&quot;:&quot;1&quot;},&quot;isTemporary&quot;:false}]},{&quot;citationID&quot;:&quot;MENDELEY_CITATION_ffc61f70-a4be-47b7-8f4b-b578840e8777&quot;,&quot;properties&quot;:{&quot;noteIndex&quot;:0},&quot;isEdited&quot;:false,&quot;manualOverride&quot;:{&quot;isManuallyOverridden&quot;:false,&quot;citeprocText&quot;:&quot;[68]&quot;,&quot;manualOverrideText&quot;:&quot;&quot;},&quot;citationTag&quot;:&quot;MENDELEY_CITATION_v3_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&quot;,&quot;citationItems&quot;:[{&quot;id&quot;:&quot;805181f9-54c6-300e-bf3d-ff2b6cedf853&quot;,&quot;itemData&quot;:{&quot;type&quot;:&quot;article-journal&quot;,&quot;id&quot;:&quot;805181f9-54c6-300e-bf3d-ff2b6cedf853&quot;,&quot;title&quot;:&quot;The σ R regulon of Streptomyces coelicolor A3(2) reveals a key role in protein quality control during disulphide stress&quot;,&quot;author&quot;:[{&quot;family&quot;:&quot;Kallifidas&quot;,&quot;given&quot;:&quot;Dimitris&quot;,&quot;parse-names&quot;:false,&quot;dropping-particle&quot;:&quot;&quot;,&quot;non-dropping-particle&quot;:&quot;&quot;},{&quot;family&quot;:&quot;Thomas&quot;,&quot;given&quot;:&quot;Derek&quot;,&quot;parse-names&quot;:false,&quot;dropping-particle&quot;:&quot;&quot;,&quot;non-dropping-particle&quot;:&quot;&quot;},{&quot;family&quot;:&quot;Doughty&quot;,&quot;given&quot;:&quot;Phillip&quot;,&quot;parse-names&quot;:false,&quot;dropping-particle&quot;:&quot;&quot;,&quot;non-dropping-particle&quot;:&quot;&quot;},{&quot;family&quot;:&quot;Paget&quot;,&quot;given&quot;:&quot;Mark S. B.&quot;,&quot;parse-names&quot;:false,&quot;dropping-particle&quot;:&quot;&quot;,&quot;non-dropping-particle&quot;:&quot;&quot;}],&quot;container-title&quot;:&quot;Microbiology&quot;,&quot;container-title-short&quot;:&quot;Microbiology (N Y)&quot;,&quot;DOI&quot;:&quot;10.1099/mic.0.037804-0&quot;,&quot;ISSN&quot;:&quot;1350-0872&quot;,&quot;URL&quot;:&quot;https://www.microbiologyresearch.org/content/journal/micro/10.1099/mic.0.037804-0&quot;,&quot;issued&quot;:{&quot;date-parts&quot;:[[2010,6,1]]},&quot;page&quot;:&quot;1661-1672&quot;,&quot;abstract&quot;:&quot;Diamide is an artificial disulphide-generating electrophile that mimics an oxidative shift in the cellular thiol–disulphide redox state (disulphide stress). The Gram-positive bacterium Streptomyces coelicolor senses and responds to disulphide stress through the σ R –RsrA system, which comprises an extracytoplasmic function (ECF) sigma factor and a redox-active anti-sigma factor. Known targets that aid in the protection and recovery from disulphide stress include the thioredoxin system and genes involved in producing the major thiol buffer mycothiol. Here we determine the global response to diamide in wild-type and sigR mutant backgrounds to understand the role of σ R in this response and to reveal additional regulatory pathways that allow cells to cope with disulphide stress. In addition to thiol oxidation, diamide was found to cause protein misfolding and aggregation, which elicited the induction of the HspR heat-shock regulon. Although this response is σ R -independent, σ R does directly control Clp and Lon ATP-dependent AAA(+) proteases, which may partly explain the reduced ability of a sigR mutant to resolubilize protein aggregates. σ R also controls msrA and msrB methionine sulphoxide reductase genes, implying that σ R –RsrA is responsible for the maintenance of both cysteine and methionine residues during oxidative stress. This work shows that the σ R –RsrA system plays a more significant role in protein quality control than previously realized, and emphasizes the importance of controlling the cellular thiol–disulphide redox balance.&quot;,&quot;issue&quot;:&quot;6&quot;,&quot;volume&quot;:&quot;156&quot;},&quot;isTemporary&quot;:false}]},{&quot;citationID&quot;:&quot;MENDELEY_CITATION_76190814-ec6c-4ac8-bed7-876c46cbffcc&quot;,&quot;properties&quot;:{&quot;noteIndex&quot;:0},&quot;isEdited&quot;:false,&quot;manualOverride&quot;:{&quot;isManuallyOverridden&quot;:false,&quot;citeprocText&quot;:&quot;[69]&quot;,&quot;manualOverrideText&quot;:&quot;&quot;},&quot;citationTag&quot;:&quot;MENDELEY_CITATION_v3_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&quot;,&quot;citationItems&quot;:[{&quot;id&quot;:&quot;8032cf78-dca2-3cd4-962b-74a72718bf2d&quot;,&quot;itemData&quot;:{&quot;type&quot;:&quot;article-journal&quot;,&quot;id&quot;:&quot;8032cf78-dca2-3cd4-962b-74a72718bf2d&quot;,&quot;title&quot;:&quot;RNA-Seq Analysis Reveals a Six-Gene SoxR Regulon in Streptomyces coelicolor&quot;,&quot;author&quot;:[{&quot;family&quot;:&quot;Naseer&quot;,&quot;given&quot;:&quot;Nawar&quot;,&quot;parse-names&quot;:false,&quot;dropping-particle&quot;:&quot;&quot;,&quot;non-dropping-particle&quot;:&quot;&quot;},{&quot;family&quot;:&quot;Shapiro&quot;,&quot;given&quot;:&quot;Joshua A.&quot;,&quot;parse-names&quot;:false,&quot;dropping-particle&quot;:&quot;&quot;,&quot;non-dropping-particle&quot;:&quot;&quot;},{&quot;family&quot;:&quot;Chander&quot;,&quot;given&quot;:&quot;Monica&quot;,&quot;parse-names&quot;:false,&quot;dropping-particle&quot;:&quot;&quot;,&quot;non-dropping-particle&quot;:&quot;&quot;}],&quot;container-title&quot;:&quot;PLoS ONE&quot;,&quot;container-title-short&quot;:&quot;PLoS One&quot;,&quot;editor&quot;:[{&quot;family&quot;:&quot;Semsey&quot;,&quot;given&quot;:&quot;Szabolcs&quot;,&quot;parse-names&quot;:false,&quot;dropping-particle&quot;:&quot;&quot;,&quot;non-dropping-particle&quot;:&quot;&quot;}],&quot;DOI&quot;:&quot;10.1371/journal.pone.0106181&quot;,&quot;ISSN&quot;:&quot;1932-6203&quot;,&quot;URL&quot;:&quot;https://dx.plos.org/10.1371/journal.pone.0106181&quot;,&quot;issued&quot;:{&quot;date-parts&quot;:[[2014,8,27]]},&quot;page&quot;:&quot;e106181&quot;,&quot;issue&quot;:&quot;8&quot;,&quot;volume&quot;:&quot;9&quot;},&quot;isTemporary&quot;:false}]},{&quot;citationID&quot;:&quot;MENDELEY_CITATION_108ec610-6819-4b04-aa75-f725bac5ea3c&quot;,&quot;properties&quot;:{&quot;noteIndex&quot;:0},&quot;isEdited&quot;:false,&quot;manualOverride&quot;:{&quot;isManuallyOverridden&quot;:false,&quot;citeprocText&quot;:&quot;[70]&quot;,&quot;manualOverrideText&quot;:&quot;&quot;},&quot;citationTag&quot;:&quot;MENDELEY_CITATION_v3_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&quot;,&quot;citationItems&quot;:[{&quot;id&quot;:&quot;e408f211-9d5b-3154-897b-3a1a62fdb5df&quot;,&quot;itemData&quot;:{&quot;type&quot;:&quot;article-journal&quot;,&quot;id&quot;:&quot;e408f211-9d5b-3154-897b-3a1a62fdb5df&quot;,&quot;title&quot;:&quot;Identification of new developmentally regulated genes involved in Streptomyces coelicolorsporulation&quot;,&quot;author&quot;:[{&quot;family&quot;:&quot;Salerno&quot;,&quot;given&quot;:&quot;Paola&quot;,&quot;parse-names&quot;:false,&quot;dropping-particle&quot;:&quot;&quot;,&quot;non-dropping-particle&quot;:&quot;&quot;},{&quot;family&quot;:&quot;Persson&quot;,&quot;given&quot;:&quot;Jessica&quot;,&quot;parse-names&quot;:false,&quot;dropping-particle&quot;:&quot;&quot;,&quot;non-dropping-particle&quot;:&quot;&quot;},{&quot;family&quot;:&quot;Bucca&quot;,&quot;given&quot;:&quot;Giselda&quot;,&quot;parse-names&quot;:false,&quot;dropping-particle&quot;:&quot;&quot;,&quot;non-dropping-particle&quot;:&quot;&quot;},{&quot;family&quot;:&quot;Laing&quot;,&quot;given&quot;:&quot;Emma&quot;,&quot;parse-names&quot;:false,&quot;dropping-particle&quot;:&quot;&quot;,&quot;non-dropping-particle&quot;:&quot;&quot;},{&quot;family&quot;:&quot;Ausmees&quot;,&quot;given&quot;:&quot;Nora&quot;,&quot;parse-names&quot;:false,&quot;dropping-particle&quot;:&quot;&quot;,&quot;non-dropping-particle&quot;:&quot;&quot;},{&quot;family&quot;:&quot;Smith&quot;,&quot;given&quot;:&quot;Colin P&quot;,&quot;parse-names&quot;:false,&quot;dropping-particle&quot;:&quot;&quot;,&quot;non-dropping-particle&quot;:&quot;&quot;},{&quot;family&quot;:&quot;Flärdh&quot;,&quot;given&quot;:&quot;Klas&quot;,&quot;parse-names&quot;:false,&quot;dropping-particle&quot;:&quot;&quot;,&quot;non-dropping-particle&quot;:&quot;&quot;}],&quot;container-title&quot;:&quot;BMC Microbiology&quot;,&quot;container-title-short&quot;:&quot;BMC Microbiol&quot;,&quot;DOI&quot;:&quot;10.1186/1471-2180-13-281&quot;,&quot;ISSN&quot;:&quot;1471-2180&quot;,&quot;URL&quot;:&quot;https://bmcmicrobiol.biomedcentral.com/articles/10.1186/1471-2180-13-281&quot;,&quot;issued&quot;:{&quot;date-parts&quot;:[[2013,12,5]]},&quot;page&quot;:&quot;281&quot;,&quot;issue&quot;:&quot;1&quot;,&quot;volume&quot;:&quot;13&quot;},&quot;isTemporary&quot;:false}]},{&quot;citationID&quot;:&quot;MENDELEY_CITATION_6307a314-d259-4fc2-ad38-382d64ed54dc&quot;,&quot;properties&quot;:{&quot;noteIndex&quot;:0},&quot;isEdited&quot;:false,&quot;manualOverride&quot;:{&quot;isManuallyOverridden&quot;:false,&quot;citeprocText&quot;:&quot;[71]&quot;,&quot;manualOverrideText&quot;:&quot;&quot;},&quot;citationTag&quot;:&quot;MENDELEY_CITATION_v3_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&quot;,&quot;citationItems&quot;:[{&quot;id&quot;:&quot;ed9c9fbd-06f5-389c-b03e-ee9f98bec288&quot;,&quot;itemData&quot;:{&quot;type&quot;:&quot;article-journal&quot;,&quot;id&quot;:&quot;ed9c9fbd-06f5-389c-b03e-ee9f98bec288&quot;,&quot;title&quot;:&quot;Transcriptomic Analysis of Streptomyces coelicolor Differentiation in Solid Sporulating Cultures: First Compartmentalized and Second Multinucleated Mycelia Have Different and Distinctive Transcriptomes&quot;,&quot;author&quot;:[{&quot;family&quot;:&quot;Yagüe&quot;,&quot;given&quot;:&quot;Paula&quot;,&quot;parse-names&quot;:false,&quot;dropping-particle&quot;:&quot;&quot;,&quot;non-dropping-particle&quot;:&quot;&quot;},{&quot;family&quot;:&quot;Rodríguez-García&quot;,&quot;given&quot;:&quot;Antonio&quot;,&quot;parse-names&quot;:false,&quot;dropping-particle&quot;:&quot;&quot;,&quot;non-dropping-particle&quot;:&quot;&quot;},{&quot;family&quot;:&quot;López-García&quot;,&quot;given&quot;:&quot;María T.&quot;,&quot;parse-names&quot;:false,&quot;dropping-particle&quot;:&quot;&quot;,&quot;non-dropping-particle&quot;:&quot;&quot;},{&quot;family&quot;:&quot;Martín&quot;,&quot;given&quot;:&quot;Juan F.&quot;,&quot;parse-names&quot;:false,&quot;dropping-particle&quot;:&quot;&quot;,&quot;non-dropping-particle&quot;:&quot;&quot;},{&quot;family&quot;:&quot;Rioseras&quot;,&quot;given&quot;:&quot;Beatriz&quot;,&quot;parse-names&quot;:false,&quot;dropping-particle&quot;:&quot;&quot;,&quot;non-dropping-particle&quot;:&quot;&quot;},{&quot;family&quot;:&quot;Sánchez&quot;,&quot;given&quot;:&quot;Jesús&quot;,&quot;parse-names&quot;:false,&quot;dropping-particle&quot;:&quot;&quot;,&quot;non-dropping-particle&quot;:&quot;&quot;},{&quot;family&quot;:&quot;Manteca&quot;,&quot;given&quot;:&quot;Angel&quot;,&quot;parse-names&quot;:false,&quot;dropping-particle&quot;:&quot;&quot;,&quot;non-dropping-particle&quot;:&quot;&quot;}],&quot;container-title&quot;:&quot;PLoS ONE&quot;,&quot;container-title-short&quot;:&quot;PLoS One&quot;,&quot;editor&quot;:[{&quot;family&quot;:&quot;Virolle&quot;,&quot;given&quot;:&quot;Marie-Joelle&quot;,&quot;parse-names&quot;:false,&quot;dropping-particle&quot;:&quot;&quot;,&quot;non-dropping-particle&quot;:&quot;&quot;}],&quot;DOI&quot;:&quot;10.1371/journal.pone.0060665&quot;,&quot;ISSN&quot;:&quot;1932-6203&quot;,&quot;URL&quot;:&quot;https://dx.plos.org/10.1371/journal.pone.0060665&quot;,&quot;issued&quot;:{&quot;date-parts&quot;:[[2013,3,28]]},&quot;page&quot;:&quot;e60665&quot;,&quot;issue&quot;:&quot;3&quot;,&quot;volume&quot;:&quot;8&quot;},&quot;isTemporary&quot;:false,&quot;suppress-author&quot;:false,&quot;composite&quot;:false,&quot;author-only&quot;:false}]},{&quot;citationID&quot;:&quot;MENDELEY_CITATION_e15e8db1-b534-42ef-aede-8142d1b6e4c6&quot;,&quot;properties&quot;:{&quot;noteIndex&quot;:0},&quot;isEdited&quot;:false,&quot;manualOverride&quot;:{&quot;isManuallyOverridden&quot;:false,&quot;citeprocText&quot;:&quot;[72]&quot;,&quot;manualOverrideText&quot;:&quot;&quot;},&quot;citationTag&quot;:&quot;MENDELEY_CITATION_v3_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&quot;,&quot;citationItems&quot;:[{&quot;id&quot;:&quot;103400f7-381d-3c19-be37-d51f2282c149&quot;,&quot;itemData&quot;:{&quot;type&quot;:&quot;article-journal&quot;,&quot;id&quot;:&quot;103400f7-381d-3c19-be37-d51f2282c149&quot;,&quot;title&quot;:&quot;The dynamic transcriptional and translational landscape of the model antibiotic producer Streptomyces coelicolor A3(2)&quot;,&quot;author&quot;:[{&quot;family&quot;:&quot;Jeong&quot;,&quot;given&quot;:&quot;Yujin&quot;,&quot;parse-names&quot;:false,&quot;dropping-particle&quot;:&quot;&quot;,&quot;non-dropping-particle&quot;:&quot;&quot;},{&quot;family&quot;:&quot;Kim&quot;,&quot;given&quot;:&quot;Ji-Nu&quot;,&quot;parse-names&quot;:false,&quot;dropping-particle&quot;:&quot;&quot;,&quot;non-dropping-particle&quot;:&quot;&quot;},{&quot;family&quot;:&quot;Kim&quot;,&quot;given&quot;:&quot;Min Woo&quot;,&quot;parse-names&quot;:false,&quot;dropping-particle&quot;:&quot;&quot;,&quot;non-dropping-particle&quot;:&quot;&quot;},{&quot;family&quot;:&quot;Bucca&quot;,&quot;given&quot;:&quot;Giselda&quot;,&quot;parse-names&quot;:false,&quot;dropping-particle&quot;:&quot;&quot;,&quot;non-dropping-particle&quot;:&quot;&quot;},{&quot;family&quot;:&quot;Cho&quot;,&quot;given&quot;:&quot;Suhyung&quot;,&quot;parse-names&quot;:false,&quot;dropping-particle&quot;:&quot;&quot;,&quot;non-dropping-particle&quot;:&quot;&quot;},{&quot;family&quot;:&quot;Yoon&quot;,&quot;given&quot;:&quot;Yeo Joon&quot;,&quot;parse-names&quot;:false,&quot;dropping-particle&quot;:&quot;&quot;,&quot;non-dropping-particle&quot;:&quot;&quot;},{&quot;family&quot;:&quot;Kim&quot;,&quot;given&quot;:&quot;Byung-Gee&quot;,&quot;parse-names&quot;:false,&quot;dropping-particle&quot;:&quot;&quot;,&quot;non-dropping-particle&quot;:&quot;&quot;},{&quot;family&quot;:&quot;Roe&quot;,&quot;given&quot;:&quot;Jung-Hye&quot;,&quot;parse-names&quot;:false,&quot;dropping-particle&quot;:&quot;&quot;,&quot;non-dropping-particle&quot;:&quot;&quot;},{&quot;family&quot;:&quot;Kim&quot;,&quot;given&quot;:&quot;Sun Chang&quot;,&quot;parse-names&quot;:false,&quot;dropping-particle&quot;:&quot;&quot;,&quot;non-dropping-particle&quot;:&quot;&quot;},{&quot;family&quot;:&quot;Smith&quot;,&quot;given&quot;:&quot;Colin P.&quot;,&quot;parse-names&quot;:false,&quot;dropping-particle&quot;:&quot;&quot;,&quot;non-dropping-particle&quot;:&quot;&quot;},{&quot;family&quot;:&quot;Cho&quot;,&quot;given&quot;:&quot;Byung-Kwan&quot;,&quot;parse-names&quot;:false,&quot;dropping-particle&quot;:&quot;&quot;,&quot;non-dropping-particle&quot;:&quot;&quot;}],&quot;container-title&quot;:&quot;Nature Communications&quot;,&quot;container-title-short&quot;:&quot;Nat Commun&quot;,&quot;DOI&quot;:&quot;10.1038/ncomms11605&quot;,&quot;ISSN&quot;:&quot;2041-1723&quot;,&quot;URL&quot;:&quot;https://www.nature.com/articles/ncomms11605&quot;,&quot;issued&quot;:{&quot;date-parts&quot;:[[2016,6,2]]},&quot;page&quot;:&quot;11605&quot;,&quot;abstract&quot;:&quot;Individual Streptomyces species have the genetic potential to produce a diverse array of natural products of commercial, medical and veterinary interest. However, these products are often not detectable under laboratory culture conditions. To harness their full biosynthetic potential, it is important to develop a detailed understanding of the regulatory networks that orchestrate their metabolism. Here we integrate nucleotide resolution genome-scale measurements of the transcriptome and translatome of Streptomyces coelicolor , the model antibiotic-producing actinomycete. Our systematic study determines 3,570 transcription start sites and identifies 230 small RNAs and a considerable proportion (∼21%) of leaderless mRNAs; this enables deduction of genome-wide promoter architecture. Ribosome profiling reveals that the translation efficiency of secondary metabolic genes is negatively correlated with transcription and that several key antibiotic regulatory genes are translationally induced at transition growth phase. These findings might facilitate the design of new approaches to antibiotic discovery and development.&quot;,&quot;issue&quot;:&quot;1&quot;,&quot;volume&quot;:&quot;7&quot;},&quot;isTemporary&quot;:false}]},{&quot;citationID&quot;:&quot;MENDELEY_CITATION_aa7f25d3-78bc-4245-a834-a4062c4516a4&quot;,&quot;properties&quot;:{&quot;noteIndex&quot;:0},&quot;isEdited&quot;:false,&quot;manualOverride&quot;:{&quot;isManuallyOverridden&quot;:false,&quot;citeprocText&quot;:&quot;[73]&quot;,&quot;manualOverrideText&quot;:&quot;&quot;},&quot;citationTag&quot;:&quot;MENDELEY_CITATION_v3_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&quot;,&quot;citationItems&quot;:[{&quot;id&quot;:&quot;bb3556cb-c1d3-3518-ba73-224fb2fd2ee3&quot;,&quot;itemData&quot;:{&quot;type&quot;:&quot;article-journal&quot;,&quot;id&quot;:&quot;bb3556cb-c1d3-3518-ba73-224fb2fd2ee3&quot;,&quot;title&quot;:&quot;Targeted Metabolomics and High-Throughput RNA Sequencing-Based Transcriptomics Reveal Massive Changes in the Streptomyces venezuelae NRRL B-65442 Metabolism Caused by Ethanol Shock&quot;,&quot;author&quot;:[{&quot;family&quot;:&quot;Sekurova&quot;,&quot;given&quot;:&quot;Olga N.&quot;,&quot;parse-names&quot;:false,&quot;dropping-particle&quot;:&quot;&quot;,&quot;non-dropping-particle&quot;:&quot;&quot;},{&quot;family&quot;:&quot;Zehl&quot;,&quot;given&quot;:&quot;Martin&quot;,&quot;parse-names&quot;:false,&quot;dropping-particle&quot;:&quot;&quot;,&quot;non-dropping-particle&quot;:&quot;&quot;},{&quot;family&quot;:&quot;Predl&quot;,&quot;given&quot;:&quot;Michael&quot;,&quot;parse-names&quot;:false,&quot;dropping-particle&quot;:&quot;&quot;,&quot;non-dropping-particle&quot;:&quot;&quot;},{&quot;family&quot;:&quot;Hunyadi&quot;,&quot;given&quot;:&quot;Peter&quot;,&quot;parse-names&quot;:false,&quot;dropping-particle&quot;:&quot;&quot;,&quot;non-dropping-particle&quot;:&quot;&quot;},{&quot;family&quot;:&quot;Rattei&quot;,&quot;given&quot;:&quot;Thomas&quot;,&quot;parse-names&quot;:false,&quot;dropping-particle&quot;:&quot;&quot;,&quot;non-dropping-particle&quot;:&quot;&quot;},{&quot;family&quot;:&quot;Zotchev&quot;,&quot;given&quot;:&quot;Sergey B.&quot;,&quot;parse-names&quot;:false,&quot;dropping-particle&quot;:&quot;&quot;,&quot;non-dropping-particle&quot;:&quot;&quot;}],&quot;container-title&quot;:&quot;Microbiology Spectrum&quot;,&quot;container-title-short&quot;:&quot;Microbiol Spectr&quot;,&quot;editor&quot;:[{&quot;family&quot;:&quot;Jensen&quot;,&quot;given&quot;:&quot;Paul A.&quot;,&quot;parse-names&quot;:false,&quot;dropping-particle&quot;:&quot;&quot;,&quot;non-dropping-particle&quot;:&quot;&quot;}],&quot;DOI&quot;:&quot;10.1128/spectrum.03672-22&quot;,&quot;ISSN&quot;:&quot;2165-0497&quot;,&quot;URL&quot;:&quot;https://journals.asm.org/doi/10.1128/spectrum.03672-22&quot;,&quot;issued&quot;:{&quot;date-parts&quot;:[[2022,12,21]]},&quot;abstract&quot;:&quot;Streptomyces spp. are filamentous Gram-positive bacteria known as versatile producers of secondary metabolites, of which some have been developed into human medicines against infections and cancer. The genomes of these bacteria harbor dozens of gene clusters governing the biosynthesis of secondary metabolites (BGCs), of which most are not expressed under laboratory conditions.&quot;,&quot;issue&quot;:&quot;6&quot;,&quot;volume&quot;:&quot;10&quot;},&quot;isTemporary&quot;:false,&quot;suppress-author&quot;:false,&quot;composite&quot;:false,&quot;author-only&quot;:false}]},{&quot;citationID&quot;:&quot;MENDELEY_CITATION_1e960a9e-48f4-4b9f-94b9-7e7d2c48ae54&quot;,&quot;properties&quot;:{&quot;noteIndex&quot;:0},&quot;isEdited&quot;:false,&quot;manualOverride&quot;:{&quot;isManuallyOverridden&quot;:false,&quot;citeprocText&quot;:&quot;[74]&quot;,&quot;manualOverrideText&quot;:&quot;&quot;},&quot;citationTag&quot;:&quot;MENDELEY_CITATION_v3_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&quot;,&quot;citationItems&quot;:[{&quot;id&quot;:&quot;653f66ac-6d51-3bbc-a001-ba65e0f8c5d8&quot;,&quot;itemData&quot;:{&quot;type&quot;:&quot;article-journal&quot;,&quot;id&quot;:&quot;653f66ac-6d51-3bbc-a001-ba65e0f8c5d8&quot;,&quot;title&quot;:&quot;DNA mapping and kinetic modeling of the HrdB regulon in Streptomyces coelicolor&quot;,&quot;author&quot;:[{&quot;family&quot;:&quot;Šmídová&quot;,&quot;given&quot;:&quot;Klára&quot;,&quot;parse-names&quot;:false,&quot;dropping-particle&quot;:&quot;&quot;,&quot;non-dropping-particle&quot;:&quot;&quot;},{&quot;family&quot;:&quot;Ziková&quot;,&quot;given&quot;:&quot;Alice&quot;,&quot;parse-names&quot;:false,&quot;dropping-particle&quot;:&quot;&quot;,&quot;non-dropping-particle&quot;:&quot;&quot;},{&quot;family&quot;:&quot;Pospíšil&quot;,&quot;given&quot;:&quot;Jiří&quot;,&quot;parse-names&quot;:false,&quot;dropping-particle&quot;:&quot;&quot;,&quot;non-dropping-particle&quot;:&quot;&quot;},{&quot;family&quot;:&quot;Schwarz&quot;,&quot;given&quot;:&quot;Marek&quot;,&quot;parse-names&quot;:false,&quot;dropping-particle&quot;:&quot;&quot;,&quot;non-dropping-particle&quot;:&quot;&quot;},{&quot;family&quot;:&quot;Bobek&quot;,&quot;given&quot;:&quot;Jan&quot;,&quot;parse-names&quot;:false,&quot;dropping-particle&quot;:&quot;&quot;,&quot;non-dropping-particle&quot;:&quot;&quot;},{&quot;family&quot;:&quot;Vohradsky&quot;,&quot;given&quot;:&quot;Jiri&quot;,&quot;parse-names&quot;:false,&quot;dropping-particle&quot;:&quot;&quot;,&quot;non-dropping-particle&quot;:&quot;&quot;}],&quot;container-title&quot;:&quot;Nucleic Acids Research&quot;,&quot;container-title-short&quot;:&quot;Nucleic Acids Res&quot;,&quot;DOI&quot;:&quot;10.1093/nar/gky1018&quot;,&quot;ISSN&quot;:&quot;0305-1048&quot;,&quot;URL&quot;:&quot;https://academic.oup.com/nar/article/47/2/621/5146190&quot;,&quot;issued&quot;:{&quot;date-parts&quot;:[[2019,1,25]]},&quot;page&quot;:&quot;621-633&quot;,&quot;issue&quot;:&quot;2&quot;,&quot;volume&quot;:&quot;47&quot;},&quot;isTemporary&quot;:false}]},{&quot;citationID&quot;:&quot;MENDELEY_CITATION_06e397b2-9434-4b6d-9d21-3a1c78cb1646&quot;,&quot;properties&quot;:{&quot;noteIndex&quot;:0},&quot;isEdited&quot;:false,&quot;manualOverride&quot;:{&quot;isManuallyOverridden&quot;:false,&quot;citeprocText&quot;:&quot;[75]&quot;,&quot;manualOverrideText&quot;:&quot;&quot;},&quot;citationTag&quot;:&quot;MENDELEY_CITATION_v3_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&quot;,&quot;citationItems&quot;:[{&quot;id&quot;:&quot;b8120abe-e80a-316c-a431-061e63e5addc&quot;,&quot;itemData&quot;:{&quot;type&quot;:&quot;article-journal&quot;,&quot;id&quot;:&quot;b8120abe-e80a-316c-a431-061e63e5addc&quot;,&quot;title&quot;:&quot;Spatial rearrangement of the Streptomyces venezuelae linear chromosome during sporogenic development&quot;,&quot;author&quot;:[{&quot;family&quot;:&quot;Szafran&quot;,&quot;given&quot;:&quot;Marcin J.&quot;,&quot;parse-names&quot;:false,&quot;dropping-particle&quot;:&quot;&quot;,&quot;non-dropping-particle&quot;:&quot;&quot;},{&quot;family&quot;:&quot;Małecki&quot;,&quot;given&quot;:&quot;Tomasz&quot;,&quot;parse-names&quot;:false,&quot;dropping-particle&quot;:&quot;&quot;,&quot;non-dropping-particle&quot;:&quot;&quot;},{&quot;family&quot;:&quot;Strzałka&quot;,&quot;given&quot;:&quot;Agnieszka&quot;,&quot;parse-names&quot;:false,&quot;dropping-particle&quot;:&quot;&quot;,&quot;non-dropping-particle&quot;:&quot;&quot;},{&quot;family&quot;:&quot;Pawlikiewicz&quot;,&quot;given&quot;:&quot;Katarzyna&quot;,&quot;parse-names&quot;:false,&quot;dropping-particle&quot;:&quot;&quot;,&quot;non-dropping-particle&quot;:&quot;&quot;},{&quot;family&quot;:&quot;Duława&quot;,&quot;given&quot;:&quot;Julia&quot;,&quot;parse-names&quot;:false,&quot;dropping-particle&quot;:&quot;&quot;,&quot;non-dropping-particle&quot;:&quot;&quot;},{&quot;family&quot;:&quot;Zarek&quot;,&quot;given&quot;:&quot;Anna&quot;,&quot;parse-names&quot;:false,&quot;dropping-particle&quot;:&quot;&quot;,&quot;non-dropping-particle&quot;:&quot;&quot;},{&quot;family&quot;:&quot;Kois-Ostrowska&quot;,&quot;given&quot;:&quot;Agnieszka&quot;,&quot;parse-names&quot;:false,&quot;dropping-particle&quot;:&quot;&quot;,&quot;non-dropping-particle&quot;:&quot;&quot;},{&quot;family&quot;:&quot;Findlay&quot;,&quot;given&quot;:&quot;Kim C.&quot;,&quot;parse-names&quot;:false,&quot;dropping-particle&quot;:&quot;&quot;,&quot;non-dropping-particle&quot;:&quot;&quot;},{&quot;family&quot;:&quot;Le&quot;,&quot;given&quot;:&quot;Tung B. K.&quot;,&quot;parse-names&quot;:false,&quot;dropping-particle&quot;:&quot;&quot;,&quot;non-dropping-particle&quot;:&quot;&quot;},{&quot;family&quot;:&quot;Jakimowicz&quot;,&quot;given&quot;:&quot;Dagmara&quot;,&quot;parse-names&quot;:false,&quot;dropping-particle&quot;:&quot;&quot;,&quot;non-dropping-particle&quot;:&quot;&quot;}],&quot;container-title&quot;:&quot;Nature Communications&quot;,&quot;container-title-short&quot;:&quot;Nat Commun&quot;,&quot;DOI&quot;:&quot;10.1038/s41467-021-25461-2&quot;,&quot;ISSN&quot;:&quot;2041-1723&quot;,&quot;URL&quot;:&quot;https://www.nature.com/articles/s41467-021-25461-2&quot;,&quot;issued&quot;:{&quot;date-parts&quot;:[[2021,9,1]]},&quot;page&quot;:&quot;5222&quot;,&quot;abstract&quot;:&quot;Bacteria of the genus Streptomyces have a linear chromosome, with a core region and two ‘arms’. During their complex life cycle, these bacteria develop multi-genomic hyphae that differentiate into chains of exospores that carry a single copy of the genome. Sporulation-associated cell division requires chromosome segregation and compaction. Here, we show that the arms of Streptomyces venezuelae chromosomes are spatially separated at entry to sporulation, but during sporogenic cell division they are closely aligned with the core region. Arm proximity is imposed by segregation protein ParB and condensin SMC. Moreover, the chromosomal terminal regions are organized into distinct domains by the Streptomyces -specific HU-family protein HupS. Thus, as seen in eukaryotes, there is substantial chromosomal remodelling during the Streptomyces life cycle, with the chromosome undergoing rearrangements from an ‘open’ to a ‘closed’ conformation.&quot;,&quot;issue&quot;:&quot;1&quot;,&quot;volume&quot;:&quot;1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64E9B-34A6-4F1B-8F4E-8524C034C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4768</TotalTime>
  <Pages>38</Pages>
  <Words>8338</Words>
  <Characters>50028</Characters>
  <Application>Microsoft Office Word</Application>
  <DocSecurity>0</DocSecurity>
  <Lines>416</Lines>
  <Paragraphs>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Skrzyński</dc:creator>
  <dc:description/>
  <cp:lastModifiedBy>Marek Skrzyński</cp:lastModifiedBy>
  <cp:revision>68</cp:revision>
  <dcterms:created xsi:type="dcterms:W3CDTF">2025-01-30T14:59:00Z</dcterms:created>
  <dcterms:modified xsi:type="dcterms:W3CDTF">2025-03-26T20:01:00Z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http://www.zotero.org/styles/vancouver</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http://www.zotero.org/styles/harvard1</vt:lpwstr>
  </property>
  <property fmtid="{D5CDD505-2E9C-101B-9397-08002B2CF9AE}" pid="11" name="Mendeley Recent Style Id 7_1">
    <vt:lpwstr>http://www.zotero.org/styles/ieee</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http://www.zotero.org/styles/vancouver</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Harvard reference format 1 (deprecated)</vt:lpwstr>
  </property>
  <property fmtid="{D5CDD505-2E9C-101B-9397-08002B2CF9AE}" pid="21" name="Mendeley Recent Style Name 7_1">
    <vt:lpwstr>IEEE</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Vancouver</vt:lpwstr>
  </property>
  <property fmtid="{D5CDD505-2E9C-101B-9397-08002B2CF9AE}" pid="24" name="Mendeley Unique User Id_1">
    <vt:lpwstr>ee908c47-6a40-3861-a103-0af5ebb3e476</vt:lpwstr>
  </property>
</Properties>
</file>